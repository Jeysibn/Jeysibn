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BA29" w14:textId="77777777" w:rsidR="0041209A" w:rsidRDefault="00FD71F7" w:rsidP="00E54DE6">
      <w:pPr>
        <w:pStyle w:val="Style1"/>
        <w:rPr>
          <w:rStyle w:val="eop"/>
          <w:b w:val="0"/>
          <w:color w:val="auto"/>
        </w:rPr>
      </w:pPr>
      <w:bookmarkStart w:id="0" w:name="_Toc199771354"/>
      <w:r w:rsidRPr="00FD71F7">
        <w:rPr>
          <w:rStyle w:val="eop"/>
          <w:color w:val="auto"/>
        </w:rPr>
        <w:t>OVERVIEW OF THE DESIGN PROJECT</w:t>
      </w:r>
      <w:bookmarkEnd w:id="0"/>
    </w:p>
    <w:p w14:paraId="373B60A6" w14:textId="77777777" w:rsidR="00660E57" w:rsidRDefault="00660E57" w:rsidP="0092725A">
      <w:pPr>
        <w:spacing w:line="480" w:lineRule="auto"/>
      </w:pPr>
    </w:p>
    <w:p w14:paraId="7183185F" w14:textId="6F061766" w:rsidR="000F0FA8" w:rsidRPr="000F0FA8" w:rsidRDefault="00DE1E41" w:rsidP="000F0FA8">
      <w:pPr>
        <w:spacing w:line="480" w:lineRule="auto"/>
        <w:jc w:val="both"/>
        <w:rPr>
          <w:rFonts w:ascii="Arial Narrow" w:hAnsi="Arial Narrow"/>
          <w:sz w:val="24"/>
          <w:szCs w:val="24"/>
        </w:rPr>
      </w:pPr>
      <w:r>
        <w:tab/>
      </w:r>
      <w:r w:rsidR="000F0FA8" w:rsidRPr="000F0FA8">
        <w:rPr>
          <w:rFonts w:ascii="Arial Narrow" w:hAnsi="Arial Narrow"/>
          <w:sz w:val="24"/>
          <w:szCs w:val="24"/>
        </w:rPr>
        <w:t xml:space="preserve">Efficient communication between students and faculty remains a long–standing difficulty in academic institutions, often hindered by outdated scheduling methods and inconsistent faculty availability.  Thus, the study proposes ConsultEase, an IoT (Internet of Things) integrated consultation system that leverages RFID/NFC technology, Raspberry Pi, ESP32 microcontrollers, and Bluetooth Low Energy (BLE) to enhance real-time interaction and secure student verification within university campuses. Using a touchscreen interface and BLE – enabled presence detection, the system provides students up-to-date faculty availability and allows secure messaging for consultation requests. The study employs the Rapid Application Development model and ISO/IEC 25010 quality metrics to assess the systems' performance in terms of functionality, reliability, usability, maintainability, and security. Evaluated by students and faculty at National University Baliwag, the results reveal that ConsultEase significantly improves the efficiency, accuracy, and convenience of the consultation process, offering a scalable model for smart campus communication systems. </w:t>
      </w:r>
    </w:p>
    <w:p w14:paraId="4D4AD668" w14:textId="77777777" w:rsidR="000F0FA8" w:rsidRPr="000F0FA8" w:rsidRDefault="000F0FA8" w:rsidP="000F0FA8">
      <w:pPr>
        <w:spacing w:line="480" w:lineRule="auto"/>
        <w:jc w:val="both"/>
        <w:rPr>
          <w:rFonts w:ascii="Arial Narrow" w:hAnsi="Arial Narrow"/>
          <w:sz w:val="24"/>
          <w:szCs w:val="24"/>
        </w:rPr>
      </w:pPr>
    </w:p>
    <w:p w14:paraId="0CFE086F" w14:textId="5DFCDFFD" w:rsidR="00171094" w:rsidRPr="00AA3216" w:rsidRDefault="000F0FA8" w:rsidP="000F0FA8">
      <w:pPr>
        <w:spacing w:line="480" w:lineRule="auto"/>
        <w:jc w:val="both"/>
        <w:rPr>
          <w:rFonts w:ascii="Arial Narrow" w:hAnsi="Arial Narrow"/>
          <w:sz w:val="24"/>
          <w:szCs w:val="24"/>
        </w:rPr>
      </w:pPr>
      <w:r w:rsidRPr="000F0FA8">
        <w:rPr>
          <w:rFonts w:ascii="Arial Narrow" w:hAnsi="Arial Narrow"/>
          <w:sz w:val="24"/>
          <w:szCs w:val="24"/>
        </w:rPr>
        <w:t>Keywords – Academic Communication, Consultation System, ESP32, IoT, Raspberry Pi, RFID, Student - Faculty Interaction</w:t>
      </w:r>
    </w:p>
    <w:p w14:paraId="7A51CE48" w14:textId="77777777" w:rsidR="00660E57" w:rsidRDefault="00660E57" w:rsidP="00660E57"/>
    <w:p w14:paraId="1CA6F430" w14:textId="77777777" w:rsidR="00660E57" w:rsidRDefault="00660E57" w:rsidP="00660E57"/>
    <w:p w14:paraId="349A923D" w14:textId="77777777" w:rsidR="00660E57" w:rsidRDefault="00660E57" w:rsidP="00660E57"/>
    <w:p w14:paraId="0D15EE7F" w14:textId="77777777" w:rsidR="00660E57" w:rsidRDefault="00660E57" w:rsidP="00660E57"/>
    <w:p w14:paraId="35FBF2F5" w14:textId="77777777" w:rsidR="00660E57" w:rsidRDefault="00660E57" w:rsidP="00660E57"/>
    <w:p w14:paraId="46A84911" w14:textId="64FD11A2" w:rsidR="00660E57" w:rsidRDefault="00660E57" w:rsidP="00660E57"/>
    <w:p w14:paraId="1C44D7ED" w14:textId="77777777" w:rsidR="00660E57" w:rsidRDefault="00660E57" w:rsidP="00660E57"/>
    <w:p w14:paraId="437CB2C4" w14:textId="77777777" w:rsidR="00660E57" w:rsidRDefault="00E652A3" w:rsidP="00660E57">
      <w:pPr>
        <w:pStyle w:val="Heading1"/>
        <w:jc w:val="center"/>
        <w:rPr>
          <w:rFonts w:ascii="Arial Narrow" w:hAnsi="Arial Narrow"/>
          <w:b/>
          <w:bCs/>
          <w:color w:val="auto"/>
          <w:sz w:val="24"/>
          <w:szCs w:val="24"/>
        </w:rPr>
      </w:pPr>
      <w:bookmarkStart w:id="1" w:name="_Toc199771355"/>
      <w:r>
        <w:rPr>
          <w:rFonts w:ascii="Arial Narrow" w:hAnsi="Arial Narrow"/>
          <w:b/>
          <w:bCs/>
          <w:color w:val="auto"/>
          <w:sz w:val="24"/>
          <w:szCs w:val="24"/>
        </w:rPr>
        <w:t>DEDICATION</w:t>
      </w:r>
      <w:bookmarkEnd w:id="1"/>
    </w:p>
    <w:p w14:paraId="153330F1" w14:textId="53FB1159" w:rsidR="00E652A3" w:rsidRPr="00E652A3" w:rsidRDefault="00E652A3" w:rsidP="00E652A3"/>
    <w:p w14:paraId="2C4FCC17" w14:textId="77777777" w:rsidR="006E53BE" w:rsidRDefault="006E53BE" w:rsidP="00BB1673">
      <w:pPr>
        <w:spacing w:line="480" w:lineRule="auto"/>
        <w:ind w:left="288" w:firstLine="720"/>
        <w:jc w:val="both"/>
        <w:rPr>
          <w:rFonts w:ascii="Arial Narrow" w:eastAsia="Arial Narrow" w:hAnsi="Arial Narrow" w:cs="Arial Narrow"/>
          <w:sz w:val="24"/>
          <w:szCs w:val="24"/>
        </w:rPr>
      </w:pPr>
      <w:r w:rsidRPr="006E53BE">
        <w:rPr>
          <w:rFonts w:ascii="Arial Narrow" w:eastAsia="Arial Narrow" w:hAnsi="Arial Narrow" w:cs="Arial Narrow"/>
          <w:sz w:val="24"/>
          <w:szCs w:val="24"/>
        </w:rPr>
        <w:t xml:space="preserve">This capstone project, </w:t>
      </w:r>
      <w:r w:rsidRPr="006E53BE">
        <w:rPr>
          <w:rFonts w:ascii="Arial Narrow" w:eastAsia="Arial Narrow" w:hAnsi="Arial Narrow" w:cs="Arial Narrow"/>
          <w:i/>
          <w:iCs/>
          <w:sz w:val="24"/>
          <w:szCs w:val="24"/>
        </w:rPr>
        <w:t>ConsultEase: IoT Integrated Consultation System for Enhanced Student-Faculty Interaction</w:t>
      </w:r>
      <w:r w:rsidRPr="006E53BE">
        <w:rPr>
          <w:rFonts w:ascii="Arial Narrow" w:eastAsia="Arial Narrow" w:hAnsi="Arial Narrow" w:cs="Arial Narrow"/>
          <w:sz w:val="24"/>
          <w:szCs w:val="24"/>
        </w:rPr>
        <w:t>, is dedicated to those who supported, guided, and inspired us throughout this journey.</w:t>
      </w:r>
    </w:p>
    <w:p w14:paraId="402725CB" w14:textId="77777777" w:rsidR="006E53BE" w:rsidRDefault="006E53BE" w:rsidP="00BB1673">
      <w:pPr>
        <w:spacing w:line="480" w:lineRule="auto"/>
        <w:ind w:left="288" w:firstLine="720"/>
        <w:jc w:val="both"/>
        <w:rPr>
          <w:rFonts w:ascii="Arial Narrow" w:eastAsia="Arial Narrow" w:hAnsi="Arial Narrow" w:cs="Arial Narrow"/>
          <w:sz w:val="24"/>
          <w:szCs w:val="24"/>
        </w:rPr>
      </w:pPr>
      <w:r w:rsidRPr="006E53BE">
        <w:rPr>
          <w:rFonts w:ascii="Arial Narrow" w:eastAsia="Arial Narrow" w:hAnsi="Arial Narrow" w:cs="Arial Narrow"/>
          <w:sz w:val="24"/>
          <w:szCs w:val="24"/>
        </w:rPr>
        <w:t xml:space="preserve">To our </w:t>
      </w:r>
      <w:r w:rsidRPr="006E53BE">
        <w:rPr>
          <w:rFonts w:ascii="Arial Narrow" w:eastAsia="Arial Narrow" w:hAnsi="Arial Narrow" w:cs="Arial Narrow"/>
          <w:b/>
          <w:bCs/>
          <w:sz w:val="24"/>
          <w:szCs w:val="24"/>
        </w:rPr>
        <w:t>friends and classmates</w:t>
      </w:r>
      <w:r w:rsidRPr="006E53BE">
        <w:rPr>
          <w:rFonts w:ascii="Arial Narrow" w:eastAsia="Arial Narrow" w:hAnsi="Arial Narrow" w:cs="Arial Narrow"/>
          <w:sz w:val="24"/>
          <w:szCs w:val="24"/>
        </w:rPr>
        <w:t>, thank you for being with us through the ups and downs. Your support, ideas, and encouragement gave us the strength to move forward, especially during difficult times. We are grateful for your help, patience, and shared efforts.</w:t>
      </w:r>
    </w:p>
    <w:p w14:paraId="1BDB3B72" w14:textId="0E99DAFE" w:rsidR="006E53BE" w:rsidRDefault="006E53BE" w:rsidP="00BB1673">
      <w:pPr>
        <w:spacing w:before="240" w:after="240" w:line="480" w:lineRule="auto"/>
        <w:ind w:left="288" w:firstLine="720"/>
        <w:jc w:val="both"/>
        <w:rPr>
          <w:rFonts w:ascii="Arial Narrow" w:eastAsia="Arial Narrow" w:hAnsi="Arial Narrow" w:cs="Arial Narrow"/>
          <w:sz w:val="24"/>
          <w:szCs w:val="24"/>
        </w:rPr>
      </w:pPr>
      <w:r w:rsidRPr="006E53BE">
        <w:rPr>
          <w:rFonts w:ascii="Arial Narrow" w:eastAsia="Arial Narrow" w:hAnsi="Arial Narrow" w:cs="Arial Narrow"/>
          <w:sz w:val="24"/>
          <w:szCs w:val="24"/>
        </w:rPr>
        <w:t xml:space="preserve">To our </w:t>
      </w:r>
      <w:r w:rsidRPr="006E53BE">
        <w:rPr>
          <w:rFonts w:ascii="Arial Narrow" w:eastAsia="Arial Narrow" w:hAnsi="Arial Narrow" w:cs="Arial Narrow"/>
          <w:b/>
          <w:bCs/>
          <w:sz w:val="24"/>
          <w:szCs w:val="24"/>
        </w:rPr>
        <w:t>parents, families, and loved ones</w:t>
      </w:r>
      <w:r w:rsidRPr="006E53BE">
        <w:rPr>
          <w:rFonts w:ascii="Arial Narrow" w:eastAsia="Arial Narrow" w:hAnsi="Arial Narrow" w:cs="Arial Narrow"/>
          <w:sz w:val="24"/>
          <w:szCs w:val="24"/>
        </w:rPr>
        <w:t>, thank you for your love, sacrifices, and belief in us. Your support</w:t>
      </w:r>
      <w:r w:rsidR="67A80200" w:rsidRPr="67A80200">
        <w:rPr>
          <w:rFonts w:ascii="Arial Narrow" w:eastAsia="Arial Narrow" w:hAnsi="Arial Narrow" w:cs="Arial Narrow"/>
          <w:sz w:val="24"/>
          <w:szCs w:val="24"/>
        </w:rPr>
        <w:t>,</w:t>
      </w:r>
      <w:r>
        <w:rPr>
          <w:rFonts w:ascii="Arial Narrow" w:eastAsia="Arial Narrow" w:hAnsi="Arial Narrow" w:cs="Arial Narrow"/>
          <w:sz w:val="24"/>
          <w:szCs w:val="24"/>
        </w:rPr>
        <w:t xml:space="preserve"> both</w:t>
      </w:r>
      <w:r w:rsidRPr="006E53BE">
        <w:rPr>
          <w:rFonts w:ascii="Arial Narrow" w:eastAsia="Arial Narrow" w:hAnsi="Arial Narrow" w:cs="Arial Narrow"/>
          <w:sz w:val="24"/>
          <w:szCs w:val="24"/>
        </w:rPr>
        <w:t xml:space="preserve"> emotional and financial</w:t>
      </w:r>
      <w:r w:rsidR="67A80200" w:rsidRPr="67A80200">
        <w:rPr>
          <w:rFonts w:ascii="Arial Narrow" w:eastAsia="Arial Narrow" w:hAnsi="Arial Narrow" w:cs="Arial Narrow"/>
          <w:sz w:val="24"/>
          <w:szCs w:val="24"/>
        </w:rPr>
        <w:t>,</w:t>
      </w:r>
      <w:r>
        <w:rPr>
          <w:rFonts w:ascii="Arial Narrow" w:eastAsia="Arial Narrow" w:hAnsi="Arial Narrow" w:cs="Arial Narrow"/>
          <w:sz w:val="24"/>
          <w:szCs w:val="24"/>
        </w:rPr>
        <w:t xml:space="preserve"> </w:t>
      </w:r>
      <w:r w:rsidRPr="006E53BE">
        <w:rPr>
          <w:rFonts w:ascii="Arial Narrow" w:eastAsia="Arial Narrow" w:hAnsi="Arial Narrow" w:cs="Arial Narrow"/>
          <w:sz w:val="24"/>
          <w:szCs w:val="24"/>
        </w:rPr>
        <w:t>helped us focus on our work. This achievement is as much yours as ours.</w:t>
      </w:r>
    </w:p>
    <w:p w14:paraId="1D1E264E" w14:textId="77777777" w:rsidR="006E53BE" w:rsidRDefault="006E53BE" w:rsidP="00BB1673">
      <w:pPr>
        <w:spacing w:before="240" w:after="240" w:line="480" w:lineRule="auto"/>
        <w:ind w:left="288" w:firstLine="720"/>
        <w:jc w:val="both"/>
        <w:rPr>
          <w:rFonts w:ascii="Arial Narrow" w:eastAsia="Arial Narrow" w:hAnsi="Arial Narrow" w:cs="Arial Narrow"/>
          <w:sz w:val="24"/>
          <w:szCs w:val="24"/>
        </w:rPr>
      </w:pPr>
      <w:r w:rsidRPr="006E53BE">
        <w:rPr>
          <w:rFonts w:ascii="Arial Narrow" w:eastAsia="Arial Narrow" w:hAnsi="Arial Narrow" w:cs="Arial Narrow"/>
          <w:sz w:val="24"/>
          <w:szCs w:val="24"/>
        </w:rPr>
        <w:t xml:space="preserve">To the </w:t>
      </w:r>
      <w:r w:rsidRPr="006E53BE">
        <w:rPr>
          <w:rFonts w:ascii="Arial Narrow" w:eastAsia="Arial Narrow" w:hAnsi="Arial Narrow" w:cs="Arial Narrow"/>
          <w:b/>
          <w:bCs/>
          <w:sz w:val="24"/>
          <w:szCs w:val="24"/>
        </w:rPr>
        <w:t>students and faculty members</w:t>
      </w:r>
      <w:r w:rsidRPr="006E53BE">
        <w:rPr>
          <w:rFonts w:ascii="Arial Narrow" w:eastAsia="Arial Narrow" w:hAnsi="Arial Narrow" w:cs="Arial Narrow"/>
          <w:sz w:val="24"/>
          <w:szCs w:val="24"/>
        </w:rPr>
        <w:t xml:space="preserve"> who took part in our survey and system testing, your input added value to our project. Your participation helped us improve our system and better understand its impact.</w:t>
      </w:r>
    </w:p>
    <w:p w14:paraId="1C486CA5" w14:textId="12B760ED" w:rsidR="037F2837" w:rsidRDefault="006E53BE" w:rsidP="006E53BE">
      <w:pPr>
        <w:spacing w:line="480" w:lineRule="auto"/>
        <w:ind w:firstLine="720"/>
        <w:rPr>
          <w:rFonts w:ascii="Arial Narrow" w:eastAsia="Arial Narrow" w:hAnsi="Arial Narrow" w:cs="Arial Narrow"/>
          <w:sz w:val="24"/>
          <w:szCs w:val="24"/>
        </w:rPr>
      </w:pPr>
      <w:r w:rsidRPr="006E53BE">
        <w:rPr>
          <w:rFonts w:ascii="Arial Narrow" w:eastAsia="Arial Narrow" w:hAnsi="Arial Narrow" w:cs="Arial Narrow"/>
          <w:sz w:val="24"/>
          <w:szCs w:val="24"/>
        </w:rPr>
        <w:t xml:space="preserve">And to </w:t>
      </w:r>
      <w:r w:rsidRPr="006E53BE">
        <w:rPr>
          <w:rFonts w:ascii="Arial Narrow" w:eastAsia="Arial Narrow" w:hAnsi="Arial Narrow" w:cs="Arial Narrow"/>
          <w:b/>
          <w:bCs/>
          <w:sz w:val="24"/>
          <w:szCs w:val="24"/>
        </w:rPr>
        <w:t>everyone who helped us</w:t>
      </w:r>
      <w:r w:rsidRPr="006E53BE">
        <w:rPr>
          <w:rFonts w:ascii="Arial Narrow" w:eastAsia="Arial Narrow" w:hAnsi="Arial Narrow" w:cs="Arial Narrow"/>
          <w:sz w:val="24"/>
          <w:szCs w:val="24"/>
        </w:rPr>
        <w:t xml:space="preserve"> in any way</w:t>
      </w:r>
      <w:r>
        <w:rPr>
          <w:rFonts w:ascii="Arial Narrow" w:eastAsia="Arial Narrow" w:hAnsi="Arial Narrow" w:cs="Arial Narrow"/>
          <w:sz w:val="24"/>
          <w:szCs w:val="24"/>
        </w:rPr>
        <w:t xml:space="preserve"> </w:t>
      </w:r>
      <w:r w:rsidRPr="006E53BE">
        <w:rPr>
          <w:rFonts w:ascii="Arial Narrow" w:eastAsia="Arial Narrow" w:hAnsi="Arial Narrow" w:cs="Arial Narrow"/>
          <w:sz w:val="24"/>
          <w:szCs w:val="24"/>
        </w:rPr>
        <w:t>through advice, prayers, or simple gestures of kindness</w:t>
      </w:r>
      <w:r w:rsidR="67A80200" w:rsidRPr="67A80200">
        <w:rPr>
          <w:rFonts w:ascii="Arial Narrow" w:eastAsia="Arial Narrow" w:hAnsi="Arial Narrow" w:cs="Arial Narrow"/>
          <w:sz w:val="24"/>
          <w:szCs w:val="24"/>
        </w:rPr>
        <w:t>,</w:t>
      </w:r>
      <w:r>
        <w:rPr>
          <w:rFonts w:ascii="Arial Narrow" w:eastAsia="Arial Narrow" w:hAnsi="Arial Narrow" w:cs="Arial Narrow"/>
          <w:sz w:val="24"/>
          <w:szCs w:val="24"/>
        </w:rPr>
        <w:t xml:space="preserve"> </w:t>
      </w:r>
      <w:r w:rsidRPr="006E53BE">
        <w:rPr>
          <w:rFonts w:ascii="Arial Narrow" w:eastAsia="Arial Narrow" w:hAnsi="Arial Narrow" w:cs="Arial Narrow"/>
          <w:sz w:val="24"/>
          <w:szCs w:val="24"/>
        </w:rPr>
        <w:t>this project is for you. Your support made all the difference.</w:t>
      </w:r>
    </w:p>
    <w:p w14:paraId="47ED7157" w14:textId="33D68BA9" w:rsidR="00E652A3" w:rsidRDefault="00E652A3" w:rsidP="697009F6">
      <w:pPr>
        <w:spacing w:line="480" w:lineRule="auto"/>
        <w:rPr>
          <w:rFonts w:ascii="Arial Narrow" w:eastAsia="Arial Narrow" w:hAnsi="Arial Narrow" w:cs="Arial Narrow"/>
          <w:sz w:val="24"/>
          <w:szCs w:val="24"/>
        </w:rPr>
      </w:pPr>
    </w:p>
    <w:p w14:paraId="40619838" w14:textId="4C1E9435" w:rsidR="2847C5FA" w:rsidRDefault="2847C5FA" w:rsidP="2847C5FA">
      <w:pPr>
        <w:spacing w:line="480" w:lineRule="auto"/>
        <w:rPr>
          <w:rFonts w:ascii="Arial Narrow" w:eastAsia="Arial Narrow" w:hAnsi="Arial Narrow" w:cs="Arial Narrow"/>
          <w:sz w:val="24"/>
          <w:szCs w:val="24"/>
        </w:rPr>
      </w:pPr>
    </w:p>
    <w:p w14:paraId="29C31E39" w14:textId="26CFCB7D" w:rsidR="007D2CB6" w:rsidRDefault="007D2CB6" w:rsidP="63991B14"/>
    <w:p w14:paraId="428B5D0E" w14:textId="5A9EB95C" w:rsidR="00572E67" w:rsidRDefault="00572E67" w:rsidP="63991B14"/>
    <w:p w14:paraId="2C299595" w14:textId="578DB458" w:rsidR="00572E67" w:rsidRDefault="00572E67" w:rsidP="63991B14"/>
    <w:p w14:paraId="5FD899AC" w14:textId="4A40A15A" w:rsidR="00E652A3" w:rsidRDefault="00E652A3" w:rsidP="00E652A3">
      <w:pPr>
        <w:pStyle w:val="Heading1"/>
        <w:jc w:val="center"/>
        <w:rPr>
          <w:rFonts w:ascii="Arial Narrow" w:hAnsi="Arial Narrow"/>
          <w:b/>
          <w:bCs/>
          <w:color w:val="auto"/>
          <w:sz w:val="24"/>
          <w:szCs w:val="24"/>
        </w:rPr>
      </w:pPr>
      <w:bookmarkStart w:id="2" w:name="_Toc199771356"/>
      <w:r w:rsidRPr="00E652A3">
        <w:rPr>
          <w:rFonts w:ascii="Arial Narrow" w:hAnsi="Arial Narrow"/>
          <w:b/>
          <w:bCs/>
          <w:color w:val="auto"/>
          <w:sz w:val="24"/>
          <w:szCs w:val="24"/>
        </w:rPr>
        <w:t>ACKNOWLEDGEMENT</w:t>
      </w:r>
      <w:bookmarkEnd w:id="2"/>
    </w:p>
    <w:p w14:paraId="406DE531" w14:textId="77777777" w:rsidR="00365E4C" w:rsidRPr="00365E4C" w:rsidRDefault="00365E4C" w:rsidP="00365E4C"/>
    <w:p w14:paraId="0429F51E" w14:textId="77777777" w:rsidR="000F0FA8" w:rsidRPr="000F0FA8" w:rsidRDefault="02558126" w:rsidP="000F0FA8">
      <w:pPr>
        <w:tabs>
          <w:tab w:val="center" w:pos="4153"/>
        </w:tabs>
        <w:spacing w:line="480" w:lineRule="auto"/>
        <w:ind w:left="288" w:firstLine="288"/>
        <w:jc w:val="both"/>
        <w:rPr>
          <w:rFonts w:ascii="Arial Narrow" w:eastAsia="Arial Narrow" w:hAnsi="Arial Narrow" w:cs="Arial Narrow"/>
          <w:lang w:val="en-GB"/>
        </w:rPr>
      </w:pPr>
      <w:r w:rsidRPr="6F049316">
        <w:rPr>
          <w:rFonts w:ascii="Arial Narrow" w:eastAsia="Arial Narrow" w:hAnsi="Arial Narrow" w:cs="Arial Narrow"/>
          <w:sz w:val="24"/>
          <w:szCs w:val="24"/>
        </w:rPr>
        <w:t xml:space="preserve"> </w:t>
      </w:r>
      <w:r w:rsidR="000F0FA8" w:rsidRPr="000F0FA8">
        <w:rPr>
          <w:rFonts w:ascii="Arial Narrow" w:eastAsia="Arial Narrow" w:hAnsi="Arial Narrow" w:cs="Arial Narrow"/>
          <w:sz w:val="24"/>
          <w:szCs w:val="24"/>
          <w:lang w:val="en-GB"/>
        </w:rPr>
        <w:t>This capstone project would not have been possible without the guidance, support, and encouragement of many individuals and institutions</w:t>
      </w:r>
      <w:r w:rsidR="000F0FA8" w:rsidRPr="000F0FA8">
        <w:rPr>
          <w:rFonts w:ascii="Arial Narrow" w:eastAsia="Arial Narrow" w:hAnsi="Arial Narrow" w:cs="Arial Narrow"/>
          <w:lang w:val="en-GB"/>
        </w:rPr>
        <w:t>.</w:t>
      </w:r>
    </w:p>
    <w:p w14:paraId="16E437E1" w14:textId="3D6B46A6" w:rsidR="628097A3" w:rsidRDefault="000F0FA8" w:rsidP="5B825B61">
      <w:pPr>
        <w:tabs>
          <w:tab w:val="center" w:pos="4153"/>
        </w:tabs>
        <w:spacing w:line="480" w:lineRule="auto"/>
        <w:ind w:left="288" w:firstLine="288"/>
        <w:jc w:val="both"/>
        <w:rPr>
          <w:rFonts w:ascii="Arial Narrow" w:eastAsia="Arial Narrow" w:hAnsi="Arial Narrow" w:cs="Arial Narrow"/>
          <w:sz w:val="24"/>
          <w:szCs w:val="24"/>
        </w:rPr>
      </w:pPr>
      <w:r w:rsidRPr="000F0FA8">
        <w:rPr>
          <w:rFonts w:ascii="Arial Narrow" w:eastAsia="Arial Narrow" w:hAnsi="Arial Narrow" w:cs="Arial Narrow"/>
          <w:sz w:val="24"/>
          <w:szCs w:val="24"/>
        </w:rPr>
        <w:t xml:space="preserve">First and foremost, we offer our deepest gratitude to the </w:t>
      </w:r>
      <w:r w:rsidRPr="000F0FA8">
        <w:rPr>
          <w:rFonts w:ascii="Arial Narrow" w:eastAsia="Arial Narrow" w:hAnsi="Arial Narrow" w:cs="Arial Narrow"/>
          <w:b/>
          <w:bCs/>
          <w:sz w:val="24"/>
          <w:szCs w:val="24"/>
        </w:rPr>
        <w:t>Lord Almighty</w:t>
      </w:r>
      <w:r w:rsidRPr="000F0FA8">
        <w:rPr>
          <w:rFonts w:ascii="Arial Narrow" w:eastAsia="Arial Narrow" w:hAnsi="Arial Narrow" w:cs="Arial Narrow"/>
          <w:sz w:val="24"/>
          <w:szCs w:val="24"/>
        </w:rPr>
        <w:t xml:space="preserve"> for His divine guidance, strength, and blessings throughout the course of this capstone project. </w:t>
      </w:r>
    </w:p>
    <w:p w14:paraId="61CA058B" w14:textId="226407E3" w:rsidR="000F0FA8" w:rsidRDefault="007D2CB6" w:rsidP="5B825B61">
      <w:pPr>
        <w:spacing w:line="480" w:lineRule="auto"/>
        <w:ind w:left="288" w:firstLine="288"/>
        <w:jc w:val="both"/>
        <w:rPr>
          <w:rFonts w:ascii="Arial Narrow" w:eastAsia="Arial Narrow" w:hAnsi="Arial Narrow" w:cs="Arial Narrow"/>
          <w:sz w:val="24"/>
          <w:szCs w:val="24"/>
        </w:rPr>
      </w:pPr>
      <w:r>
        <w:rPr>
          <w:rFonts w:ascii="Arial Narrow" w:eastAsia="Arial Narrow" w:hAnsi="Arial Narrow" w:cs="Arial Narrow"/>
          <w:sz w:val="24"/>
          <w:szCs w:val="24"/>
        </w:rPr>
        <w:t xml:space="preserve">To </w:t>
      </w:r>
      <w:r w:rsidR="000F0FA8" w:rsidRPr="000F0FA8">
        <w:rPr>
          <w:rFonts w:ascii="Arial Narrow" w:eastAsia="Arial Narrow" w:hAnsi="Arial Narrow" w:cs="Arial Narrow"/>
          <w:b/>
          <w:bCs/>
          <w:sz w:val="24"/>
          <w:szCs w:val="24"/>
        </w:rPr>
        <w:t>Engr. Meizl Ann F. Manlupig</w:t>
      </w:r>
      <w:r w:rsidR="000F0FA8" w:rsidRPr="000F0FA8">
        <w:rPr>
          <w:rFonts w:ascii="Arial Narrow" w:eastAsia="Arial Narrow" w:hAnsi="Arial Narrow" w:cs="Arial Narrow"/>
          <w:sz w:val="24"/>
          <w:szCs w:val="24"/>
        </w:rPr>
        <w:t xml:space="preserve">, our Capstone Subject Adviser, </w:t>
      </w:r>
      <w:r>
        <w:rPr>
          <w:rFonts w:ascii="Arial Narrow" w:eastAsia="Arial Narrow" w:hAnsi="Arial Narrow" w:cs="Arial Narrow"/>
          <w:sz w:val="24"/>
          <w:szCs w:val="24"/>
        </w:rPr>
        <w:t xml:space="preserve">we thank you for your </w:t>
      </w:r>
      <w:r w:rsidR="000F0FA8" w:rsidRPr="000F0FA8">
        <w:rPr>
          <w:rFonts w:ascii="Arial Narrow" w:eastAsia="Arial Narrow" w:hAnsi="Arial Narrow" w:cs="Arial Narrow"/>
          <w:sz w:val="24"/>
          <w:szCs w:val="24"/>
        </w:rPr>
        <w:t xml:space="preserve">valuable support, constructive feedback, and </w:t>
      </w:r>
      <w:r w:rsidR="000F0FA8">
        <w:rPr>
          <w:rFonts w:ascii="Arial Narrow" w:eastAsia="Arial Narrow" w:hAnsi="Arial Narrow" w:cs="Arial Narrow"/>
          <w:sz w:val="24"/>
          <w:szCs w:val="24"/>
        </w:rPr>
        <w:t xml:space="preserve">guiding us </w:t>
      </w:r>
      <w:r>
        <w:rPr>
          <w:rFonts w:ascii="Arial Narrow" w:eastAsia="Arial Narrow" w:hAnsi="Arial Narrow" w:cs="Arial Narrow"/>
          <w:sz w:val="24"/>
          <w:szCs w:val="24"/>
        </w:rPr>
        <w:t>throughout this journey. Without your guidance and dedication, this project would not have reached its full potential.</w:t>
      </w:r>
    </w:p>
    <w:p w14:paraId="077F52B0" w14:textId="0BB47D0F" w:rsidR="628097A3" w:rsidRDefault="007D2CB6" w:rsidP="5B825B61">
      <w:pPr>
        <w:spacing w:line="480" w:lineRule="auto"/>
        <w:ind w:left="288" w:firstLine="288"/>
        <w:jc w:val="both"/>
        <w:rPr>
          <w:rFonts w:ascii="Arial Narrow" w:eastAsia="Arial Narrow" w:hAnsi="Arial Narrow" w:cs="Arial Narrow"/>
          <w:sz w:val="24"/>
          <w:szCs w:val="24"/>
        </w:rPr>
      </w:pPr>
      <w:r w:rsidRPr="007D2CB6">
        <w:rPr>
          <w:rFonts w:ascii="Arial Narrow" w:eastAsia="Arial Narrow" w:hAnsi="Arial Narrow" w:cs="Arial Narrow"/>
          <w:sz w:val="24"/>
          <w:szCs w:val="24"/>
        </w:rPr>
        <w:t xml:space="preserve">Our heartfelt thanks go to </w:t>
      </w:r>
      <w:r w:rsidRPr="007D2CB6">
        <w:rPr>
          <w:rFonts w:ascii="Arial Narrow" w:eastAsia="Arial Narrow" w:hAnsi="Arial Narrow" w:cs="Arial Narrow"/>
          <w:b/>
          <w:bCs/>
          <w:sz w:val="24"/>
          <w:szCs w:val="24"/>
        </w:rPr>
        <w:t>Engr. Robert Justine</w:t>
      </w:r>
      <w:r w:rsidR="6D92F9CB" w:rsidRPr="6D92F9CB">
        <w:rPr>
          <w:rFonts w:ascii="Arial Narrow" w:eastAsia="Arial Narrow" w:hAnsi="Arial Narrow" w:cs="Arial Narrow"/>
          <w:b/>
          <w:bCs/>
          <w:sz w:val="24"/>
          <w:szCs w:val="24"/>
        </w:rPr>
        <w:t xml:space="preserve"> S.</w:t>
      </w:r>
      <w:r w:rsidRPr="007D2CB6">
        <w:rPr>
          <w:rFonts w:ascii="Arial Narrow" w:eastAsia="Arial Narrow" w:hAnsi="Arial Narrow" w:cs="Arial Narrow"/>
          <w:b/>
          <w:bCs/>
          <w:sz w:val="24"/>
          <w:szCs w:val="24"/>
        </w:rPr>
        <w:t xml:space="preserve"> Chavez</w:t>
      </w:r>
      <w:r w:rsidRPr="007D2CB6">
        <w:rPr>
          <w:rFonts w:ascii="Arial Narrow" w:eastAsia="Arial Narrow" w:hAnsi="Arial Narrow" w:cs="Arial Narrow"/>
          <w:sz w:val="24"/>
          <w:szCs w:val="24"/>
        </w:rPr>
        <w:t>, our Project Adviser, for his technical expertise, patience, and encouragement, which helped us overcome numerous challenges and improved the quality of our work.</w:t>
      </w:r>
    </w:p>
    <w:p w14:paraId="3D68B5AD" w14:textId="77777777" w:rsidR="007D2CB6" w:rsidRDefault="007D2CB6" w:rsidP="5B825B61">
      <w:pPr>
        <w:spacing w:line="480" w:lineRule="auto"/>
        <w:ind w:left="288" w:firstLine="288"/>
        <w:jc w:val="both"/>
        <w:rPr>
          <w:rFonts w:ascii="Arial Narrow" w:eastAsia="Arial Narrow" w:hAnsi="Arial Narrow" w:cs="Arial Narrow"/>
          <w:sz w:val="24"/>
          <w:szCs w:val="24"/>
        </w:rPr>
      </w:pPr>
      <w:r w:rsidRPr="007D2CB6">
        <w:rPr>
          <w:rFonts w:ascii="Arial Narrow" w:eastAsia="Arial Narrow" w:hAnsi="Arial Narrow" w:cs="Arial Narrow"/>
          <w:sz w:val="24"/>
          <w:szCs w:val="24"/>
        </w:rPr>
        <w:t xml:space="preserve">We are deeply grateful to all the </w:t>
      </w:r>
      <w:r w:rsidRPr="007D2CB6">
        <w:rPr>
          <w:rFonts w:ascii="Arial Narrow" w:eastAsia="Arial Narrow" w:hAnsi="Arial Narrow" w:cs="Arial Narrow"/>
          <w:b/>
          <w:bCs/>
          <w:sz w:val="24"/>
          <w:szCs w:val="24"/>
        </w:rPr>
        <w:t>students and faculty members</w:t>
      </w:r>
      <w:r w:rsidRPr="007D2CB6">
        <w:rPr>
          <w:rFonts w:ascii="Arial Narrow" w:eastAsia="Arial Narrow" w:hAnsi="Arial Narrow" w:cs="Arial Narrow"/>
          <w:sz w:val="24"/>
          <w:szCs w:val="24"/>
        </w:rPr>
        <w:t xml:space="preserve"> who participated in our survey and system evaluation. Your feedback was essential in shaping the effectiveness of our project.</w:t>
      </w:r>
    </w:p>
    <w:p w14:paraId="454CE2EB" w14:textId="7C6575D4" w:rsidR="007D2CB6" w:rsidRDefault="007D2CB6" w:rsidP="00BB1673">
      <w:pPr>
        <w:spacing w:line="480" w:lineRule="auto"/>
        <w:ind w:left="288" w:firstLine="288"/>
        <w:jc w:val="both"/>
        <w:rPr>
          <w:rFonts w:ascii="Arial Narrow" w:eastAsia="Arial Narrow" w:hAnsi="Arial Narrow" w:cs="Arial Narrow"/>
          <w:sz w:val="24"/>
          <w:szCs w:val="24"/>
        </w:rPr>
      </w:pPr>
      <w:r w:rsidRPr="007D2CB6">
        <w:rPr>
          <w:rFonts w:ascii="Arial Narrow" w:eastAsia="Arial Narrow" w:hAnsi="Arial Narrow" w:cs="Arial Narrow"/>
          <w:sz w:val="24"/>
          <w:szCs w:val="24"/>
        </w:rPr>
        <w:t xml:space="preserve">We also wish to acknowledge our </w:t>
      </w:r>
      <w:r w:rsidRPr="007D2CB6">
        <w:rPr>
          <w:rFonts w:ascii="Arial Narrow" w:eastAsia="Arial Narrow" w:hAnsi="Arial Narrow" w:cs="Arial Narrow"/>
          <w:b/>
          <w:bCs/>
          <w:sz w:val="24"/>
          <w:szCs w:val="24"/>
        </w:rPr>
        <w:t>instructors and mentors</w:t>
      </w:r>
      <w:r w:rsidRPr="007D2CB6">
        <w:rPr>
          <w:rFonts w:ascii="Arial Narrow" w:eastAsia="Arial Narrow" w:hAnsi="Arial Narrow" w:cs="Arial Narrow"/>
          <w:sz w:val="24"/>
          <w:szCs w:val="24"/>
        </w:rPr>
        <w:t xml:space="preserve"> at the School of Engineering</w:t>
      </w:r>
      <w:r>
        <w:rPr>
          <w:rFonts w:ascii="Arial Narrow" w:eastAsia="Arial Narrow" w:hAnsi="Arial Narrow" w:cs="Arial Narrow"/>
          <w:sz w:val="24"/>
          <w:szCs w:val="24"/>
        </w:rPr>
        <w:t xml:space="preserve"> </w:t>
      </w:r>
      <w:r w:rsidRPr="007D2CB6">
        <w:rPr>
          <w:rFonts w:ascii="Arial Narrow" w:eastAsia="Arial Narrow" w:hAnsi="Arial Narrow" w:cs="Arial Narrow"/>
          <w:sz w:val="24"/>
          <w:szCs w:val="24"/>
        </w:rPr>
        <w:t>and Technology – National University Baliwag, whose teachings and guidance provided us with the knowledge and confidence to pursue this project.</w:t>
      </w:r>
    </w:p>
    <w:p w14:paraId="61AFE7CB" w14:textId="5F3E793C" w:rsidR="007D2CB6" w:rsidRPr="007D2CB6" w:rsidRDefault="007D2CB6" w:rsidP="007D2CB6">
      <w:pPr>
        <w:tabs>
          <w:tab w:val="center" w:pos="4153"/>
        </w:tabs>
        <w:spacing w:line="480" w:lineRule="auto"/>
        <w:ind w:left="288" w:firstLine="288"/>
        <w:jc w:val="both"/>
        <w:rPr>
          <w:rFonts w:ascii="Arial Narrow" w:eastAsia="Arial Narrow" w:hAnsi="Arial Narrow" w:cs="Arial Narrow"/>
          <w:sz w:val="24"/>
          <w:szCs w:val="24"/>
          <w:lang w:val="en-GB"/>
        </w:rPr>
      </w:pPr>
      <w:r w:rsidRPr="007D2CB6">
        <w:rPr>
          <w:rFonts w:ascii="Arial Narrow" w:eastAsia="Arial Narrow" w:hAnsi="Arial Narrow" w:cs="Arial Narrow"/>
          <w:sz w:val="24"/>
          <w:szCs w:val="24"/>
          <w:lang w:val="en-GB"/>
        </w:rPr>
        <w:t xml:space="preserve">Lastly, we extend our utmost gratitude to our </w:t>
      </w:r>
      <w:r w:rsidRPr="007D2CB6">
        <w:rPr>
          <w:rFonts w:ascii="Arial Narrow" w:eastAsia="Arial Narrow" w:hAnsi="Arial Narrow" w:cs="Arial Narrow"/>
          <w:b/>
          <w:bCs/>
          <w:sz w:val="24"/>
          <w:szCs w:val="24"/>
          <w:lang w:val="en-GB"/>
        </w:rPr>
        <w:t>groupmates and beloved families</w:t>
      </w:r>
      <w:r w:rsidRPr="007D2CB6">
        <w:rPr>
          <w:rFonts w:ascii="Arial Narrow" w:eastAsia="Arial Narrow" w:hAnsi="Arial Narrow" w:cs="Arial Narrow"/>
          <w:sz w:val="24"/>
          <w:szCs w:val="24"/>
          <w:lang w:val="en-GB"/>
        </w:rPr>
        <w:t xml:space="preserve">, whose unwavering support, sacrifices, and encouragement kept us strong and motivated throughout this endeavour. </w:t>
      </w:r>
      <w:r>
        <w:rPr>
          <w:rFonts w:ascii="Arial Narrow" w:eastAsia="Arial Narrow" w:hAnsi="Arial Narrow" w:cs="Arial Narrow"/>
          <w:sz w:val="24"/>
          <w:szCs w:val="24"/>
        </w:rPr>
        <w:t>W</w:t>
      </w:r>
      <w:r w:rsidRPr="6F049316">
        <w:rPr>
          <w:rFonts w:ascii="Arial Narrow" w:eastAsia="Arial Narrow" w:hAnsi="Arial Narrow" w:cs="Arial Narrow"/>
          <w:sz w:val="24"/>
          <w:szCs w:val="24"/>
        </w:rPr>
        <w:t>e appreciate everyone who contributed to this journey</w:t>
      </w:r>
      <w:r>
        <w:rPr>
          <w:rFonts w:ascii="Arial Narrow" w:eastAsia="Arial Narrow" w:hAnsi="Arial Narrow" w:cs="Arial Narrow"/>
          <w:sz w:val="24"/>
          <w:szCs w:val="24"/>
          <w:lang w:val="en-GB"/>
        </w:rPr>
        <w:t>. Your</w:t>
      </w:r>
      <w:r w:rsidRPr="007D2CB6">
        <w:rPr>
          <w:rFonts w:ascii="Arial Narrow" w:eastAsia="Arial Narrow" w:hAnsi="Arial Narrow" w:cs="Arial Narrow"/>
          <w:sz w:val="24"/>
          <w:szCs w:val="24"/>
          <w:lang w:val="en-GB"/>
        </w:rPr>
        <w:t xml:space="preserve"> presence made this journey worthwhile.</w:t>
      </w:r>
    </w:p>
    <w:p w14:paraId="78F92A0A" w14:textId="3E26D749" w:rsidR="00E652A3" w:rsidRPr="00E652A3" w:rsidRDefault="00E652A3" w:rsidP="00E652A3">
      <w:pPr>
        <w:tabs>
          <w:tab w:val="center" w:pos="4153"/>
        </w:tabs>
        <w:sectPr w:rsidR="00E652A3" w:rsidRPr="00E652A3" w:rsidSect="002B628F">
          <w:headerReference w:type="even" r:id="rId11"/>
          <w:headerReference w:type="default" r:id="rId12"/>
          <w:footerReference w:type="even" r:id="rId13"/>
          <w:footerReference w:type="default" r:id="rId14"/>
          <w:type w:val="continuous"/>
          <w:pgSz w:w="11906" w:h="16838" w:code="9"/>
          <w:pgMar w:top="1440" w:right="1440" w:bottom="1440" w:left="2160" w:header="720" w:footer="720" w:gutter="0"/>
          <w:pgNumType w:fmt="lowerRoman"/>
          <w:cols w:space="720"/>
          <w:docGrid w:linePitch="360"/>
        </w:sectPr>
      </w:pPr>
      <w:r>
        <w:tab/>
      </w:r>
    </w:p>
    <w:sdt>
      <w:sdtPr>
        <w:rPr>
          <w:rFonts w:asciiTheme="minorHAnsi" w:eastAsiaTheme="minorEastAsia" w:hAnsiTheme="minorHAnsi" w:cstheme="minorBidi"/>
          <w:color w:val="auto"/>
          <w:kern w:val="2"/>
          <w:sz w:val="22"/>
          <w:szCs w:val="22"/>
          <w14:ligatures w14:val="standardContextual"/>
        </w:rPr>
        <w:id w:val="771055911"/>
        <w:docPartObj>
          <w:docPartGallery w:val="Table of Contents"/>
          <w:docPartUnique/>
        </w:docPartObj>
      </w:sdtPr>
      <w:sdtEndPr>
        <w:rPr>
          <w:b/>
          <w:bCs/>
          <w:sz w:val="24"/>
          <w:szCs w:val="24"/>
        </w:rPr>
      </w:sdtEndPr>
      <w:sdtContent>
        <w:p w14:paraId="0EFFCB33" w14:textId="71A6F0DE" w:rsidR="00456172" w:rsidRPr="002D607D" w:rsidRDefault="00217798">
          <w:pPr>
            <w:pStyle w:val="TOCHeading"/>
            <w:rPr>
              <w:rFonts w:ascii="Arial Narrow" w:hAnsi="Arial Narrow"/>
              <w:b/>
              <w:color w:val="auto"/>
              <w:sz w:val="24"/>
              <w:szCs w:val="24"/>
            </w:rPr>
          </w:pPr>
          <w:r w:rsidRPr="002D607D">
            <w:rPr>
              <w:rFonts w:ascii="Arial Narrow" w:hAnsi="Arial Narrow"/>
              <w:b/>
              <w:color w:val="auto"/>
              <w:sz w:val="24"/>
              <w:szCs w:val="24"/>
            </w:rPr>
            <w:t>Table of Contents</w:t>
          </w:r>
        </w:p>
        <w:p w14:paraId="4914BB68" w14:textId="40F06C64" w:rsidR="00AD1E0F" w:rsidRDefault="00217798">
          <w:pPr>
            <w:pStyle w:val="TOC1"/>
            <w:rPr>
              <w:rFonts w:cstheme="minorBidi"/>
              <w:noProof/>
              <w:kern w:val="2"/>
              <w:sz w:val="24"/>
              <w:szCs w:val="24"/>
              <w14:ligatures w14:val="standardContextual"/>
            </w:rPr>
          </w:pPr>
          <w:r w:rsidRPr="008F58F0">
            <w:rPr>
              <w:rFonts w:ascii="Arial Narrow" w:hAnsi="Arial Narrow"/>
              <w:sz w:val="24"/>
              <w:szCs w:val="24"/>
            </w:rPr>
            <w:fldChar w:fldCharType="begin"/>
          </w:r>
          <w:r w:rsidRPr="008F58F0">
            <w:rPr>
              <w:rFonts w:ascii="Arial Narrow" w:hAnsi="Arial Narrow"/>
              <w:sz w:val="24"/>
              <w:szCs w:val="24"/>
            </w:rPr>
            <w:instrText xml:space="preserve"> TOC \o "1-3" \h \z \u </w:instrText>
          </w:r>
          <w:r w:rsidRPr="008F58F0">
            <w:rPr>
              <w:rFonts w:ascii="Arial Narrow" w:hAnsi="Arial Narrow"/>
              <w:sz w:val="24"/>
              <w:szCs w:val="24"/>
            </w:rPr>
            <w:fldChar w:fldCharType="separate"/>
          </w:r>
          <w:hyperlink w:anchor="_Toc199771352" w:history="1">
            <w:r w:rsidR="00AD1E0F" w:rsidRPr="0012666E">
              <w:rPr>
                <w:rStyle w:val="Hyperlink"/>
                <w:rFonts w:ascii="Arial Narrow" w:hAnsi="Arial Narrow"/>
                <w:b/>
                <w:noProof/>
              </w:rPr>
              <w:t>APPROVAL SHEET</w:t>
            </w:r>
            <w:r w:rsidR="00AD1E0F">
              <w:rPr>
                <w:noProof/>
                <w:webHidden/>
              </w:rPr>
              <w:tab/>
            </w:r>
            <w:r w:rsidR="00AD1E0F">
              <w:rPr>
                <w:noProof/>
                <w:webHidden/>
              </w:rPr>
              <w:fldChar w:fldCharType="begin"/>
            </w:r>
            <w:r w:rsidR="00AD1E0F">
              <w:rPr>
                <w:noProof/>
                <w:webHidden/>
              </w:rPr>
              <w:instrText xml:space="preserve"> PAGEREF _Toc199771352 \h </w:instrText>
            </w:r>
            <w:r w:rsidR="00AD1E0F">
              <w:rPr>
                <w:noProof/>
                <w:webHidden/>
              </w:rPr>
            </w:r>
            <w:r w:rsidR="00AD1E0F">
              <w:rPr>
                <w:noProof/>
                <w:webHidden/>
              </w:rPr>
              <w:fldChar w:fldCharType="separate"/>
            </w:r>
            <w:r w:rsidR="000D288C">
              <w:rPr>
                <w:b/>
                <w:bCs/>
                <w:noProof/>
                <w:webHidden/>
              </w:rPr>
              <w:t>Error! Bookmark not defined.</w:t>
            </w:r>
            <w:r w:rsidR="00AD1E0F">
              <w:rPr>
                <w:noProof/>
                <w:webHidden/>
              </w:rPr>
              <w:fldChar w:fldCharType="end"/>
            </w:r>
          </w:hyperlink>
        </w:p>
        <w:p w14:paraId="3B6662BE" w14:textId="464C6C10" w:rsidR="00AD1E0F" w:rsidRDefault="00AD1E0F">
          <w:pPr>
            <w:pStyle w:val="TOC1"/>
            <w:rPr>
              <w:rFonts w:cstheme="minorBidi"/>
              <w:noProof/>
              <w:kern w:val="2"/>
              <w:sz w:val="24"/>
              <w:szCs w:val="24"/>
              <w14:ligatures w14:val="standardContextual"/>
            </w:rPr>
          </w:pPr>
          <w:hyperlink w:anchor="_Toc199771353" w:history="1">
            <w:r w:rsidRPr="0012666E">
              <w:rPr>
                <w:rStyle w:val="Hyperlink"/>
                <w:rFonts w:ascii="Arial Narrow" w:hAnsi="Arial Narrow"/>
                <w:b/>
                <w:bCs/>
                <w:noProof/>
              </w:rPr>
              <w:t>ACTION PLAN</w:t>
            </w:r>
            <w:r>
              <w:rPr>
                <w:noProof/>
                <w:webHidden/>
              </w:rPr>
              <w:tab/>
            </w:r>
            <w:r>
              <w:rPr>
                <w:noProof/>
                <w:webHidden/>
              </w:rPr>
              <w:fldChar w:fldCharType="begin"/>
            </w:r>
            <w:r>
              <w:rPr>
                <w:noProof/>
                <w:webHidden/>
              </w:rPr>
              <w:instrText xml:space="preserve"> PAGEREF _Toc199771353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61E6E452" w14:textId="6789A786" w:rsidR="00AD1E0F" w:rsidRDefault="00AD1E0F">
          <w:pPr>
            <w:pStyle w:val="TOC1"/>
            <w:rPr>
              <w:rFonts w:cstheme="minorBidi"/>
              <w:noProof/>
              <w:kern w:val="2"/>
              <w:sz w:val="24"/>
              <w:szCs w:val="24"/>
              <w14:ligatures w14:val="standardContextual"/>
            </w:rPr>
          </w:pPr>
          <w:hyperlink w:anchor="_Toc199771354" w:history="1">
            <w:r w:rsidRPr="0012666E">
              <w:rPr>
                <w:rStyle w:val="Hyperlink"/>
                <w:rFonts w:ascii="Arial Narrow" w:hAnsi="Arial Narrow" w:cs="Segoe UI"/>
                <w:b/>
                <w:bCs/>
                <w:noProof/>
              </w:rPr>
              <w:t>OVERVIEW OF THE DESIGN PROJECT</w:t>
            </w:r>
            <w:r>
              <w:rPr>
                <w:noProof/>
                <w:webHidden/>
              </w:rPr>
              <w:tab/>
            </w:r>
            <w:r>
              <w:rPr>
                <w:noProof/>
                <w:webHidden/>
              </w:rPr>
              <w:fldChar w:fldCharType="begin"/>
            </w:r>
            <w:r>
              <w:rPr>
                <w:noProof/>
                <w:webHidden/>
              </w:rPr>
              <w:instrText xml:space="preserve"> PAGEREF _Toc199771354 \h </w:instrText>
            </w:r>
            <w:r>
              <w:rPr>
                <w:noProof/>
                <w:webHidden/>
              </w:rPr>
            </w:r>
            <w:r>
              <w:rPr>
                <w:noProof/>
                <w:webHidden/>
              </w:rPr>
              <w:fldChar w:fldCharType="separate"/>
            </w:r>
            <w:r w:rsidR="000D288C">
              <w:rPr>
                <w:noProof/>
                <w:webHidden/>
              </w:rPr>
              <w:t>i</w:t>
            </w:r>
            <w:r>
              <w:rPr>
                <w:noProof/>
                <w:webHidden/>
              </w:rPr>
              <w:fldChar w:fldCharType="end"/>
            </w:r>
          </w:hyperlink>
        </w:p>
        <w:p w14:paraId="71D1FAB3" w14:textId="61062FBE" w:rsidR="00AD1E0F" w:rsidRDefault="00AD1E0F">
          <w:pPr>
            <w:pStyle w:val="TOC1"/>
            <w:rPr>
              <w:rFonts w:cstheme="minorBidi"/>
              <w:noProof/>
              <w:kern w:val="2"/>
              <w:sz w:val="24"/>
              <w:szCs w:val="24"/>
              <w14:ligatures w14:val="standardContextual"/>
            </w:rPr>
          </w:pPr>
          <w:hyperlink w:anchor="_Toc199771355" w:history="1">
            <w:r w:rsidRPr="0012666E">
              <w:rPr>
                <w:rStyle w:val="Hyperlink"/>
                <w:rFonts w:ascii="Arial Narrow" w:hAnsi="Arial Narrow"/>
                <w:b/>
                <w:bCs/>
                <w:noProof/>
              </w:rPr>
              <w:t>DEDICATION</w:t>
            </w:r>
            <w:r>
              <w:rPr>
                <w:noProof/>
                <w:webHidden/>
              </w:rPr>
              <w:tab/>
            </w:r>
            <w:r>
              <w:rPr>
                <w:noProof/>
                <w:webHidden/>
              </w:rPr>
              <w:fldChar w:fldCharType="begin"/>
            </w:r>
            <w:r>
              <w:rPr>
                <w:noProof/>
                <w:webHidden/>
              </w:rPr>
              <w:instrText xml:space="preserve"> PAGEREF _Toc199771355 \h </w:instrText>
            </w:r>
            <w:r>
              <w:rPr>
                <w:noProof/>
                <w:webHidden/>
              </w:rPr>
            </w:r>
            <w:r>
              <w:rPr>
                <w:noProof/>
                <w:webHidden/>
              </w:rPr>
              <w:fldChar w:fldCharType="separate"/>
            </w:r>
            <w:r w:rsidR="000D288C">
              <w:rPr>
                <w:noProof/>
                <w:webHidden/>
              </w:rPr>
              <w:t>ii</w:t>
            </w:r>
            <w:r>
              <w:rPr>
                <w:noProof/>
                <w:webHidden/>
              </w:rPr>
              <w:fldChar w:fldCharType="end"/>
            </w:r>
          </w:hyperlink>
        </w:p>
        <w:p w14:paraId="1F8B87DC" w14:textId="6B355D98" w:rsidR="00AD1E0F" w:rsidRDefault="00AD1E0F">
          <w:pPr>
            <w:pStyle w:val="TOC1"/>
            <w:rPr>
              <w:rFonts w:cstheme="minorBidi"/>
              <w:noProof/>
              <w:kern w:val="2"/>
              <w:sz w:val="24"/>
              <w:szCs w:val="24"/>
              <w14:ligatures w14:val="standardContextual"/>
            </w:rPr>
          </w:pPr>
          <w:hyperlink w:anchor="_Toc199771356" w:history="1">
            <w:r w:rsidRPr="0012666E">
              <w:rPr>
                <w:rStyle w:val="Hyperlink"/>
                <w:rFonts w:ascii="Arial Narrow" w:hAnsi="Arial Narrow"/>
                <w:b/>
                <w:bCs/>
                <w:noProof/>
              </w:rPr>
              <w:t>ACKNOWLEDGEMENT</w:t>
            </w:r>
            <w:r>
              <w:rPr>
                <w:noProof/>
                <w:webHidden/>
              </w:rPr>
              <w:tab/>
            </w:r>
            <w:r>
              <w:rPr>
                <w:noProof/>
                <w:webHidden/>
              </w:rPr>
              <w:fldChar w:fldCharType="begin"/>
            </w:r>
            <w:r>
              <w:rPr>
                <w:noProof/>
                <w:webHidden/>
              </w:rPr>
              <w:instrText xml:space="preserve"> PAGEREF _Toc199771356 \h </w:instrText>
            </w:r>
            <w:r>
              <w:rPr>
                <w:noProof/>
                <w:webHidden/>
              </w:rPr>
            </w:r>
            <w:r>
              <w:rPr>
                <w:noProof/>
                <w:webHidden/>
              </w:rPr>
              <w:fldChar w:fldCharType="separate"/>
            </w:r>
            <w:r w:rsidR="000D288C">
              <w:rPr>
                <w:noProof/>
                <w:webHidden/>
              </w:rPr>
              <w:t>iii</w:t>
            </w:r>
            <w:r>
              <w:rPr>
                <w:noProof/>
                <w:webHidden/>
              </w:rPr>
              <w:fldChar w:fldCharType="end"/>
            </w:r>
          </w:hyperlink>
        </w:p>
        <w:p w14:paraId="46E7CCE0" w14:textId="37950644" w:rsidR="00AD1E0F" w:rsidRDefault="00AD1E0F">
          <w:pPr>
            <w:pStyle w:val="TOC1"/>
            <w:rPr>
              <w:rFonts w:cstheme="minorBidi"/>
              <w:noProof/>
              <w:kern w:val="2"/>
              <w:sz w:val="24"/>
              <w:szCs w:val="24"/>
              <w14:ligatures w14:val="standardContextual"/>
            </w:rPr>
          </w:pPr>
          <w:hyperlink w:anchor="_Toc199771357" w:history="1">
            <w:r w:rsidRPr="0012666E">
              <w:rPr>
                <w:rStyle w:val="Hyperlink"/>
                <w:rFonts w:ascii="Arial Narrow" w:hAnsi="Arial Narrow" w:cs="Segoe UI"/>
                <w:b/>
                <w:bCs/>
                <w:noProof/>
              </w:rPr>
              <w:t>CHAPTER 1: THE PROBLEM AND ITS BACKGROUND</w:t>
            </w:r>
            <w:r>
              <w:rPr>
                <w:noProof/>
                <w:webHidden/>
              </w:rPr>
              <w:tab/>
            </w:r>
            <w:r>
              <w:rPr>
                <w:noProof/>
                <w:webHidden/>
              </w:rPr>
              <w:fldChar w:fldCharType="begin"/>
            </w:r>
            <w:r>
              <w:rPr>
                <w:noProof/>
                <w:webHidden/>
              </w:rPr>
              <w:instrText xml:space="preserve"> PAGEREF _Toc199771357 \h </w:instrText>
            </w:r>
            <w:r>
              <w:rPr>
                <w:noProof/>
                <w:webHidden/>
              </w:rPr>
            </w:r>
            <w:r>
              <w:rPr>
                <w:noProof/>
                <w:webHidden/>
              </w:rPr>
              <w:fldChar w:fldCharType="separate"/>
            </w:r>
            <w:r w:rsidR="000D288C">
              <w:rPr>
                <w:noProof/>
                <w:webHidden/>
              </w:rPr>
              <w:t>8</w:t>
            </w:r>
            <w:r>
              <w:rPr>
                <w:noProof/>
                <w:webHidden/>
              </w:rPr>
              <w:fldChar w:fldCharType="end"/>
            </w:r>
          </w:hyperlink>
        </w:p>
        <w:p w14:paraId="45AB91EE" w14:textId="657C32EC"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58" w:history="1">
            <w:r w:rsidRPr="0012666E">
              <w:rPr>
                <w:rStyle w:val="Hyperlink"/>
                <w:rFonts w:ascii="Arial Narrow" w:hAnsi="Arial Narrow" w:cs="Segoe UI"/>
                <w:b/>
                <w:noProof/>
              </w:rPr>
              <w:t>1.1</w:t>
            </w:r>
            <w:r>
              <w:rPr>
                <w:rFonts w:cstheme="minorBidi"/>
                <w:noProof/>
                <w:kern w:val="2"/>
                <w:sz w:val="24"/>
                <w:szCs w:val="24"/>
                <w14:ligatures w14:val="standardContextual"/>
              </w:rPr>
              <w:tab/>
            </w:r>
            <w:r w:rsidRPr="0012666E">
              <w:rPr>
                <w:rStyle w:val="Hyperlink"/>
                <w:rFonts w:ascii="Arial Narrow" w:hAnsi="Arial Narrow" w:cs="Segoe UI"/>
                <w:b/>
                <w:noProof/>
              </w:rPr>
              <w:t>Introduction</w:t>
            </w:r>
            <w:r>
              <w:rPr>
                <w:noProof/>
                <w:webHidden/>
              </w:rPr>
              <w:tab/>
            </w:r>
            <w:r>
              <w:rPr>
                <w:noProof/>
                <w:webHidden/>
              </w:rPr>
              <w:fldChar w:fldCharType="begin"/>
            </w:r>
            <w:r>
              <w:rPr>
                <w:noProof/>
                <w:webHidden/>
              </w:rPr>
              <w:instrText xml:space="preserve"> PAGEREF _Toc199771358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620A2828" w14:textId="53911B4E"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61" w:history="1">
            <w:r w:rsidRPr="0012666E">
              <w:rPr>
                <w:rStyle w:val="Hyperlink"/>
                <w:rFonts w:ascii="Arial Narrow" w:hAnsi="Arial Narrow" w:cs="Segoe UI"/>
                <w:b/>
                <w:noProof/>
              </w:rPr>
              <w:t>1.2</w:t>
            </w:r>
            <w:r>
              <w:rPr>
                <w:rFonts w:cstheme="minorBidi"/>
                <w:noProof/>
                <w:kern w:val="2"/>
                <w:sz w:val="24"/>
                <w:szCs w:val="24"/>
                <w14:ligatures w14:val="standardContextual"/>
              </w:rPr>
              <w:tab/>
            </w:r>
            <w:r w:rsidRPr="0012666E">
              <w:rPr>
                <w:rStyle w:val="Hyperlink"/>
                <w:rFonts w:ascii="Arial Narrow" w:hAnsi="Arial Narrow" w:cs="Segoe UI"/>
                <w:b/>
                <w:noProof/>
              </w:rPr>
              <w:t>Statement of the Problem</w:t>
            </w:r>
            <w:r>
              <w:rPr>
                <w:noProof/>
                <w:webHidden/>
              </w:rPr>
              <w:tab/>
            </w:r>
            <w:r>
              <w:rPr>
                <w:noProof/>
                <w:webHidden/>
              </w:rPr>
              <w:fldChar w:fldCharType="begin"/>
            </w:r>
            <w:r>
              <w:rPr>
                <w:noProof/>
                <w:webHidden/>
              </w:rPr>
              <w:instrText xml:space="preserve"> PAGEREF _Toc199771361 \h </w:instrText>
            </w:r>
            <w:r>
              <w:rPr>
                <w:noProof/>
                <w:webHidden/>
              </w:rPr>
            </w:r>
            <w:r>
              <w:rPr>
                <w:noProof/>
                <w:webHidden/>
              </w:rPr>
              <w:fldChar w:fldCharType="separate"/>
            </w:r>
            <w:r w:rsidR="000D288C">
              <w:rPr>
                <w:noProof/>
                <w:webHidden/>
              </w:rPr>
              <w:t>8</w:t>
            </w:r>
            <w:r>
              <w:rPr>
                <w:noProof/>
                <w:webHidden/>
              </w:rPr>
              <w:fldChar w:fldCharType="end"/>
            </w:r>
          </w:hyperlink>
        </w:p>
        <w:p w14:paraId="3AB3786C" w14:textId="78E9D571"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62" w:history="1">
            <w:r w:rsidRPr="0012666E">
              <w:rPr>
                <w:rStyle w:val="Hyperlink"/>
                <w:rFonts w:ascii="Arial Narrow" w:hAnsi="Arial Narrow" w:cs="Segoe UI"/>
                <w:b/>
                <w:noProof/>
              </w:rPr>
              <w:t>1.3</w:t>
            </w:r>
            <w:r>
              <w:rPr>
                <w:rFonts w:cstheme="minorBidi"/>
                <w:noProof/>
                <w:kern w:val="2"/>
                <w:sz w:val="24"/>
                <w:szCs w:val="24"/>
                <w14:ligatures w14:val="standardContextual"/>
              </w:rPr>
              <w:tab/>
            </w:r>
            <w:r w:rsidRPr="0012666E">
              <w:rPr>
                <w:rStyle w:val="Hyperlink"/>
                <w:rFonts w:ascii="Arial Narrow" w:hAnsi="Arial Narrow" w:cs="Segoe UI"/>
                <w:b/>
                <w:noProof/>
              </w:rPr>
              <w:t>Objective of the Study</w:t>
            </w:r>
            <w:r>
              <w:rPr>
                <w:noProof/>
                <w:webHidden/>
              </w:rPr>
              <w:tab/>
            </w:r>
            <w:r>
              <w:rPr>
                <w:noProof/>
                <w:webHidden/>
              </w:rPr>
              <w:fldChar w:fldCharType="begin"/>
            </w:r>
            <w:r>
              <w:rPr>
                <w:noProof/>
                <w:webHidden/>
              </w:rPr>
              <w:instrText xml:space="preserve"> PAGEREF _Toc199771362 \h </w:instrText>
            </w:r>
            <w:r>
              <w:rPr>
                <w:noProof/>
                <w:webHidden/>
              </w:rPr>
            </w:r>
            <w:r>
              <w:rPr>
                <w:noProof/>
                <w:webHidden/>
              </w:rPr>
              <w:fldChar w:fldCharType="separate"/>
            </w:r>
            <w:r w:rsidR="000D288C">
              <w:rPr>
                <w:noProof/>
                <w:webHidden/>
              </w:rPr>
              <w:t>10</w:t>
            </w:r>
            <w:r>
              <w:rPr>
                <w:noProof/>
                <w:webHidden/>
              </w:rPr>
              <w:fldChar w:fldCharType="end"/>
            </w:r>
          </w:hyperlink>
        </w:p>
        <w:p w14:paraId="121FA4AC" w14:textId="612A6344"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63" w:history="1">
            <w:r w:rsidRPr="0012666E">
              <w:rPr>
                <w:rStyle w:val="Hyperlink"/>
                <w:rFonts w:ascii="Arial Narrow" w:hAnsi="Arial Narrow" w:cs="Segoe UI"/>
                <w:b/>
                <w:noProof/>
              </w:rPr>
              <w:t>1.4</w:t>
            </w:r>
            <w:r>
              <w:rPr>
                <w:rFonts w:cstheme="minorBidi"/>
                <w:noProof/>
                <w:kern w:val="2"/>
                <w:sz w:val="24"/>
                <w:szCs w:val="24"/>
                <w14:ligatures w14:val="standardContextual"/>
              </w:rPr>
              <w:tab/>
            </w:r>
            <w:r w:rsidRPr="0012666E">
              <w:rPr>
                <w:rStyle w:val="Hyperlink"/>
                <w:rFonts w:ascii="Arial Narrow" w:hAnsi="Arial Narrow" w:cs="Segoe UI"/>
                <w:b/>
                <w:noProof/>
              </w:rPr>
              <w:t>Significance of the Study</w:t>
            </w:r>
            <w:r>
              <w:rPr>
                <w:noProof/>
                <w:webHidden/>
              </w:rPr>
              <w:tab/>
            </w:r>
            <w:r>
              <w:rPr>
                <w:noProof/>
                <w:webHidden/>
              </w:rPr>
              <w:fldChar w:fldCharType="begin"/>
            </w:r>
            <w:r>
              <w:rPr>
                <w:noProof/>
                <w:webHidden/>
              </w:rPr>
              <w:instrText xml:space="preserve"> PAGEREF _Toc199771363 \h </w:instrText>
            </w:r>
            <w:r>
              <w:rPr>
                <w:noProof/>
                <w:webHidden/>
              </w:rPr>
            </w:r>
            <w:r>
              <w:rPr>
                <w:noProof/>
                <w:webHidden/>
              </w:rPr>
              <w:fldChar w:fldCharType="separate"/>
            </w:r>
            <w:r w:rsidR="000D288C">
              <w:rPr>
                <w:noProof/>
                <w:webHidden/>
              </w:rPr>
              <w:t>11</w:t>
            </w:r>
            <w:r>
              <w:rPr>
                <w:noProof/>
                <w:webHidden/>
              </w:rPr>
              <w:fldChar w:fldCharType="end"/>
            </w:r>
          </w:hyperlink>
        </w:p>
        <w:p w14:paraId="62FD215D" w14:textId="51DF11B5"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64" w:history="1">
            <w:r w:rsidRPr="0012666E">
              <w:rPr>
                <w:rStyle w:val="Hyperlink"/>
                <w:rFonts w:ascii="Arial Narrow" w:hAnsi="Arial Narrow" w:cs="Segoe UI"/>
                <w:b/>
                <w:noProof/>
              </w:rPr>
              <w:t>1.5</w:t>
            </w:r>
            <w:r>
              <w:rPr>
                <w:rFonts w:cstheme="minorBidi"/>
                <w:noProof/>
                <w:kern w:val="2"/>
                <w:sz w:val="24"/>
                <w:szCs w:val="24"/>
                <w14:ligatures w14:val="standardContextual"/>
              </w:rPr>
              <w:tab/>
            </w:r>
            <w:r w:rsidRPr="0012666E">
              <w:rPr>
                <w:rStyle w:val="Hyperlink"/>
                <w:rFonts w:ascii="Arial Narrow" w:hAnsi="Arial Narrow" w:cs="Segoe UI"/>
                <w:b/>
                <w:noProof/>
              </w:rPr>
              <w:t>Scope and Delimitation of the Study</w:t>
            </w:r>
            <w:r>
              <w:rPr>
                <w:noProof/>
                <w:webHidden/>
              </w:rPr>
              <w:tab/>
            </w:r>
            <w:r>
              <w:rPr>
                <w:noProof/>
                <w:webHidden/>
              </w:rPr>
              <w:fldChar w:fldCharType="begin"/>
            </w:r>
            <w:r>
              <w:rPr>
                <w:noProof/>
                <w:webHidden/>
              </w:rPr>
              <w:instrText xml:space="preserve"> PAGEREF _Toc199771364 \h </w:instrText>
            </w:r>
            <w:r>
              <w:rPr>
                <w:noProof/>
                <w:webHidden/>
              </w:rPr>
            </w:r>
            <w:r>
              <w:rPr>
                <w:noProof/>
                <w:webHidden/>
              </w:rPr>
              <w:fldChar w:fldCharType="separate"/>
            </w:r>
            <w:r w:rsidR="000D288C">
              <w:rPr>
                <w:noProof/>
                <w:webHidden/>
              </w:rPr>
              <w:t>12</w:t>
            </w:r>
            <w:r>
              <w:rPr>
                <w:noProof/>
                <w:webHidden/>
              </w:rPr>
              <w:fldChar w:fldCharType="end"/>
            </w:r>
          </w:hyperlink>
        </w:p>
        <w:p w14:paraId="23F5E68C" w14:textId="111C26B1"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65" w:history="1">
            <w:r w:rsidRPr="0012666E">
              <w:rPr>
                <w:rStyle w:val="Hyperlink"/>
                <w:rFonts w:ascii="Arial Narrow" w:hAnsi="Arial Narrow" w:cs="Segoe UI"/>
                <w:b/>
                <w:noProof/>
              </w:rPr>
              <w:t>1.5.1</w:t>
            </w:r>
            <w:r>
              <w:rPr>
                <w:rFonts w:cstheme="minorBidi"/>
                <w:noProof/>
                <w:kern w:val="2"/>
                <w:sz w:val="24"/>
                <w:szCs w:val="24"/>
                <w14:ligatures w14:val="standardContextual"/>
              </w:rPr>
              <w:tab/>
            </w:r>
            <w:r w:rsidRPr="0012666E">
              <w:rPr>
                <w:rStyle w:val="Hyperlink"/>
                <w:rFonts w:ascii="Arial Narrow" w:hAnsi="Arial Narrow" w:cs="Segoe UI"/>
                <w:b/>
                <w:bCs/>
                <w:noProof/>
              </w:rPr>
              <w:t>Scope</w:t>
            </w:r>
            <w:r>
              <w:rPr>
                <w:noProof/>
                <w:webHidden/>
              </w:rPr>
              <w:tab/>
            </w:r>
            <w:r>
              <w:rPr>
                <w:noProof/>
                <w:webHidden/>
              </w:rPr>
              <w:fldChar w:fldCharType="begin"/>
            </w:r>
            <w:r>
              <w:rPr>
                <w:noProof/>
                <w:webHidden/>
              </w:rPr>
              <w:instrText xml:space="preserve"> PAGEREF _Toc199771365 \h </w:instrText>
            </w:r>
            <w:r>
              <w:rPr>
                <w:noProof/>
                <w:webHidden/>
              </w:rPr>
            </w:r>
            <w:r>
              <w:rPr>
                <w:noProof/>
                <w:webHidden/>
              </w:rPr>
              <w:fldChar w:fldCharType="separate"/>
            </w:r>
            <w:r w:rsidR="000D288C">
              <w:rPr>
                <w:noProof/>
                <w:webHidden/>
              </w:rPr>
              <w:t>13</w:t>
            </w:r>
            <w:r>
              <w:rPr>
                <w:noProof/>
                <w:webHidden/>
              </w:rPr>
              <w:fldChar w:fldCharType="end"/>
            </w:r>
          </w:hyperlink>
        </w:p>
        <w:p w14:paraId="2B9A42B5" w14:textId="5D6C9EED"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66" w:history="1">
            <w:r w:rsidRPr="0012666E">
              <w:rPr>
                <w:rStyle w:val="Hyperlink"/>
                <w:rFonts w:ascii="Arial Narrow" w:hAnsi="Arial Narrow" w:cs="Segoe UI"/>
                <w:b/>
                <w:bCs/>
                <w:noProof/>
              </w:rPr>
              <w:t>1.5.2</w:t>
            </w:r>
            <w:r>
              <w:rPr>
                <w:rFonts w:cstheme="minorBidi"/>
                <w:noProof/>
                <w:kern w:val="2"/>
                <w:sz w:val="24"/>
                <w:szCs w:val="24"/>
                <w14:ligatures w14:val="standardContextual"/>
              </w:rPr>
              <w:tab/>
            </w:r>
            <w:r w:rsidRPr="0012666E">
              <w:rPr>
                <w:rStyle w:val="Hyperlink"/>
                <w:rFonts w:ascii="Arial Narrow" w:hAnsi="Arial Narrow" w:cs="Segoe UI"/>
                <w:b/>
                <w:bCs/>
                <w:noProof/>
              </w:rPr>
              <w:t>Delimitation</w:t>
            </w:r>
            <w:r>
              <w:rPr>
                <w:noProof/>
                <w:webHidden/>
              </w:rPr>
              <w:tab/>
            </w:r>
            <w:r>
              <w:rPr>
                <w:noProof/>
                <w:webHidden/>
              </w:rPr>
              <w:fldChar w:fldCharType="begin"/>
            </w:r>
            <w:r>
              <w:rPr>
                <w:noProof/>
                <w:webHidden/>
              </w:rPr>
              <w:instrText xml:space="preserve"> PAGEREF _Toc199771366 \h </w:instrText>
            </w:r>
            <w:r>
              <w:rPr>
                <w:noProof/>
                <w:webHidden/>
              </w:rPr>
            </w:r>
            <w:r>
              <w:rPr>
                <w:noProof/>
                <w:webHidden/>
              </w:rPr>
              <w:fldChar w:fldCharType="separate"/>
            </w:r>
            <w:r w:rsidR="000D288C">
              <w:rPr>
                <w:noProof/>
                <w:webHidden/>
              </w:rPr>
              <w:t>14</w:t>
            </w:r>
            <w:r>
              <w:rPr>
                <w:noProof/>
                <w:webHidden/>
              </w:rPr>
              <w:fldChar w:fldCharType="end"/>
            </w:r>
          </w:hyperlink>
        </w:p>
        <w:p w14:paraId="57FDD5EC" w14:textId="1A55C17F"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67" w:history="1">
            <w:r w:rsidRPr="0012666E">
              <w:rPr>
                <w:rStyle w:val="Hyperlink"/>
                <w:rFonts w:ascii="Arial Narrow" w:hAnsi="Arial Narrow" w:cs="Segoe UI"/>
                <w:b/>
                <w:noProof/>
              </w:rPr>
              <w:t>1.6</w:t>
            </w:r>
            <w:r>
              <w:rPr>
                <w:rFonts w:cstheme="minorBidi"/>
                <w:noProof/>
                <w:kern w:val="2"/>
                <w:sz w:val="24"/>
                <w:szCs w:val="24"/>
                <w14:ligatures w14:val="standardContextual"/>
              </w:rPr>
              <w:tab/>
            </w:r>
            <w:r w:rsidRPr="0012666E">
              <w:rPr>
                <w:rStyle w:val="Hyperlink"/>
                <w:rFonts w:ascii="Arial Narrow" w:hAnsi="Arial Narrow" w:cs="Segoe UI"/>
                <w:b/>
                <w:noProof/>
              </w:rPr>
              <w:t>Definition of Terms</w:t>
            </w:r>
            <w:r>
              <w:rPr>
                <w:noProof/>
                <w:webHidden/>
              </w:rPr>
              <w:tab/>
            </w:r>
            <w:r>
              <w:rPr>
                <w:noProof/>
                <w:webHidden/>
              </w:rPr>
              <w:fldChar w:fldCharType="begin"/>
            </w:r>
            <w:r>
              <w:rPr>
                <w:noProof/>
                <w:webHidden/>
              </w:rPr>
              <w:instrText xml:space="preserve"> PAGEREF _Toc199771367 \h </w:instrText>
            </w:r>
            <w:r>
              <w:rPr>
                <w:noProof/>
                <w:webHidden/>
              </w:rPr>
            </w:r>
            <w:r>
              <w:rPr>
                <w:noProof/>
                <w:webHidden/>
              </w:rPr>
              <w:fldChar w:fldCharType="separate"/>
            </w:r>
            <w:r w:rsidR="000D288C">
              <w:rPr>
                <w:noProof/>
                <w:webHidden/>
              </w:rPr>
              <w:t>14</w:t>
            </w:r>
            <w:r>
              <w:rPr>
                <w:noProof/>
                <w:webHidden/>
              </w:rPr>
              <w:fldChar w:fldCharType="end"/>
            </w:r>
          </w:hyperlink>
        </w:p>
        <w:p w14:paraId="4004931B" w14:textId="26673A69" w:rsidR="00AD1E0F" w:rsidRDefault="00AD1E0F">
          <w:pPr>
            <w:pStyle w:val="TOC1"/>
            <w:rPr>
              <w:rFonts w:cstheme="minorBidi"/>
              <w:noProof/>
              <w:kern w:val="2"/>
              <w:sz w:val="24"/>
              <w:szCs w:val="24"/>
              <w14:ligatures w14:val="standardContextual"/>
            </w:rPr>
          </w:pPr>
          <w:hyperlink w:anchor="_Toc199771368" w:history="1">
            <w:r w:rsidRPr="0012666E">
              <w:rPr>
                <w:rStyle w:val="Hyperlink"/>
                <w:rFonts w:ascii="Arial Narrow" w:hAnsi="Arial Narrow" w:cs="Segoe UI"/>
                <w:b/>
                <w:noProof/>
              </w:rPr>
              <w:t>CHAPTER 2: REVIEW OF LITERATURE AND STATE OF THE ART</w:t>
            </w:r>
            <w:r>
              <w:rPr>
                <w:noProof/>
                <w:webHidden/>
              </w:rPr>
              <w:tab/>
            </w:r>
            <w:r>
              <w:rPr>
                <w:noProof/>
                <w:webHidden/>
              </w:rPr>
              <w:fldChar w:fldCharType="begin"/>
            </w:r>
            <w:r>
              <w:rPr>
                <w:noProof/>
                <w:webHidden/>
              </w:rPr>
              <w:instrText xml:space="preserve"> PAGEREF _Toc199771368 \h </w:instrText>
            </w:r>
            <w:r>
              <w:rPr>
                <w:noProof/>
                <w:webHidden/>
              </w:rPr>
            </w:r>
            <w:r>
              <w:rPr>
                <w:noProof/>
                <w:webHidden/>
              </w:rPr>
              <w:fldChar w:fldCharType="separate"/>
            </w:r>
            <w:r w:rsidR="000D288C">
              <w:rPr>
                <w:noProof/>
                <w:webHidden/>
              </w:rPr>
              <w:t>16</w:t>
            </w:r>
            <w:r>
              <w:rPr>
                <w:noProof/>
                <w:webHidden/>
              </w:rPr>
              <w:fldChar w:fldCharType="end"/>
            </w:r>
          </w:hyperlink>
        </w:p>
        <w:p w14:paraId="0A8C3A85" w14:textId="50139F75"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71" w:history="1">
            <w:r w:rsidRPr="0012666E">
              <w:rPr>
                <w:rStyle w:val="Hyperlink"/>
                <w:rFonts w:ascii="Arial Narrow" w:hAnsi="Arial Narrow" w:cs="Segoe UI"/>
                <w:b/>
                <w:noProof/>
              </w:rPr>
              <w:t>2.1</w:t>
            </w:r>
            <w:r>
              <w:rPr>
                <w:rFonts w:cstheme="minorBidi"/>
                <w:noProof/>
                <w:kern w:val="2"/>
                <w:sz w:val="24"/>
                <w:szCs w:val="24"/>
                <w14:ligatures w14:val="standardContextual"/>
              </w:rPr>
              <w:tab/>
            </w:r>
            <w:r w:rsidRPr="0012666E">
              <w:rPr>
                <w:rStyle w:val="Hyperlink"/>
                <w:rFonts w:ascii="Arial Narrow" w:hAnsi="Arial Narrow" w:cs="Segoe UI"/>
                <w:b/>
                <w:noProof/>
              </w:rPr>
              <w:t>Overview of the Review Process</w:t>
            </w:r>
            <w:r>
              <w:rPr>
                <w:noProof/>
                <w:webHidden/>
              </w:rPr>
              <w:tab/>
            </w:r>
            <w:r>
              <w:rPr>
                <w:noProof/>
                <w:webHidden/>
              </w:rPr>
              <w:fldChar w:fldCharType="begin"/>
            </w:r>
            <w:r>
              <w:rPr>
                <w:noProof/>
                <w:webHidden/>
              </w:rPr>
              <w:instrText xml:space="preserve"> PAGEREF _Toc199771371 \h </w:instrText>
            </w:r>
            <w:r>
              <w:rPr>
                <w:noProof/>
                <w:webHidden/>
              </w:rPr>
            </w:r>
            <w:r>
              <w:rPr>
                <w:noProof/>
                <w:webHidden/>
              </w:rPr>
              <w:fldChar w:fldCharType="separate"/>
            </w:r>
            <w:r w:rsidR="000D288C">
              <w:rPr>
                <w:noProof/>
                <w:webHidden/>
              </w:rPr>
              <w:t>16</w:t>
            </w:r>
            <w:r>
              <w:rPr>
                <w:noProof/>
                <w:webHidden/>
              </w:rPr>
              <w:fldChar w:fldCharType="end"/>
            </w:r>
          </w:hyperlink>
        </w:p>
        <w:p w14:paraId="40ADAD46" w14:textId="7774305E"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72" w:history="1">
            <w:r w:rsidRPr="0012666E">
              <w:rPr>
                <w:rStyle w:val="Hyperlink"/>
                <w:rFonts w:ascii="Arial Narrow" w:hAnsi="Arial Narrow" w:cs="Segoe UI"/>
                <w:b/>
                <w:noProof/>
              </w:rPr>
              <w:t>2.2</w:t>
            </w:r>
            <w:r>
              <w:rPr>
                <w:rFonts w:cstheme="minorBidi"/>
                <w:noProof/>
                <w:kern w:val="2"/>
                <w:sz w:val="24"/>
                <w:szCs w:val="24"/>
                <w14:ligatures w14:val="standardContextual"/>
              </w:rPr>
              <w:tab/>
            </w:r>
            <w:r w:rsidRPr="0012666E">
              <w:rPr>
                <w:rStyle w:val="Hyperlink"/>
                <w:rFonts w:ascii="Arial Narrow" w:hAnsi="Arial Narrow" w:cs="Segoe UI"/>
                <w:b/>
                <w:noProof/>
              </w:rPr>
              <w:t>Review of Related Literature</w:t>
            </w:r>
            <w:r>
              <w:rPr>
                <w:noProof/>
                <w:webHidden/>
              </w:rPr>
              <w:tab/>
            </w:r>
            <w:r>
              <w:rPr>
                <w:noProof/>
                <w:webHidden/>
              </w:rPr>
              <w:fldChar w:fldCharType="begin"/>
            </w:r>
            <w:r>
              <w:rPr>
                <w:noProof/>
                <w:webHidden/>
              </w:rPr>
              <w:instrText xml:space="preserve"> PAGEREF _Toc199771372 \h </w:instrText>
            </w:r>
            <w:r>
              <w:rPr>
                <w:noProof/>
                <w:webHidden/>
              </w:rPr>
            </w:r>
            <w:r>
              <w:rPr>
                <w:noProof/>
                <w:webHidden/>
              </w:rPr>
              <w:fldChar w:fldCharType="separate"/>
            </w:r>
            <w:r w:rsidR="000D288C">
              <w:rPr>
                <w:noProof/>
                <w:webHidden/>
              </w:rPr>
              <w:t>16</w:t>
            </w:r>
            <w:r>
              <w:rPr>
                <w:noProof/>
                <w:webHidden/>
              </w:rPr>
              <w:fldChar w:fldCharType="end"/>
            </w:r>
          </w:hyperlink>
        </w:p>
        <w:p w14:paraId="61DD2FAB" w14:textId="581EBC33"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73" w:history="1">
            <w:r w:rsidRPr="0012666E">
              <w:rPr>
                <w:rStyle w:val="Hyperlink"/>
                <w:rFonts w:ascii="Arial Narrow" w:hAnsi="Arial Narrow" w:cs="Segoe UI"/>
                <w:b/>
                <w:noProof/>
              </w:rPr>
              <w:t>2.3</w:t>
            </w:r>
            <w:r>
              <w:rPr>
                <w:rFonts w:cstheme="minorBidi"/>
                <w:noProof/>
                <w:kern w:val="2"/>
                <w:sz w:val="24"/>
                <w:szCs w:val="24"/>
                <w14:ligatures w14:val="standardContextual"/>
              </w:rPr>
              <w:tab/>
            </w:r>
            <w:r w:rsidRPr="0012666E">
              <w:rPr>
                <w:rStyle w:val="Hyperlink"/>
                <w:rFonts w:ascii="Arial Narrow" w:hAnsi="Arial Narrow" w:cs="Segoe UI"/>
                <w:b/>
                <w:noProof/>
              </w:rPr>
              <w:t>Review of Related Studies</w:t>
            </w:r>
            <w:r>
              <w:rPr>
                <w:noProof/>
                <w:webHidden/>
              </w:rPr>
              <w:tab/>
            </w:r>
            <w:r>
              <w:rPr>
                <w:noProof/>
                <w:webHidden/>
              </w:rPr>
              <w:fldChar w:fldCharType="begin"/>
            </w:r>
            <w:r>
              <w:rPr>
                <w:noProof/>
                <w:webHidden/>
              </w:rPr>
              <w:instrText xml:space="preserve"> PAGEREF _Toc199771373 \h </w:instrText>
            </w:r>
            <w:r>
              <w:rPr>
                <w:noProof/>
                <w:webHidden/>
              </w:rPr>
            </w:r>
            <w:r>
              <w:rPr>
                <w:noProof/>
                <w:webHidden/>
              </w:rPr>
              <w:fldChar w:fldCharType="separate"/>
            </w:r>
            <w:r w:rsidR="000D288C">
              <w:rPr>
                <w:noProof/>
                <w:webHidden/>
              </w:rPr>
              <w:t>19</w:t>
            </w:r>
            <w:r>
              <w:rPr>
                <w:noProof/>
                <w:webHidden/>
              </w:rPr>
              <w:fldChar w:fldCharType="end"/>
            </w:r>
          </w:hyperlink>
        </w:p>
        <w:p w14:paraId="7D7A99C5" w14:textId="25083D77" w:rsidR="00AD1E0F" w:rsidRDefault="00AD1E0F">
          <w:pPr>
            <w:pStyle w:val="TOC2"/>
            <w:tabs>
              <w:tab w:val="right" w:leader="dot" w:pos="8296"/>
            </w:tabs>
            <w:rPr>
              <w:rFonts w:cstheme="minorBidi"/>
              <w:noProof/>
              <w:kern w:val="2"/>
              <w:sz w:val="24"/>
              <w:szCs w:val="24"/>
              <w14:ligatures w14:val="standardContextual"/>
            </w:rPr>
          </w:pPr>
          <w:hyperlink w:anchor="_Toc199771374" w:history="1">
            <w:r w:rsidRPr="0012666E">
              <w:rPr>
                <w:rStyle w:val="Hyperlink"/>
                <w:rFonts w:ascii="Arial Narrow" w:eastAsia="Arial Narrow" w:hAnsi="Arial Narrow"/>
                <w:b/>
                <w:i/>
                <w:iCs/>
                <w:noProof/>
              </w:rPr>
              <w:t>2.3.1 International Studies</w:t>
            </w:r>
            <w:r>
              <w:rPr>
                <w:noProof/>
                <w:webHidden/>
              </w:rPr>
              <w:tab/>
            </w:r>
            <w:r>
              <w:rPr>
                <w:noProof/>
                <w:webHidden/>
              </w:rPr>
              <w:fldChar w:fldCharType="begin"/>
            </w:r>
            <w:r>
              <w:rPr>
                <w:noProof/>
                <w:webHidden/>
              </w:rPr>
              <w:instrText xml:space="preserve"> PAGEREF _Toc199771374 \h </w:instrText>
            </w:r>
            <w:r>
              <w:rPr>
                <w:noProof/>
                <w:webHidden/>
              </w:rPr>
            </w:r>
            <w:r>
              <w:rPr>
                <w:noProof/>
                <w:webHidden/>
              </w:rPr>
              <w:fldChar w:fldCharType="separate"/>
            </w:r>
            <w:r w:rsidR="000D288C">
              <w:rPr>
                <w:noProof/>
                <w:webHidden/>
              </w:rPr>
              <w:t>19</w:t>
            </w:r>
            <w:r>
              <w:rPr>
                <w:noProof/>
                <w:webHidden/>
              </w:rPr>
              <w:fldChar w:fldCharType="end"/>
            </w:r>
          </w:hyperlink>
        </w:p>
        <w:p w14:paraId="636A14EC" w14:textId="29C214FD" w:rsidR="00AD1E0F" w:rsidRDefault="00AD1E0F">
          <w:pPr>
            <w:pStyle w:val="TOC2"/>
            <w:tabs>
              <w:tab w:val="right" w:leader="dot" w:pos="8296"/>
            </w:tabs>
            <w:rPr>
              <w:rFonts w:cstheme="minorBidi"/>
              <w:noProof/>
              <w:kern w:val="2"/>
              <w:sz w:val="24"/>
              <w:szCs w:val="24"/>
              <w14:ligatures w14:val="standardContextual"/>
            </w:rPr>
          </w:pPr>
          <w:hyperlink w:anchor="_Toc199771375" w:history="1">
            <w:r w:rsidRPr="0012666E">
              <w:rPr>
                <w:rStyle w:val="Hyperlink"/>
                <w:rFonts w:ascii="Arial Narrow" w:eastAsia="Arial Narrow" w:hAnsi="Arial Narrow"/>
                <w:b/>
                <w:i/>
                <w:iCs/>
                <w:noProof/>
              </w:rPr>
              <w:t>2.3.2 Local Studies</w:t>
            </w:r>
            <w:r>
              <w:rPr>
                <w:noProof/>
                <w:webHidden/>
              </w:rPr>
              <w:tab/>
            </w:r>
            <w:r>
              <w:rPr>
                <w:noProof/>
                <w:webHidden/>
              </w:rPr>
              <w:fldChar w:fldCharType="begin"/>
            </w:r>
            <w:r>
              <w:rPr>
                <w:noProof/>
                <w:webHidden/>
              </w:rPr>
              <w:instrText xml:space="preserve"> PAGEREF _Toc199771375 \h </w:instrText>
            </w:r>
            <w:r>
              <w:rPr>
                <w:noProof/>
                <w:webHidden/>
              </w:rPr>
            </w:r>
            <w:r>
              <w:rPr>
                <w:noProof/>
                <w:webHidden/>
              </w:rPr>
              <w:fldChar w:fldCharType="separate"/>
            </w:r>
            <w:r w:rsidR="000D288C">
              <w:rPr>
                <w:noProof/>
                <w:webHidden/>
              </w:rPr>
              <w:t>23</w:t>
            </w:r>
            <w:r>
              <w:rPr>
                <w:noProof/>
                <w:webHidden/>
              </w:rPr>
              <w:fldChar w:fldCharType="end"/>
            </w:r>
          </w:hyperlink>
        </w:p>
        <w:p w14:paraId="77B19366" w14:textId="7EC9FAEF"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76" w:history="1">
            <w:r w:rsidRPr="0012666E">
              <w:rPr>
                <w:rStyle w:val="Hyperlink"/>
                <w:rFonts w:ascii="Arial Narrow" w:hAnsi="Arial Narrow" w:cs="Segoe UI"/>
                <w:b/>
                <w:noProof/>
              </w:rPr>
              <w:t>2.4</w:t>
            </w:r>
            <w:r>
              <w:rPr>
                <w:rFonts w:cstheme="minorBidi"/>
                <w:noProof/>
                <w:kern w:val="2"/>
                <w:sz w:val="24"/>
                <w:szCs w:val="24"/>
                <w14:ligatures w14:val="standardContextual"/>
              </w:rPr>
              <w:tab/>
            </w:r>
            <w:r w:rsidRPr="0012666E">
              <w:rPr>
                <w:rStyle w:val="Hyperlink"/>
                <w:rFonts w:ascii="Arial Narrow" w:hAnsi="Arial Narrow" w:cs="Segoe UI"/>
                <w:b/>
                <w:noProof/>
              </w:rPr>
              <w:t>Framework of the Project</w:t>
            </w:r>
            <w:r>
              <w:rPr>
                <w:noProof/>
                <w:webHidden/>
              </w:rPr>
              <w:tab/>
            </w:r>
            <w:r>
              <w:rPr>
                <w:noProof/>
                <w:webHidden/>
              </w:rPr>
              <w:fldChar w:fldCharType="begin"/>
            </w:r>
            <w:r>
              <w:rPr>
                <w:noProof/>
                <w:webHidden/>
              </w:rPr>
              <w:instrText xml:space="preserve"> PAGEREF _Toc199771376 \h </w:instrText>
            </w:r>
            <w:r>
              <w:rPr>
                <w:noProof/>
                <w:webHidden/>
              </w:rPr>
            </w:r>
            <w:r>
              <w:rPr>
                <w:noProof/>
                <w:webHidden/>
              </w:rPr>
              <w:fldChar w:fldCharType="separate"/>
            </w:r>
            <w:r w:rsidR="000D288C">
              <w:rPr>
                <w:noProof/>
                <w:webHidden/>
              </w:rPr>
              <w:t>25</w:t>
            </w:r>
            <w:r>
              <w:rPr>
                <w:noProof/>
                <w:webHidden/>
              </w:rPr>
              <w:fldChar w:fldCharType="end"/>
            </w:r>
          </w:hyperlink>
        </w:p>
        <w:p w14:paraId="72709EF2" w14:textId="6A9279BD"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77" w:history="1">
            <w:r w:rsidRPr="0012666E">
              <w:rPr>
                <w:rStyle w:val="Hyperlink"/>
                <w:rFonts w:ascii="Arial Narrow" w:hAnsi="Arial Narrow" w:cs="Segoe UI"/>
                <w:b/>
                <w:i/>
                <w:iCs/>
                <w:noProof/>
              </w:rPr>
              <w:t>2.4.1</w:t>
            </w:r>
            <w:r>
              <w:rPr>
                <w:rFonts w:cstheme="minorBidi"/>
                <w:noProof/>
                <w:kern w:val="2"/>
                <w:sz w:val="24"/>
                <w:szCs w:val="24"/>
                <w14:ligatures w14:val="standardContextual"/>
              </w:rPr>
              <w:tab/>
            </w:r>
            <w:r w:rsidRPr="0012666E">
              <w:rPr>
                <w:rStyle w:val="Hyperlink"/>
                <w:rFonts w:ascii="Arial Narrow" w:hAnsi="Arial Narrow" w:cs="Segoe UI"/>
                <w:b/>
                <w:i/>
                <w:iCs/>
                <w:noProof/>
              </w:rPr>
              <w:t>Conceptual Framework</w:t>
            </w:r>
            <w:r>
              <w:rPr>
                <w:noProof/>
                <w:webHidden/>
              </w:rPr>
              <w:tab/>
            </w:r>
            <w:r>
              <w:rPr>
                <w:noProof/>
                <w:webHidden/>
              </w:rPr>
              <w:fldChar w:fldCharType="begin"/>
            </w:r>
            <w:r>
              <w:rPr>
                <w:noProof/>
                <w:webHidden/>
              </w:rPr>
              <w:instrText xml:space="preserve"> PAGEREF _Toc199771377 \h </w:instrText>
            </w:r>
            <w:r>
              <w:rPr>
                <w:noProof/>
                <w:webHidden/>
              </w:rPr>
            </w:r>
            <w:r>
              <w:rPr>
                <w:noProof/>
                <w:webHidden/>
              </w:rPr>
              <w:fldChar w:fldCharType="separate"/>
            </w:r>
            <w:r w:rsidR="000D288C">
              <w:rPr>
                <w:noProof/>
                <w:webHidden/>
              </w:rPr>
              <w:t>25</w:t>
            </w:r>
            <w:r>
              <w:rPr>
                <w:noProof/>
                <w:webHidden/>
              </w:rPr>
              <w:fldChar w:fldCharType="end"/>
            </w:r>
          </w:hyperlink>
        </w:p>
        <w:p w14:paraId="658EA385" w14:textId="35AEE0C3"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78" w:history="1">
            <w:r w:rsidRPr="0012666E">
              <w:rPr>
                <w:rStyle w:val="Hyperlink"/>
                <w:rFonts w:ascii="Arial Narrow" w:hAnsi="Arial Narrow" w:cs="Segoe UI"/>
                <w:b/>
                <w:i/>
                <w:iCs/>
                <w:noProof/>
              </w:rPr>
              <w:t>2.4.2</w:t>
            </w:r>
            <w:r>
              <w:rPr>
                <w:rFonts w:cstheme="minorBidi"/>
                <w:noProof/>
                <w:kern w:val="2"/>
                <w:sz w:val="24"/>
                <w:szCs w:val="24"/>
                <w14:ligatures w14:val="standardContextual"/>
              </w:rPr>
              <w:tab/>
            </w:r>
            <w:r w:rsidRPr="0012666E">
              <w:rPr>
                <w:rStyle w:val="Hyperlink"/>
                <w:rFonts w:ascii="Arial Narrow" w:hAnsi="Arial Narrow" w:cs="Segoe UI"/>
                <w:b/>
                <w:i/>
                <w:iCs/>
                <w:noProof/>
              </w:rPr>
              <w:t>Operational Framework</w:t>
            </w:r>
            <w:r>
              <w:rPr>
                <w:noProof/>
                <w:webHidden/>
              </w:rPr>
              <w:tab/>
            </w:r>
            <w:r>
              <w:rPr>
                <w:noProof/>
                <w:webHidden/>
              </w:rPr>
              <w:fldChar w:fldCharType="begin"/>
            </w:r>
            <w:r>
              <w:rPr>
                <w:noProof/>
                <w:webHidden/>
              </w:rPr>
              <w:instrText xml:space="preserve"> PAGEREF _Toc199771378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2C241E07" w14:textId="16C6F18C" w:rsidR="00AD1E0F" w:rsidRDefault="00AD1E0F">
          <w:pPr>
            <w:pStyle w:val="TOC2"/>
            <w:tabs>
              <w:tab w:val="right" w:leader="dot" w:pos="8296"/>
            </w:tabs>
            <w:rPr>
              <w:rFonts w:cstheme="minorBidi"/>
              <w:noProof/>
              <w:kern w:val="2"/>
              <w:sz w:val="24"/>
              <w:szCs w:val="24"/>
              <w14:ligatures w14:val="standardContextual"/>
            </w:rPr>
          </w:pPr>
          <w:hyperlink w:anchor="_Toc199771379" w:history="1">
            <w:r w:rsidRPr="0012666E">
              <w:rPr>
                <w:rStyle w:val="Hyperlink"/>
                <w:rFonts w:ascii="Arial Narrow" w:eastAsia="Arial Narrow" w:hAnsi="Arial Narrow"/>
                <w:b/>
                <w:noProof/>
                <w:lang w:val="en-PH"/>
              </w:rPr>
              <w:t>2.5 Hypothesis of the Study</w:t>
            </w:r>
            <w:r>
              <w:rPr>
                <w:noProof/>
                <w:webHidden/>
              </w:rPr>
              <w:tab/>
            </w:r>
            <w:r>
              <w:rPr>
                <w:noProof/>
                <w:webHidden/>
              </w:rPr>
              <w:fldChar w:fldCharType="begin"/>
            </w:r>
            <w:r>
              <w:rPr>
                <w:noProof/>
                <w:webHidden/>
              </w:rPr>
              <w:instrText xml:space="preserve"> PAGEREF _Toc199771379 \h </w:instrText>
            </w:r>
            <w:r>
              <w:rPr>
                <w:noProof/>
                <w:webHidden/>
              </w:rPr>
            </w:r>
            <w:r>
              <w:rPr>
                <w:noProof/>
                <w:webHidden/>
              </w:rPr>
              <w:fldChar w:fldCharType="separate"/>
            </w:r>
            <w:r w:rsidR="000D288C">
              <w:rPr>
                <w:noProof/>
                <w:webHidden/>
              </w:rPr>
              <w:t>29</w:t>
            </w:r>
            <w:r>
              <w:rPr>
                <w:noProof/>
                <w:webHidden/>
              </w:rPr>
              <w:fldChar w:fldCharType="end"/>
            </w:r>
          </w:hyperlink>
        </w:p>
        <w:p w14:paraId="00A0BDED" w14:textId="060272A9"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80" w:history="1">
            <w:r w:rsidRPr="0012666E">
              <w:rPr>
                <w:rStyle w:val="Hyperlink"/>
                <w:rFonts w:ascii="Arial Narrow" w:eastAsia="Arial Narrow" w:hAnsi="Arial Narrow"/>
                <w:b/>
                <w:i/>
                <w:iCs/>
                <w:noProof/>
                <w:lang w:val="en-PH"/>
              </w:rPr>
              <w:t>2.5.1</w:t>
            </w:r>
            <w:r>
              <w:rPr>
                <w:rFonts w:cstheme="minorBidi"/>
                <w:noProof/>
                <w:kern w:val="2"/>
                <w:sz w:val="24"/>
                <w:szCs w:val="24"/>
                <w14:ligatures w14:val="standardContextual"/>
              </w:rPr>
              <w:tab/>
            </w:r>
            <w:r w:rsidRPr="0012666E">
              <w:rPr>
                <w:rStyle w:val="Hyperlink"/>
                <w:rFonts w:ascii="Arial Narrow" w:eastAsia="Arial Narrow" w:hAnsi="Arial Narrow"/>
                <w:b/>
                <w:i/>
                <w:iCs/>
                <w:noProof/>
                <w:lang w:val="en-PH"/>
              </w:rPr>
              <w:t>Null Hypothesis</w:t>
            </w:r>
            <w:r>
              <w:rPr>
                <w:noProof/>
                <w:webHidden/>
              </w:rPr>
              <w:tab/>
            </w:r>
            <w:r>
              <w:rPr>
                <w:noProof/>
                <w:webHidden/>
              </w:rPr>
              <w:fldChar w:fldCharType="begin"/>
            </w:r>
            <w:r>
              <w:rPr>
                <w:noProof/>
                <w:webHidden/>
              </w:rPr>
              <w:instrText xml:space="preserve"> PAGEREF _Toc199771380 \h </w:instrText>
            </w:r>
            <w:r>
              <w:rPr>
                <w:noProof/>
                <w:webHidden/>
              </w:rPr>
            </w:r>
            <w:r>
              <w:rPr>
                <w:noProof/>
                <w:webHidden/>
              </w:rPr>
              <w:fldChar w:fldCharType="separate"/>
            </w:r>
            <w:r w:rsidR="000D288C">
              <w:rPr>
                <w:noProof/>
                <w:webHidden/>
              </w:rPr>
              <w:t>29</w:t>
            </w:r>
            <w:r>
              <w:rPr>
                <w:noProof/>
                <w:webHidden/>
              </w:rPr>
              <w:fldChar w:fldCharType="end"/>
            </w:r>
          </w:hyperlink>
        </w:p>
        <w:p w14:paraId="31A2D63C" w14:textId="3250DD2A" w:rsidR="00AD1E0F" w:rsidRDefault="00AD1E0F">
          <w:pPr>
            <w:pStyle w:val="TOC2"/>
            <w:tabs>
              <w:tab w:val="right" w:leader="dot" w:pos="8296"/>
            </w:tabs>
            <w:rPr>
              <w:rFonts w:cstheme="minorBidi"/>
              <w:noProof/>
              <w:kern w:val="2"/>
              <w:sz w:val="24"/>
              <w:szCs w:val="24"/>
              <w14:ligatures w14:val="standardContextual"/>
            </w:rPr>
          </w:pPr>
          <w:hyperlink w:anchor="_Toc199771381" w:history="1">
            <w:r w:rsidRPr="0012666E">
              <w:rPr>
                <w:rStyle w:val="Hyperlink"/>
                <w:rFonts w:ascii="Arial Narrow" w:eastAsia="Arial Narrow" w:hAnsi="Arial Narrow"/>
                <w:b/>
                <w:i/>
                <w:iCs/>
                <w:noProof/>
                <w:lang w:val="en-PH"/>
              </w:rPr>
              <w:t>2.5.2 Alternative Hypothesis</w:t>
            </w:r>
            <w:r>
              <w:rPr>
                <w:noProof/>
                <w:webHidden/>
              </w:rPr>
              <w:tab/>
            </w:r>
            <w:r>
              <w:rPr>
                <w:noProof/>
                <w:webHidden/>
              </w:rPr>
              <w:fldChar w:fldCharType="begin"/>
            </w:r>
            <w:r>
              <w:rPr>
                <w:noProof/>
                <w:webHidden/>
              </w:rPr>
              <w:instrText xml:space="preserve"> PAGEREF _Toc199771381 \h </w:instrText>
            </w:r>
            <w:r>
              <w:rPr>
                <w:noProof/>
                <w:webHidden/>
              </w:rPr>
            </w:r>
            <w:r>
              <w:rPr>
                <w:noProof/>
                <w:webHidden/>
              </w:rPr>
              <w:fldChar w:fldCharType="separate"/>
            </w:r>
            <w:r w:rsidR="000D288C">
              <w:rPr>
                <w:noProof/>
                <w:webHidden/>
              </w:rPr>
              <w:t>29</w:t>
            </w:r>
            <w:r>
              <w:rPr>
                <w:noProof/>
                <w:webHidden/>
              </w:rPr>
              <w:fldChar w:fldCharType="end"/>
            </w:r>
          </w:hyperlink>
        </w:p>
        <w:p w14:paraId="4F018AEC" w14:textId="60B94049" w:rsidR="00AD1E0F" w:rsidRDefault="00AD1E0F">
          <w:pPr>
            <w:pStyle w:val="TOC1"/>
            <w:rPr>
              <w:rFonts w:cstheme="minorBidi"/>
              <w:noProof/>
              <w:kern w:val="2"/>
              <w:sz w:val="24"/>
              <w:szCs w:val="24"/>
              <w14:ligatures w14:val="standardContextual"/>
            </w:rPr>
          </w:pPr>
          <w:hyperlink w:anchor="_Toc199771382" w:history="1">
            <w:r w:rsidRPr="0012666E">
              <w:rPr>
                <w:rStyle w:val="Hyperlink"/>
                <w:rFonts w:ascii="Arial Narrow" w:hAnsi="Arial Narrow"/>
                <w:b/>
                <w:bCs/>
                <w:noProof/>
              </w:rPr>
              <w:t>CHAPTER 3: RESEARCH METHODOLOGY</w:t>
            </w:r>
            <w:r>
              <w:rPr>
                <w:noProof/>
                <w:webHidden/>
              </w:rPr>
              <w:tab/>
            </w:r>
            <w:r>
              <w:rPr>
                <w:noProof/>
                <w:webHidden/>
              </w:rPr>
              <w:fldChar w:fldCharType="begin"/>
            </w:r>
            <w:r>
              <w:rPr>
                <w:noProof/>
                <w:webHidden/>
              </w:rPr>
              <w:instrText xml:space="preserve"> PAGEREF _Toc199771382 \h </w:instrText>
            </w:r>
            <w:r>
              <w:rPr>
                <w:noProof/>
                <w:webHidden/>
              </w:rPr>
            </w:r>
            <w:r>
              <w:rPr>
                <w:noProof/>
                <w:webHidden/>
              </w:rPr>
              <w:fldChar w:fldCharType="separate"/>
            </w:r>
            <w:r w:rsidR="000D288C">
              <w:rPr>
                <w:noProof/>
                <w:webHidden/>
              </w:rPr>
              <w:t>30</w:t>
            </w:r>
            <w:r>
              <w:rPr>
                <w:noProof/>
                <w:webHidden/>
              </w:rPr>
              <w:fldChar w:fldCharType="end"/>
            </w:r>
          </w:hyperlink>
        </w:p>
        <w:p w14:paraId="093B5DE3" w14:textId="73FA9439"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86" w:history="1">
            <w:r w:rsidRPr="0012666E">
              <w:rPr>
                <w:rStyle w:val="Hyperlink"/>
                <w:rFonts w:ascii="Arial Narrow" w:hAnsi="Arial Narrow" w:cs="Segoe UI"/>
                <w:b/>
                <w:noProof/>
              </w:rPr>
              <w:t>3.1</w:t>
            </w:r>
            <w:r>
              <w:rPr>
                <w:rFonts w:cstheme="minorBidi"/>
                <w:noProof/>
                <w:kern w:val="2"/>
                <w:sz w:val="24"/>
                <w:szCs w:val="24"/>
                <w14:ligatures w14:val="standardContextual"/>
              </w:rPr>
              <w:tab/>
            </w:r>
            <w:r w:rsidRPr="0012666E">
              <w:rPr>
                <w:rStyle w:val="Hyperlink"/>
                <w:rFonts w:ascii="Arial Narrow" w:hAnsi="Arial Narrow" w:cs="Segoe UI"/>
                <w:b/>
                <w:noProof/>
              </w:rPr>
              <w:t>Population of the Study</w:t>
            </w:r>
            <w:r>
              <w:rPr>
                <w:noProof/>
                <w:webHidden/>
              </w:rPr>
              <w:tab/>
            </w:r>
            <w:r>
              <w:rPr>
                <w:noProof/>
                <w:webHidden/>
              </w:rPr>
              <w:fldChar w:fldCharType="begin"/>
            </w:r>
            <w:r>
              <w:rPr>
                <w:noProof/>
                <w:webHidden/>
              </w:rPr>
              <w:instrText xml:space="preserve"> PAGEREF _Toc199771386 \h </w:instrText>
            </w:r>
            <w:r>
              <w:rPr>
                <w:noProof/>
                <w:webHidden/>
              </w:rPr>
            </w:r>
            <w:r>
              <w:rPr>
                <w:noProof/>
                <w:webHidden/>
              </w:rPr>
              <w:fldChar w:fldCharType="separate"/>
            </w:r>
            <w:r w:rsidR="000D288C">
              <w:rPr>
                <w:noProof/>
                <w:webHidden/>
              </w:rPr>
              <w:t>30</w:t>
            </w:r>
            <w:r>
              <w:rPr>
                <w:noProof/>
                <w:webHidden/>
              </w:rPr>
              <w:fldChar w:fldCharType="end"/>
            </w:r>
          </w:hyperlink>
        </w:p>
        <w:p w14:paraId="458D76AD" w14:textId="1FC04F8C" w:rsidR="00AD1E0F" w:rsidRDefault="00AD1E0F">
          <w:pPr>
            <w:pStyle w:val="TOC2"/>
            <w:tabs>
              <w:tab w:val="left" w:pos="960"/>
              <w:tab w:val="right" w:leader="dot" w:pos="8296"/>
            </w:tabs>
            <w:rPr>
              <w:rFonts w:cstheme="minorBidi"/>
              <w:noProof/>
              <w:kern w:val="2"/>
              <w:sz w:val="24"/>
              <w:szCs w:val="24"/>
              <w14:ligatures w14:val="standardContextual"/>
            </w:rPr>
          </w:pPr>
          <w:hyperlink w:anchor="_Toc199771387" w:history="1">
            <w:r w:rsidRPr="0012666E">
              <w:rPr>
                <w:rStyle w:val="Hyperlink"/>
                <w:rFonts w:ascii="Arial Narrow" w:hAnsi="Arial Narrow" w:cs="Segoe UI"/>
                <w:b/>
                <w:i/>
                <w:iCs/>
                <w:noProof/>
              </w:rPr>
              <w:t>3.1.1</w:t>
            </w:r>
            <w:r>
              <w:rPr>
                <w:rFonts w:cstheme="minorBidi"/>
                <w:noProof/>
                <w:kern w:val="2"/>
                <w:sz w:val="24"/>
                <w:szCs w:val="24"/>
                <w14:ligatures w14:val="standardContextual"/>
              </w:rPr>
              <w:tab/>
            </w:r>
            <w:r w:rsidRPr="0012666E">
              <w:rPr>
                <w:rStyle w:val="Hyperlink"/>
                <w:rFonts w:ascii="Arial Narrow" w:hAnsi="Arial Narrow" w:cs="Segoe UI"/>
                <w:b/>
                <w:i/>
                <w:iCs/>
                <w:noProof/>
              </w:rPr>
              <w:t>Design Requirements and Specifications</w:t>
            </w:r>
            <w:r>
              <w:rPr>
                <w:noProof/>
                <w:webHidden/>
              </w:rPr>
              <w:tab/>
            </w:r>
            <w:r>
              <w:rPr>
                <w:noProof/>
                <w:webHidden/>
              </w:rPr>
              <w:fldChar w:fldCharType="begin"/>
            </w:r>
            <w:r>
              <w:rPr>
                <w:noProof/>
                <w:webHidden/>
              </w:rPr>
              <w:instrText xml:space="preserve"> PAGEREF _Toc199771387 \h </w:instrText>
            </w:r>
            <w:r>
              <w:rPr>
                <w:noProof/>
                <w:webHidden/>
              </w:rPr>
            </w:r>
            <w:r>
              <w:rPr>
                <w:noProof/>
                <w:webHidden/>
              </w:rPr>
              <w:fldChar w:fldCharType="separate"/>
            </w:r>
            <w:r w:rsidR="000D288C">
              <w:rPr>
                <w:noProof/>
                <w:webHidden/>
              </w:rPr>
              <w:t>30</w:t>
            </w:r>
            <w:r>
              <w:rPr>
                <w:noProof/>
                <w:webHidden/>
              </w:rPr>
              <w:fldChar w:fldCharType="end"/>
            </w:r>
          </w:hyperlink>
        </w:p>
        <w:p w14:paraId="5F0EA0F0" w14:textId="5420FC5F"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88" w:history="1">
            <w:r w:rsidRPr="0012666E">
              <w:rPr>
                <w:rStyle w:val="Hyperlink"/>
                <w:rFonts w:ascii="Arial Narrow" w:hAnsi="Arial Narrow" w:cs="Segoe UI"/>
                <w:b/>
                <w:noProof/>
              </w:rPr>
              <w:t>3.2</w:t>
            </w:r>
            <w:r>
              <w:rPr>
                <w:rFonts w:cstheme="minorBidi"/>
                <w:noProof/>
                <w:kern w:val="2"/>
                <w:sz w:val="24"/>
                <w:szCs w:val="24"/>
                <w14:ligatures w14:val="standardContextual"/>
              </w:rPr>
              <w:tab/>
            </w:r>
            <w:r w:rsidRPr="0012666E">
              <w:rPr>
                <w:rStyle w:val="Hyperlink"/>
                <w:rFonts w:ascii="Arial Narrow" w:hAnsi="Arial Narrow" w:cs="Segoe UI"/>
                <w:b/>
                <w:noProof/>
              </w:rPr>
              <w:t>Methods and Techniques of the Study</w:t>
            </w:r>
            <w:r>
              <w:rPr>
                <w:noProof/>
                <w:webHidden/>
              </w:rPr>
              <w:tab/>
            </w:r>
            <w:r>
              <w:rPr>
                <w:noProof/>
                <w:webHidden/>
              </w:rPr>
              <w:fldChar w:fldCharType="begin"/>
            </w:r>
            <w:r>
              <w:rPr>
                <w:noProof/>
                <w:webHidden/>
              </w:rPr>
              <w:instrText xml:space="preserve"> PAGEREF _Toc199771388 \h </w:instrText>
            </w:r>
            <w:r>
              <w:rPr>
                <w:noProof/>
                <w:webHidden/>
              </w:rPr>
            </w:r>
            <w:r>
              <w:rPr>
                <w:noProof/>
                <w:webHidden/>
              </w:rPr>
              <w:fldChar w:fldCharType="separate"/>
            </w:r>
            <w:r w:rsidR="000D288C">
              <w:rPr>
                <w:noProof/>
                <w:webHidden/>
              </w:rPr>
              <w:t>31</w:t>
            </w:r>
            <w:r>
              <w:rPr>
                <w:noProof/>
                <w:webHidden/>
              </w:rPr>
              <w:fldChar w:fldCharType="end"/>
            </w:r>
          </w:hyperlink>
        </w:p>
        <w:p w14:paraId="4F410C13" w14:textId="681E0639"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89" w:history="1">
            <w:r w:rsidRPr="0012666E">
              <w:rPr>
                <w:rStyle w:val="Hyperlink"/>
                <w:rFonts w:ascii="Arial Narrow" w:hAnsi="Arial Narrow" w:cs="Segoe UI"/>
                <w:b/>
                <w:noProof/>
              </w:rPr>
              <w:t>3.3</w:t>
            </w:r>
            <w:r>
              <w:rPr>
                <w:rFonts w:cstheme="minorBidi"/>
                <w:noProof/>
                <w:kern w:val="2"/>
                <w:sz w:val="24"/>
                <w:szCs w:val="24"/>
                <w14:ligatures w14:val="standardContextual"/>
              </w:rPr>
              <w:tab/>
            </w:r>
            <w:r w:rsidRPr="0012666E">
              <w:rPr>
                <w:rStyle w:val="Hyperlink"/>
                <w:rFonts w:ascii="Arial Narrow" w:hAnsi="Arial Narrow" w:cs="Segoe UI"/>
                <w:b/>
                <w:noProof/>
              </w:rPr>
              <w:t>Research Instrument</w:t>
            </w:r>
            <w:r>
              <w:rPr>
                <w:noProof/>
                <w:webHidden/>
              </w:rPr>
              <w:tab/>
            </w:r>
            <w:r>
              <w:rPr>
                <w:noProof/>
                <w:webHidden/>
              </w:rPr>
              <w:fldChar w:fldCharType="begin"/>
            </w:r>
            <w:r>
              <w:rPr>
                <w:noProof/>
                <w:webHidden/>
              </w:rPr>
              <w:instrText xml:space="preserve"> PAGEREF _Toc199771389 \h </w:instrText>
            </w:r>
            <w:r>
              <w:rPr>
                <w:noProof/>
                <w:webHidden/>
              </w:rPr>
            </w:r>
            <w:r>
              <w:rPr>
                <w:noProof/>
                <w:webHidden/>
              </w:rPr>
              <w:fldChar w:fldCharType="separate"/>
            </w:r>
            <w:r w:rsidR="000D288C">
              <w:rPr>
                <w:noProof/>
                <w:webHidden/>
              </w:rPr>
              <w:t>34</w:t>
            </w:r>
            <w:r>
              <w:rPr>
                <w:noProof/>
                <w:webHidden/>
              </w:rPr>
              <w:fldChar w:fldCharType="end"/>
            </w:r>
          </w:hyperlink>
        </w:p>
        <w:p w14:paraId="0D791C88" w14:textId="065D6CE4"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90" w:history="1">
            <w:r w:rsidRPr="0012666E">
              <w:rPr>
                <w:rStyle w:val="Hyperlink"/>
                <w:rFonts w:ascii="Arial Narrow" w:hAnsi="Arial Narrow" w:cs="Segoe UI"/>
                <w:b/>
                <w:noProof/>
              </w:rPr>
              <w:t>3.4</w:t>
            </w:r>
            <w:r>
              <w:rPr>
                <w:rFonts w:cstheme="minorBidi"/>
                <w:noProof/>
                <w:kern w:val="2"/>
                <w:sz w:val="24"/>
                <w:szCs w:val="24"/>
                <w14:ligatures w14:val="standardContextual"/>
              </w:rPr>
              <w:tab/>
            </w:r>
            <w:r w:rsidRPr="0012666E">
              <w:rPr>
                <w:rStyle w:val="Hyperlink"/>
                <w:rFonts w:ascii="Arial Narrow" w:hAnsi="Arial Narrow" w:cs="Segoe UI"/>
                <w:b/>
                <w:noProof/>
              </w:rPr>
              <w:t>Data Gathering Procedure</w:t>
            </w:r>
            <w:r>
              <w:rPr>
                <w:noProof/>
                <w:webHidden/>
              </w:rPr>
              <w:tab/>
            </w:r>
            <w:r>
              <w:rPr>
                <w:noProof/>
                <w:webHidden/>
              </w:rPr>
              <w:fldChar w:fldCharType="begin"/>
            </w:r>
            <w:r>
              <w:rPr>
                <w:noProof/>
                <w:webHidden/>
              </w:rPr>
              <w:instrText xml:space="preserve"> PAGEREF _Toc199771390 \h </w:instrText>
            </w:r>
            <w:r>
              <w:rPr>
                <w:noProof/>
                <w:webHidden/>
              </w:rPr>
            </w:r>
            <w:r>
              <w:rPr>
                <w:noProof/>
                <w:webHidden/>
              </w:rPr>
              <w:fldChar w:fldCharType="separate"/>
            </w:r>
            <w:r w:rsidR="000D288C">
              <w:rPr>
                <w:noProof/>
                <w:webHidden/>
              </w:rPr>
              <w:t>34</w:t>
            </w:r>
            <w:r>
              <w:rPr>
                <w:noProof/>
                <w:webHidden/>
              </w:rPr>
              <w:fldChar w:fldCharType="end"/>
            </w:r>
          </w:hyperlink>
        </w:p>
        <w:p w14:paraId="7A4848E5" w14:textId="7E73599F"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91" w:history="1">
            <w:r w:rsidRPr="0012666E">
              <w:rPr>
                <w:rStyle w:val="Hyperlink"/>
                <w:rFonts w:ascii="Arial Narrow" w:hAnsi="Arial Narrow" w:cs="Segoe UI"/>
                <w:b/>
                <w:noProof/>
              </w:rPr>
              <w:t>3.5</w:t>
            </w:r>
            <w:r>
              <w:rPr>
                <w:rFonts w:cstheme="minorBidi"/>
                <w:noProof/>
                <w:kern w:val="2"/>
                <w:sz w:val="24"/>
                <w:szCs w:val="24"/>
                <w14:ligatures w14:val="standardContextual"/>
              </w:rPr>
              <w:tab/>
            </w:r>
            <w:r w:rsidRPr="0012666E">
              <w:rPr>
                <w:rStyle w:val="Hyperlink"/>
                <w:rFonts w:ascii="Arial Narrow" w:hAnsi="Arial Narrow" w:cs="Segoe UI"/>
                <w:b/>
                <w:noProof/>
              </w:rPr>
              <w:t>Data Processing and Statistical Treatment</w:t>
            </w:r>
            <w:r>
              <w:rPr>
                <w:noProof/>
                <w:webHidden/>
              </w:rPr>
              <w:tab/>
            </w:r>
            <w:r>
              <w:rPr>
                <w:noProof/>
                <w:webHidden/>
              </w:rPr>
              <w:fldChar w:fldCharType="begin"/>
            </w:r>
            <w:r>
              <w:rPr>
                <w:noProof/>
                <w:webHidden/>
              </w:rPr>
              <w:instrText xml:space="preserve"> PAGEREF _Toc199771391 \h </w:instrText>
            </w:r>
            <w:r>
              <w:rPr>
                <w:noProof/>
                <w:webHidden/>
              </w:rPr>
            </w:r>
            <w:r>
              <w:rPr>
                <w:noProof/>
                <w:webHidden/>
              </w:rPr>
              <w:fldChar w:fldCharType="separate"/>
            </w:r>
            <w:r w:rsidR="000D288C">
              <w:rPr>
                <w:noProof/>
                <w:webHidden/>
              </w:rPr>
              <w:t>35</w:t>
            </w:r>
            <w:r>
              <w:rPr>
                <w:noProof/>
                <w:webHidden/>
              </w:rPr>
              <w:fldChar w:fldCharType="end"/>
            </w:r>
          </w:hyperlink>
        </w:p>
        <w:p w14:paraId="422181F0" w14:textId="47979890"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392" w:history="1">
            <w:r w:rsidRPr="0012666E">
              <w:rPr>
                <w:rStyle w:val="Hyperlink"/>
                <w:rFonts w:ascii="Arial Narrow" w:hAnsi="Arial Narrow" w:cs="Segoe UI"/>
                <w:b/>
                <w:noProof/>
              </w:rPr>
              <w:t>3.6</w:t>
            </w:r>
            <w:r>
              <w:rPr>
                <w:rFonts w:cstheme="minorBidi"/>
                <w:noProof/>
                <w:kern w:val="2"/>
                <w:sz w:val="24"/>
                <w:szCs w:val="24"/>
                <w14:ligatures w14:val="standardContextual"/>
              </w:rPr>
              <w:tab/>
            </w:r>
            <w:r w:rsidRPr="0012666E">
              <w:rPr>
                <w:rStyle w:val="Hyperlink"/>
                <w:rFonts w:ascii="Arial Narrow" w:hAnsi="Arial Narrow" w:cs="Segoe UI"/>
                <w:b/>
                <w:noProof/>
              </w:rPr>
              <w:t>Project Management Plan</w:t>
            </w:r>
            <w:r>
              <w:rPr>
                <w:noProof/>
                <w:webHidden/>
              </w:rPr>
              <w:tab/>
            </w:r>
            <w:r>
              <w:rPr>
                <w:noProof/>
                <w:webHidden/>
              </w:rPr>
              <w:fldChar w:fldCharType="begin"/>
            </w:r>
            <w:r>
              <w:rPr>
                <w:noProof/>
                <w:webHidden/>
              </w:rPr>
              <w:instrText xml:space="preserve"> PAGEREF _Toc199771392 \h </w:instrText>
            </w:r>
            <w:r>
              <w:rPr>
                <w:noProof/>
                <w:webHidden/>
              </w:rPr>
            </w:r>
            <w:r>
              <w:rPr>
                <w:noProof/>
                <w:webHidden/>
              </w:rPr>
              <w:fldChar w:fldCharType="separate"/>
            </w:r>
            <w:r w:rsidR="000D288C">
              <w:rPr>
                <w:noProof/>
                <w:webHidden/>
              </w:rPr>
              <w:t>36</w:t>
            </w:r>
            <w:r>
              <w:rPr>
                <w:noProof/>
                <w:webHidden/>
              </w:rPr>
              <w:fldChar w:fldCharType="end"/>
            </w:r>
          </w:hyperlink>
        </w:p>
        <w:p w14:paraId="1A829AB3" w14:textId="1CA85206" w:rsidR="00AD1E0F" w:rsidRDefault="00AD1E0F">
          <w:pPr>
            <w:pStyle w:val="TOC1"/>
            <w:rPr>
              <w:rFonts w:cstheme="minorBidi"/>
              <w:noProof/>
              <w:kern w:val="2"/>
              <w:sz w:val="24"/>
              <w:szCs w:val="24"/>
              <w14:ligatures w14:val="standardContextual"/>
            </w:rPr>
          </w:pPr>
          <w:hyperlink w:anchor="_Toc199771393" w:history="1">
            <w:r w:rsidRPr="0012666E">
              <w:rPr>
                <w:rStyle w:val="Hyperlink"/>
                <w:rFonts w:ascii="Arial Narrow" w:eastAsia="Arial Narrow" w:hAnsi="Arial Narrow" w:cs="Arial Narrow"/>
                <w:b/>
                <w:bCs/>
                <w:noProof/>
              </w:rPr>
              <w:t>CHAPTER 4: DESIGN RESULTS AND DISCUSSION</w:t>
            </w:r>
            <w:r>
              <w:rPr>
                <w:noProof/>
                <w:webHidden/>
              </w:rPr>
              <w:tab/>
            </w:r>
            <w:r>
              <w:rPr>
                <w:noProof/>
                <w:webHidden/>
              </w:rPr>
              <w:fldChar w:fldCharType="begin"/>
            </w:r>
            <w:r>
              <w:rPr>
                <w:noProof/>
                <w:webHidden/>
              </w:rPr>
              <w:instrText xml:space="preserve"> PAGEREF _Toc199771393 \h </w:instrText>
            </w:r>
            <w:r>
              <w:rPr>
                <w:noProof/>
                <w:webHidden/>
              </w:rPr>
            </w:r>
            <w:r>
              <w:rPr>
                <w:noProof/>
                <w:webHidden/>
              </w:rPr>
              <w:fldChar w:fldCharType="separate"/>
            </w:r>
            <w:r w:rsidR="000D288C">
              <w:rPr>
                <w:noProof/>
                <w:webHidden/>
              </w:rPr>
              <w:t>38</w:t>
            </w:r>
            <w:r>
              <w:rPr>
                <w:noProof/>
                <w:webHidden/>
              </w:rPr>
              <w:fldChar w:fldCharType="end"/>
            </w:r>
          </w:hyperlink>
        </w:p>
        <w:p w14:paraId="1F757595" w14:textId="67620B7C" w:rsidR="00AD1E0F" w:rsidRDefault="00AD1E0F">
          <w:pPr>
            <w:pStyle w:val="TOC2"/>
            <w:tabs>
              <w:tab w:val="right" w:leader="dot" w:pos="8296"/>
            </w:tabs>
            <w:rPr>
              <w:rFonts w:cstheme="minorBidi"/>
              <w:noProof/>
              <w:kern w:val="2"/>
              <w:sz w:val="24"/>
              <w:szCs w:val="24"/>
              <w14:ligatures w14:val="standardContextual"/>
            </w:rPr>
          </w:pPr>
          <w:hyperlink w:anchor="_Toc199771394" w:history="1">
            <w:r w:rsidRPr="0012666E">
              <w:rPr>
                <w:rStyle w:val="Hyperlink"/>
                <w:rFonts w:ascii="Arial Narrow" w:eastAsia="Arial Narrow" w:hAnsi="Arial Narrow"/>
                <w:b/>
                <w:bCs/>
                <w:noProof/>
              </w:rPr>
              <w:t>4.1 Result of Project Development and Implementation</w:t>
            </w:r>
            <w:r>
              <w:rPr>
                <w:noProof/>
                <w:webHidden/>
              </w:rPr>
              <w:tab/>
            </w:r>
            <w:r>
              <w:rPr>
                <w:noProof/>
                <w:webHidden/>
              </w:rPr>
              <w:fldChar w:fldCharType="begin"/>
            </w:r>
            <w:r>
              <w:rPr>
                <w:noProof/>
                <w:webHidden/>
              </w:rPr>
              <w:instrText xml:space="preserve"> PAGEREF _Toc199771394 \h </w:instrText>
            </w:r>
            <w:r>
              <w:rPr>
                <w:noProof/>
                <w:webHidden/>
              </w:rPr>
            </w:r>
            <w:r>
              <w:rPr>
                <w:noProof/>
                <w:webHidden/>
              </w:rPr>
              <w:fldChar w:fldCharType="separate"/>
            </w:r>
            <w:r w:rsidR="000D288C">
              <w:rPr>
                <w:noProof/>
                <w:webHidden/>
              </w:rPr>
              <w:t>39</w:t>
            </w:r>
            <w:r>
              <w:rPr>
                <w:noProof/>
                <w:webHidden/>
              </w:rPr>
              <w:fldChar w:fldCharType="end"/>
            </w:r>
          </w:hyperlink>
        </w:p>
        <w:p w14:paraId="782CA393" w14:textId="65EA3C49" w:rsidR="00AD1E0F" w:rsidRDefault="00AD1E0F">
          <w:pPr>
            <w:pStyle w:val="TOC3"/>
            <w:tabs>
              <w:tab w:val="right" w:leader="dot" w:pos="8296"/>
            </w:tabs>
            <w:rPr>
              <w:rFonts w:cstheme="minorBidi"/>
              <w:noProof/>
              <w:kern w:val="2"/>
              <w:sz w:val="24"/>
              <w:szCs w:val="24"/>
              <w14:ligatures w14:val="standardContextual"/>
            </w:rPr>
          </w:pPr>
          <w:hyperlink w:anchor="_Toc199771395" w:history="1">
            <w:r w:rsidRPr="0012666E">
              <w:rPr>
                <w:rStyle w:val="Hyperlink"/>
                <w:rFonts w:ascii="Arial Narrow" w:hAnsi="Arial Narrow"/>
                <w:b/>
                <w:bCs/>
                <w:i/>
                <w:iCs/>
                <w:noProof/>
              </w:rPr>
              <w:t>4.1.1 E-Book Reading Device Full Model</w:t>
            </w:r>
            <w:r>
              <w:rPr>
                <w:noProof/>
                <w:webHidden/>
              </w:rPr>
              <w:tab/>
            </w:r>
            <w:r>
              <w:rPr>
                <w:noProof/>
                <w:webHidden/>
              </w:rPr>
              <w:fldChar w:fldCharType="begin"/>
            </w:r>
            <w:r>
              <w:rPr>
                <w:noProof/>
                <w:webHidden/>
              </w:rPr>
              <w:instrText xml:space="preserve"> PAGEREF _Toc199771395 \h </w:instrText>
            </w:r>
            <w:r>
              <w:rPr>
                <w:noProof/>
                <w:webHidden/>
              </w:rPr>
            </w:r>
            <w:r>
              <w:rPr>
                <w:noProof/>
                <w:webHidden/>
              </w:rPr>
              <w:fldChar w:fldCharType="separate"/>
            </w:r>
            <w:r w:rsidR="000D288C">
              <w:rPr>
                <w:noProof/>
                <w:webHidden/>
              </w:rPr>
              <w:t>39</w:t>
            </w:r>
            <w:r>
              <w:rPr>
                <w:noProof/>
                <w:webHidden/>
              </w:rPr>
              <w:fldChar w:fldCharType="end"/>
            </w:r>
          </w:hyperlink>
        </w:p>
        <w:p w14:paraId="638C456C" w14:textId="2FFC15F6" w:rsidR="00AD1E0F" w:rsidRDefault="00AD1E0F">
          <w:pPr>
            <w:pStyle w:val="TOC3"/>
            <w:tabs>
              <w:tab w:val="right" w:leader="dot" w:pos="8296"/>
            </w:tabs>
            <w:rPr>
              <w:rFonts w:cstheme="minorBidi"/>
              <w:noProof/>
              <w:kern w:val="2"/>
              <w:sz w:val="24"/>
              <w:szCs w:val="24"/>
              <w14:ligatures w14:val="standardContextual"/>
            </w:rPr>
          </w:pPr>
          <w:hyperlink w:anchor="_Toc199771396" w:history="1">
            <w:r w:rsidRPr="0012666E">
              <w:rPr>
                <w:rStyle w:val="Hyperlink"/>
                <w:rFonts w:ascii="Arial Narrow" w:hAnsi="Arial Narrow"/>
                <w:b/>
                <w:bCs/>
                <w:i/>
                <w:iCs/>
                <w:noProof/>
              </w:rPr>
              <w:t>4.1.2 System Architecture of EMCER</w:t>
            </w:r>
            <w:r>
              <w:rPr>
                <w:noProof/>
                <w:webHidden/>
              </w:rPr>
              <w:tab/>
            </w:r>
            <w:r>
              <w:rPr>
                <w:noProof/>
                <w:webHidden/>
              </w:rPr>
              <w:fldChar w:fldCharType="begin"/>
            </w:r>
            <w:r>
              <w:rPr>
                <w:noProof/>
                <w:webHidden/>
              </w:rPr>
              <w:instrText xml:space="preserve"> PAGEREF _Toc199771396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1750265D" w14:textId="4E79F4EB" w:rsidR="00AD1E0F" w:rsidRDefault="00AD1E0F">
          <w:pPr>
            <w:pStyle w:val="TOC3"/>
            <w:tabs>
              <w:tab w:val="right" w:leader="dot" w:pos="8296"/>
            </w:tabs>
            <w:rPr>
              <w:rFonts w:cstheme="minorBidi"/>
              <w:noProof/>
              <w:kern w:val="2"/>
              <w:sz w:val="24"/>
              <w:szCs w:val="24"/>
              <w14:ligatures w14:val="standardContextual"/>
            </w:rPr>
          </w:pPr>
          <w:hyperlink w:anchor="_Toc199771397" w:history="1">
            <w:r w:rsidRPr="0012666E">
              <w:rPr>
                <w:rStyle w:val="Hyperlink"/>
                <w:rFonts w:ascii="Arial Narrow" w:hAnsi="Arial Narrow"/>
                <w:b/>
                <w:bCs/>
                <w:i/>
                <w:iCs/>
                <w:noProof/>
              </w:rPr>
              <w:t>4.1.3 Flowchart of the System</w:t>
            </w:r>
            <w:r>
              <w:rPr>
                <w:noProof/>
                <w:webHidden/>
              </w:rPr>
              <w:tab/>
            </w:r>
            <w:r>
              <w:rPr>
                <w:noProof/>
                <w:webHidden/>
              </w:rPr>
              <w:fldChar w:fldCharType="begin"/>
            </w:r>
            <w:r>
              <w:rPr>
                <w:noProof/>
                <w:webHidden/>
              </w:rPr>
              <w:instrText xml:space="preserve"> PAGEREF _Toc199771397 \h </w:instrText>
            </w:r>
            <w:r>
              <w:rPr>
                <w:noProof/>
                <w:webHidden/>
              </w:rPr>
            </w:r>
            <w:r>
              <w:rPr>
                <w:noProof/>
                <w:webHidden/>
              </w:rPr>
              <w:fldChar w:fldCharType="separate"/>
            </w:r>
            <w:r w:rsidR="000D288C">
              <w:rPr>
                <w:noProof/>
                <w:webHidden/>
              </w:rPr>
              <w:t>40</w:t>
            </w:r>
            <w:r>
              <w:rPr>
                <w:noProof/>
                <w:webHidden/>
              </w:rPr>
              <w:fldChar w:fldCharType="end"/>
            </w:r>
          </w:hyperlink>
        </w:p>
        <w:p w14:paraId="78DC875D" w14:textId="544E43C0" w:rsidR="00AD1E0F" w:rsidRDefault="00AD1E0F">
          <w:pPr>
            <w:pStyle w:val="TOC3"/>
            <w:tabs>
              <w:tab w:val="right" w:leader="dot" w:pos="8296"/>
            </w:tabs>
            <w:rPr>
              <w:rFonts w:cstheme="minorBidi"/>
              <w:noProof/>
              <w:kern w:val="2"/>
              <w:sz w:val="24"/>
              <w:szCs w:val="24"/>
              <w14:ligatures w14:val="standardContextual"/>
            </w:rPr>
          </w:pPr>
          <w:hyperlink w:anchor="_Toc199771398" w:history="1">
            <w:r w:rsidRPr="0012666E">
              <w:rPr>
                <w:rStyle w:val="Hyperlink"/>
                <w:rFonts w:ascii="Arial Narrow" w:hAnsi="Arial Narrow"/>
                <w:b/>
                <w:bCs/>
                <w:i/>
                <w:iCs/>
                <w:noProof/>
              </w:rPr>
              <w:t>4.1.4 Device Interface</w:t>
            </w:r>
            <w:r>
              <w:rPr>
                <w:noProof/>
                <w:webHidden/>
              </w:rPr>
              <w:tab/>
            </w:r>
            <w:r>
              <w:rPr>
                <w:noProof/>
                <w:webHidden/>
              </w:rPr>
              <w:fldChar w:fldCharType="begin"/>
            </w:r>
            <w:r>
              <w:rPr>
                <w:noProof/>
                <w:webHidden/>
              </w:rPr>
              <w:instrText xml:space="preserve"> PAGEREF _Toc199771398 \h </w:instrText>
            </w:r>
            <w:r>
              <w:rPr>
                <w:noProof/>
                <w:webHidden/>
              </w:rPr>
            </w:r>
            <w:r>
              <w:rPr>
                <w:noProof/>
                <w:webHidden/>
              </w:rPr>
              <w:fldChar w:fldCharType="separate"/>
            </w:r>
            <w:r w:rsidR="000D288C">
              <w:rPr>
                <w:noProof/>
                <w:webHidden/>
              </w:rPr>
              <w:t>41</w:t>
            </w:r>
            <w:r>
              <w:rPr>
                <w:noProof/>
                <w:webHidden/>
              </w:rPr>
              <w:fldChar w:fldCharType="end"/>
            </w:r>
          </w:hyperlink>
        </w:p>
        <w:p w14:paraId="3F41E2DC" w14:textId="0966421F" w:rsidR="00AD1E0F" w:rsidRDefault="00AD1E0F">
          <w:pPr>
            <w:pStyle w:val="TOC3"/>
            <w:tabs>
              <w:tab w:val="right" w:leader="dot" w:pos="8296"/>
            </w:tabs>
            <w:rPr>
              <w:rFonts w:cstheme="minorBidi"/>
              <w:noProof/>
              <w:kern w:val="2"/>
              <w:sz w:val="24"/>
              <w:szCs w:val="24"/>
              <w14:ligatures w14:val="standardContextual"/>
            </w:rPr>
          </w:pPr>
          <w:hyperlink w:anchor="_Toc199771399" w:history="1">
            <w:r w:rsidRPr="0012666E">
              <w:rPr>
                <w:rStyle w:val="Hyperlink"/>
                <w:rFonts w:ascii="Arial Narrow" w:hAnsi="Arial Narrow"/>
                <w:b/>
                <w:bCs/>
                <w:i/>
                <w:iCs/>
                <w:noProof/>
              </w:rPr>
              <w:t>4.1.5 Source Code</w:t>
            </w:r>
            <w:r>
              <w:rPr>
                <w:noProof/>
                <w:webHidden/>
              </w:rPr>
              <w:tab/>
            </w:r>
            <w:r>
              <w:rPr>
                <w:noProof/>
                <w:webHidden/>
              </w:rPr>
              <w:fldChar w:fldCharType="begin"/>
            </w:r>
            <w:r>
              <w:rPr>
                <w:noProof/>
                <w:webHidden/>
              </w:rPr>
              <w:instrText xml:space="preserve"> PAGEREF _Toc199771399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5DA8F74C" w14:textId="3B1DE5B7" w:rsidR="00AD1E0F" w:rsidRDefault="00AD1E0F">
          <w:pPr>
            <w:pStyle w:val="TOC3"/>
            <w:tabs>
              <w:tab w:val="right" w:leader="dot" w:pos="8296"/>
            </w:tabs>
            <w:rPr>
              <w:rFonts w:cstheme="minorBidi"/>
              <w:noProof/>
              <w:kern w:val="2"/>
              <w:sz w:val="24"/>
              <w:szCs w:val="24"/>
              <w14:ligatures w14:val="standardContextual"/>
            </w:rPr>
          </w:pPr>
          <w:hyperlink w:anchor="_Toc199771400" w:history="1">
            <w:r w:rsidRPr="0012666E">
              <w:rPr>
                <w:rStyle w:val="Hyperlink"/>
                <w:rFonts w:ascii="Arial Narrow" w:hAnsi="Arial Narrow"/>
                <w:b/>
                <w:bCs/>
                <w:i/>
                <w:iCs/>
                <w:noProof/>
              </w:rPr>
              <w:t>4.1.6 Final Prototype Overview</w:t>
            </w:r>
            <w:r>
              <w:rPr>
                <w:noProof/>
                <w:webHidden/>
              </w:rPr>
              <w:tab/>
            </w:r>
            <w:r>
              <w:rPr>
                <w:noProof/>
                <w:webHidden/>
              </w:rPr>
              <w:fldChar w:fldCharType="begin"/>
            </w:r>
            <w:r>
              <w:rPr>
                <w:noProof/>
                <w:webHidden/>
              </w:rPr>
              <w:instrText xml:space="preserve"> PAGEREF _Toc199771400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36241599" w14:textId="4B54CEB3" w:rsidR="00AD1E0F" w:rsidRDefault="00AD1E0F">
          <w:pPr>
            <w:pStyle w:val="TOC3"/>
            <w:tabs>
              <w:tab w:val="right" w:leader="dot" w:pos="8296"/>
            </w:tabs>
            <w:rPr>
              <w:rFonts w:cstheme="minorBidi"/>
              <w:noProof/>
              <w:kern w:val="2"/>
              <w:sz w:val="24"/>
              <w:szCs w:val="24"/>
              <w14:ligatures w14:val="standardContextual"/>
            </w:rPr>
          </w:pPr>
          <w:hyperlink w:anchor="_Toc199771401" w:history="1">
            <w:r w:rsidRPr="0012666E">
              <w:rPr>
                <w:rStyle w:val="Hyperlink"/>
                <w:rFonts w:ascii="Arial Narrow" w:hAnsi="Arial Narrow"/>
                <w:b/>
                <w:bCs/>
                <w:i/>
                <w:iCs/>
                <w:noProof/>
              </w:rPr>
              <w:t>4.1.7 Hardware Integration</w:t>
            </w:r>
            <w:r>
              <w:rPr>
                <w:noProof/>
                <w:webHidden/>
              </w:rPr>
              <w:tab/>
            </w:r>
            <w:r>
              <w:rPr>
                <w:noProof/>
                <w:webHidden/>
              </w:rPr>
              <w:fldChar w:fldCharType="begin"/>
            </w:r>
            <w:r>
              <w:rPr>
                <w:noProof/>
                <w:webHidden/>
              </w:rPr>
              <w:instrText xml:space="preserve"> PAGEREF _Toc199771401 \h </w:instrText>
            </w:r>
            <w:r>
              <w:rPr>
                <w:noProof/>
                <w:webHidden/>
              </w:rPr>
            </w:r>
            <w:r>
              <w:rPr>
                <w:noProof/>
                <w:webHidden/>
              </w:rPr>
              <w:fldChar w:fldCharType="separate"/>
            </w:r>
            <w:r w:rsidR="000D288C">
              <w:rPr>
                <w:noProof/>
                <w:webHidden/>
              </w:rPr>
              <w:t>43</w:t>
            </w:r>
            <w:r>
              <w:rPr>
                <w:noProof/>
                <w:webHidden/>
              </w:rPr>
              <w:fldChar w:fldCharType="end"/>
            </w:r>
          </w:hyperlink>
        </w:p>
        <w:p w14:paraId="215D5325" w14:textId="52EA6C5E" w:rsidR="00AD1E0F" w:rsidRDefault="00AD1E0F">
          <w:pPr>
            <w:pStyle w:val="TOC3"/>
            <w:tabs>
              <w:tab w:val="right" w:leader="dot" w:pos="8296"/>
            </w:tabs>
            <w:rPr>
              <w:rFonts w:cstheme="minorBidi"/>
              <w:noProof/>
              <w:kern w:val="2"/>
              <w:sz w:val="24"/>
              <w:szCs w:val="24"/>
              <w14:ligatures w14:val="standardContextual"/>
            </w:rPr>
          </w:pPr>
          <w:hyperlink w:anchor="_Toc199771402" w:history="1">
            <w:r w:rsidRPr="0012666E">
              <w:rPr>
                <w:rStyle w:val="Hyperlink"/>
                <w:rFonts w:ascii="Arial Narrow" w:eastAsia="Arial Narrow" w:hAnsi="Arial Narrow"/>
                <w:b/>
                <w:bCs/>
                <w:i/>
                <w:iCs/>
                <w:noProof/>
              </w:rPr>
              <w:t>4.1.8 Software Integration</w:t>
            </w:r>
            <w:r>
              <w:rPr>
                <w:noProof/>
                <w:webHidden/>
              </w:rPr>
              <w:tab/>
            </w:r>
            <w:r>
              <w:rPr>
                <w:noProof/>
                <w:webHidden/>
              </w:rPr>
              <w:fldChar w:fldCharType="begin"/>
            </w:r>
            <w:r>
              <w:rPr>
                <w:noProof/>
                <w:webHidden/>
              </w:rPr>
              <w:instrText xml:space="preserve"> PAGEREF _Toc199771402 \h </w:instrText>
            </w:r>
            <w:r>
              <w:rPr>
                <w:noProof/>
                <w:webHidden/>
              </w:rPr>
            </w:r>
            <w:r>
              <w:rPr>
                <w:noProof/>
                <w:webHidden/>
              </w:rPr>
              <w:fldChar w:fldCharType="separate"/>
            </w:r>
            <w:r w:rsidR="000D288C">
              <w:rPr>
                <w:noProof/>
                <w:webHidden/>
              </w:rPr>
              <w:t>44</w:t>
            </w:r>
            <w:r>
              <w:rPr>
                <w:noProof/>
                <w:webHidden/>
              </w:rPr>
              <w:fldChar w:fldCharType="end"/>
            </w:r>
          </w:hyperlink>
        </w:p>
        <w:p w14:paraId="144B6DA3" w14:textId="33F8524E" w:rsidR="00AD1E0F" w:rsidRDefault="00AD1E0F">
          <w:pPr>
            <w:pStyle w:val="TOC2"/>
            <w:tabs>
              <w:tab w:val="left" w:pos="720"/>
              <w:tab w:val="right" w:leader="dot" w:pos="8296"/>
            </w:tabs>
            <w:rPr>
              <w:rFonts w:cstheme="minorBidi"/>
              <w:noProof/>
              <w:kern w:val="2"/>
              <w:sz w:val="24"/>
              <w:szCs w:val="24"/>
              <w14:ligatures w14:val="standardContextual"/>
            </w:rPr>
          </w:pPr>
          <w:hyperlink w:anchor="_Toc199771403" w:history="1">
            <w:r w:rsidRPr="0012666E">
              <w:rPr>
                <w:rStyle w:val="Hyperlink"/>
                <w:rFonts w:ascii="Arial Narrow" w:eastAsia="Arial Narrow" w:hAnsi="Arial Narrow"/>
                <w:b/>
                <w:bCs/>
                <w:noProof/>
              </w:rPr>
              <w:t>4.2</w:t>
            </w:r>
            <w:r>
              <w:rPr>
                <w:rFonts w:cstheme="minorBidi"/>
                <w:noProof/>
                <w:kern w:val="2"/>
                <w:sz w:val="24"/>
                <w:szCs w:val="24"/>
                <w14:ligatures w14:val="standardContextual"/>
              </w:rPr>
              <w:tab/>
            </w:r>
            <w:r w:rsidRPr="0012666E">
              <w:rPr>
                <w:rStyle w:val="Hyperlink"/>
                <w:rFonts w:ascii="Arial Narrow" w:eastAsia="Arial Narrow" w:hAnsi="Arial Narrow"/>
                <w:b/>
                <w:bCs/>
                <w:noProof/>
              </w:rPr>
              <w:t>Result of Tests</w:t>
            </w:r>
            <w:r>
              <w:rPr>
                <w:noProof/>
                <w:webHidden/>
              </w:rPr>
              <w:tab/>
            </w:r>
            <w:r>
              <w:rPr>
                <w:noProof/>
                <w:webHidden/>
              </w:rPr>
              <w:fldChar w:fldCharType="begin"/>
            </w:r>
            <w:r>
              <w:rPr>
                <w:noProof/>
                <w:webHidden/>
              </w:rPr>
              <w:instrText xml:space="preserve"> PAGEREF _Toc199771403 \h </w:instrText>
            </w:r>
            <w:r>
              <w:rPr>
                <w:noProof/>
                <w:webHidden/>
              </w:rPr>
            </w:r>
            <w:r>
              <w:rPr>
                <w:noProof/>
                <w:webHidden/>
              </w:rPr>
              <w:fldChar w:fldCharType="separate"/>
            </w:r>
            <w:r w:rsidR="000D288C">
              <w:rPr>
                <w:noProof/>
                <w:webHidden/>
              </w:rPr>
              <w:t>49</w:t>
            </w:r>
            <w:r>
              <w:rPr>
                <w:noProof/>
                <w:webHidden/>
              </w:rPr>
              <w:fldChar w:fldCharType="end"/>
            </w:r>
          </w:hyperlink>
        </w:p>
        <w:p w14:paraId="2CB9CCB9" w14:textId="68A2CC84" w:rsidR="00AD1E0F" w:rsidRDefault="00AD1E0F">
          <w:pPr>
            <w:pStyle w:val="TOC3"/>
            <w:tabs>
              <w:tab w:val="right" w:leader="dot" w:pos="8296"/>
            </w:tabs>
            <w:rPr>
              <w:rFonts w:cstheme="minorBidi"/>
              <w:noProof/>
              <w:kern w:val="2"/>
              <w:sz w:val="24"/>
              <w:szCs w:val="24"/>
              <w14:ligatures w14:val="standardContextual"/>
            </w:rPr>
          </w:pPr>
          <w:hyperlink w:anchor="_Toc199771404" w:history="1">
            <w:r w:rsidRPr="0012666E">
              <w:rPr>
                <w:rStyle w:val="Hyperlink"/>
                <w:rFonts w:ascii="Arial Narrow" w:hAnsi="Arial Narrow"/>
                <w:b/>
                <w:bCs/>
                <w:i/>
                <w:iCs/>
                <w:noProof/>
              </w:rPr>
              <w:t>4.2.1 Accuracy of Eye Movement</w:t>
            </w:r>
            <w:r>
              <w:rPr>
                <w:noProof/>
                <w:webHidden/>
              </w:rPr>
              <w:tab/>
            </w:r>
            <w:r>
              <w:rPr>
                <w:noProof/>
                <w:webHidden/>
              </w:rPr>
              <w:fldChar w:fldCharType="begin"/>
            </w:r>
            <w:r>
              <w:rPr>
                <w:noProof/>
                <w:webHidden/>
              </w:rPr>
              <w:instrText xml:space="preserve"> PAGEREF _Toc199771404 \h </w:instrText>
            </w:r>
            <w:r>
              <w:rPr>
                <w:noProof/>
                <w:webHidden/>
              </w:rPr>
            </w:r>
            <w:r>
              <w:rPr>
                <w:noProof/>
                <w:webHidden/>
              </w:rPr>
              <w:fldChar w:fldCharType="separate"/>
            </w:r>
            <w:r w:rsidR="000D288C">
              <w:rPr>
                <w:noProof/>
                <w:webHidden/>
              </w:rPr>
              <w:t>49</w:t>
            </w:r>
            <w:r>
              <w:rPr>
                <w:noProof/>
                <w:webHidden/>
              </w:rPr>
              <w:fldChar w:fldCharType="end"/>
            </w:r>
          </w:hyperlink>
        </w:p>
        <w:p w14:paraId="6EEFAC1F" w14:textId="5EB5343D" w:rsidR="00AD1E0F" w:rsidRDefault="00AD1E0F">
          <w:pPr>
            <w:pStyle w:val="TOC3"/>
            <w:tabs>
              <w:tab w:val="right" w:leader="dot" w:pos="8296"/>
            </w:tabs>
            <w:rPr>
              <w:rFonts w:cstheme="minorBidi"/>
              <w:noProof/>
              <w:kern w:val="2"/>
              <w:sz w:val="24"/>
              <w:szCs w:val="24"/>
              <w14:ligatures w14:val="standardContextual"/>
            </w:rPr>
          </w:pPr>
          <w:hyperlink w:anchor="_Toc199771405" w:history="1">
            <w:r w:rsidRPr="0012666E">
              <w:rPr>
                <w:rStyle w:val="Hyperlink"/>
                <w:rFonts w:ascii="Arial Narrow" w:hAnsi="Arial Narrow"/>
                <w:b/>
                <w:bCs/>
                <w:i/>
                <w:iCs/>
                <w:noProof/>
              </w:rPr>
              <w:t>4.2.2 Per-Class Metric Table</w:t>
            </w:r>
            <w:r>
              <w:rPr>
                <w:noProof/>
                <w:webHidden/>
              </w:rPr>
              <w:tab/>
            </w:r>
            <w:r>
              <w:rPr>
                <w:noProof/>
                <w:webHidden/>
              </w:rPr>
              <w:fldChar w:fldCharType="begin"/>
            </w:r>
            <w:r>
              <w:rPr>
                <w:noProof/>
                <w:webHidden/>
              </w:rPr>
              <w:instrText xml:space="preserve"> PAGEREF _Toc199771405 \h </w:instrText>
            </w:r>
            <w:r>
              <w:rPr>
                <w:noProof/>
                <w:webHidden/>
              </w:rPr>
            </w:r>
            <w:r>
              <w:rPr>
                <w:noProof/>
                <w:webHidden/>
              </w:rPr>
              <w:fldChar w:fldCharType="separate"/>
            </w:r>
            <w:r w:rsidR="000D288C">
              <w:rPr>
                <w:noProof/>
                <w:webHidden/>
              </w:rPr>
              <w:t>50</w:t>
            </w:r>
            <w:r>
              <w:rPr>
                <w:noProof/>
                <w:webHidden/>
              </w:rPr>
              <w:fldChar w:fldCharType="end"/>
            </w:r>
          </w:hyperlink>
        </w:p>
        <w:p w14:paraId="7BAB1612" w14:textId="272E173D" w:rsidR="00AD1E0F" w:rsidRDefault="00AD1E0F">
          <w:pPr>
            <w:pStyle w:val="TOC3"/>
            <w:tabs>
              <w:tab w:val="right" w:leader="dot" w:pos="8296"/>
            </w:tabs>
            <w:rPr>
              <w:rFonts w:cstheme="minorBidi"/>
              <w:noProof/>
              <w:kern w:val="2"/>
              <w:sz w:val="24"/>
              <w:szCs w:val="24"/>
              <w14:ligatures w14:val="standardContextual"/>
            </w:rPr>
          </w:pPr>
          <w:hyperlink w:anchor="_Toc199771406" w:history="1">
            <w:r w:rsidRPr="0012666E">
              <w:rPr>
                <w:rStyle w:val="Hyperlink"/>
                <w:rFonts w:ascii="Arial Narrow" w:hAnsi="Arial Narrow"/>
                <w:b/>
                <w:bCs/>
                <w:i/>
                <w:iCs/>
                <w:noProof/>
              </w:rPr>
              <w:t>4.2.3 Addressing the Statement of the Problem</w:t>
            </w:r>
            <w:r>
              <w:rPr>
                <w:noProof/>
                <w:webHidden/>
              </w:rPr>
              <w:tab/>
            </w:r>
            <w:r>
              <w:rPr>
                <w:noProof/>
                <w:webHidden/>
              </w:rPr>
              <w:fldChar w:fldCharType="begin"/>
            </w:r>
            <w:r>
              <w:rPr>
                <w:noProof/>
                <w:webHidden/>
              </w:rPr>
              <w:instrText xml:space="preserve"> PAGEREF _Toc199771406 \h </w:instrText>
            </w:r>
            <w:r>
              <w:rPr>
                <w:noProof/>
                <w:webHidden/>
              </w:rPr>
            </w:r>
            <w:r>
              <w:rPr>
                <w:noProof/>
                <w:webHidden/>
              </w:rPr>
              <w:fldChar w:fldCharType="separate"/>
            </w:r>
            <w:r w:rsidR="000D288C">
              <w:rPr>
                <w:noProof/>
                <w:webHidden/>
              </w:rPr>
              <w:t>50</w:t>
            </w:r>
            <w:r>
              <w:rPr>
                <w:noProof/>
                <w:webHidden/>
              </w:rPr>
              <w:fldChar w:fldCharType="end"/>
            </w:r>
          </w:hyperlink>
        </w:p>
        <w:p w14:paraId="6D7AB7A2" w14:textId="290025A4" w:rsidR="00AD1E0F" w:rsidRDefault="00AD1E0F">
          <w:pPr>
            <w:pStyle w:val="TOC2"/>
            <w:tabs>
              <w:tab w:val="right" w:leader="dot" w:pos="8296"/>
            </w:tabs>
            <w:rPr>
              <w:rFonts w:cstheme="minorBidi"/>
              <w:noProof/>
              <w:kern w:val="2"/>
              <w:sz w:val="24"/>
              <w:szCs w:val="24"/>
              <w14:ligatures w14:val="standardContextual"/>
            </w:rPr>
          </w:pPr>
          <w:hyperlink w:anchor="_Toc199771407" w:history="1">
            <w:r w:rsidRPr="0012666E">
              <w:rPr>
                <w:rStyle w:val="Hyperlink"/>
                <w:rFonts w:ascii="Arial Narrow" w:eastAsia="Arial Narrow" w:hAnsi="Arial Narrow"/>
                <w:b/>
                <w:bCs/>
                <w:noProof/>
              </w:rPr>
              <w:t>4.3 Result of Evaluations</w:t>
            </w:r>
            <w:r>
              <w:rPr>
                <w:noProof/>
                <w:webHidden/>
              </w:rPr>
              <w:tab/>
            </w:r>
            <w:r>
              <w:rPr>
                <w:noProof/>
                <w:webHidden/>
              </w:rPr>
              <w:fldChar w:fldCharType="begin"/>
            </w:r>
            <w:r>
              <w:rPr>
                <w:noProof/>
                <w:webHidden/>
              </w:rPr>
              <w:instrText xml:space="preserve"> PAGEREF _Toc199771407 \h </w:instrText>
            </w:r>
            <w:r>
              <w:rPr>
                <w:noProof/>
                <w:webHidden/>
              </w:rPr>
            </w:r>
            <w:r>
              <w:rPr>
                <w:noProof/>
                <w:webHidden/>
              </w:rPr>
              <w:fldChar w:fldCharType="separate"/>
            </w:r>
            <w:r w:rsidR="000D288C">
              <w:rPr>
                <w:noProof/>
                <w:webHidden/>
              </w:rPr>
              <w:t>53</w:t>
            </w:r>
            <w:r>
              <w:rPr>
                <w:noProof/>
                <w:webHidden/>
              </w:rPr>
              <w:fldChar w:fldCharType="end"/>
            </w:r>
          </w:hyperlink>
        </w:p>
        <w:p w14:paraId="17E3AEE0" w14:textId="684F7A38" w:rsidR="00AD1E0F" w:rsidRDefault="00AD1E0F">
          <w:pPr>
            <w:pStyle w:val="TOC3"/>
            <w:tabs>
              <w:tab w:val="right" w:leader="dot" w:pos="8296"/>
            </w:tabs>
            <w:rPr>
              <w:rFonts w:cstheme="minorBidi"/>
              <w:noProof/>
              <w:kern w:val="2"/>
              <w:sz w:val="24"/>
              <w:szCs w:val="24"/>
              <w14:ligatures w14:val="standardContextual"/>
            </w:rPr>
          </w:pPr>
          <w:hyperlink w:anchor="_Toc199771408" w:history="1">
            <w:r w:rsidRPr="0012666E">
              <w:rPr>
                <w:rStyle w:val="Hyperlink"/>
                <w:rFonts w:ascii="Arial Narrow" w:eastAsia="Arial Narrow" w:hAnsi="Arial Narrow"/>
                <w:b/>
                <w:bCs/>
                <w:i/>
                <w:iCs/>
                <w:noProof/>
              </w:rPr>
              <w:t>4.3.1 Functional Suitability of EMCER</w:t>
            </w:r>
            <w:r>
              <w:rPr>
                <w:noProof/>
                <w:webHidden/>
              </w:rPr>
              <w:tab/>
            </w:r>
            <w:r>
              <w:rPr>
                <w:noProof/>
                <w:webHidden/>
              </w:rPr>
              <w:fldChar w:fldCharType="begin"/>
            </w:r>
            <w:r>
              <w:rPr>
                <w:noProof/>
                <w:webHidden/>
              </w:rPr>
              <w:instrText xml:space="preserve"> PAGEREF _Toc199771408 \h </w:instrText>
            </w:r>
            <w:r>
              <w:rPr>
                <w:noProof/>
                <w:webHidden/>
              </w:rPr>
            </w:r>
            <w:r>
              <w:rPr>
                <w:noProof/>
                <w:webHidden/>
              </w:rPr>
              <w:fldChar w:fldCharType="separate"/>
            </w:r>
            <w:r w:rsidR="000D288C">
              <w:rPr>
                <w:noProof/>
                <w:webHidden/>
              </w:rPr>
              <w:t>53</w:t>
            </w:r>
            <w:r>
              <w:rPr>
                <w:noProof/>
                <w:webHidden/>
              </w:rPr>
              <w:fldChar w:fldCharType="end"/>
            </w:r>
          </w:hyperlink>
        </w:p>
        <w:p w14:paraId="14B885F1" w14:textId="37A27142" w:rsidR="00AD1E0F" w:rsidRDefault="00AD1E0F">
          <w:pPr>
            <w:pStyle w:val="TOC3"/>
            <w:tabs>
              <w:tab w:val="right" w:leader="dot" w:pos="8296"/>
            </w:tabs>
            <w:rPr>
              <w:rFonts w:cstheme="minorBidi"/>
              <w:noProof/>
              <w:kern w:val="2"/>
              <w:sz w:val="24"/>
              <w:szCs w:val="24"/>
              <w14:ligatures w14:val="standardContextual"/>
            </w:rPr>
          </w:pPr>
          <w:hyperlink w:anchor="_Toc199771409" w:history="1">
            <w:r w:rsidRPr="0012666E">
              <w:rPr>
                <w:rStyle w:val="Hyperlink"/>
                <w:rFonts w:ascii="Arial Narrow" w:eastAsia="Arial Narrow" w:hAnsi="Arial Narrow"/>
                <w:b/>
                <w:bCs/>
                <w:i/>
                <w:iCs/>
                <w:noProof/>
              </w:rPr>
              <w:t>4.3</w:t>
            </w:r>
            <w:r w:rsidRPr="0012666E">
              <w:rPr>
                <w:rStyle w:val="Hyperlink"/>
                <w:rFonts w:ascii="Arial Narrow" w:eastAsia="Arial Narrow" w:hAnsi="Arial Narrow" w:cs="Arial Narrow"/>
                <w:b/>
                <w:i/>
                <w:noProof/>
              </w:rPr>
              <w:t>.</w:t>
            </w:r>
            <w:r w:rsidRPr="0012666E">
              <w:rPr>
                <w:rStyle w:val="Hyperlink"/>
                <w:rFonts w:ascii="Arial Narrow" w:eastAsia="Arial Narrow" w:hAnsi="Arial Narrow"/>
                <w:b/>
                <w:bCs/>
                <w:i/>
                <w:iCs/>
                <w:noProof/>
              </w:rPr>
              <w:t xml:space="preserve">2 Performance Efficiency </w:t>
            </w:r>
            <w:r w:rsidRPr="0012666E">
              <w:rPr>
                <w:rStyle w:val="Hyperlink"/>
                <w:rFonts w:ascii="Arial Narrow" w:eastAsia="Arial Narrow" w:hAnsi="Arial Narrow" w:cs="Arial Narrow"/>
                <w:b/>
                <w:i/>
                <w:noProof/>
              </w:rPr>
              <w:t>of EMCER</w:t>
            </w:r>
            <w:r>
              <w:rPr>
                <w:noProof/>
                <w:webHidden/>
              </w:rPr>
              <w:tab/>
            </w:r>
            <w:r>
              <w:rPr>
                <w:noProof/>
                <w:webHidden/>
              </w:rPr>
              <w:fldChar w:fldCharType="begin"/>
            </w:r>
            <w:r>
              <w:rPr>
                <w:noProof/>
                <w:webHidden/>
              </w:rPr>
              <w:instrText xml:space="preserve"> PAGEREF _Toc199771409 \h </w:instrText>
            </w:r>
            <w:r>
              <w:rPr>
                <w:noProof/>
                <w:webHidden/>
              </w:rPr>
            </w:r>
            <w:r>
              <w:rPr>
                <w:noProof/>
                <w:webHidden/>
              </w:rPr>
              <w:fldChar w:fldCharType="separate"/>
            </w:r>
            <w:r w:rsidR="000D288C">
              <w:rPr>
                <w:noProof/>
                <w:webHidden/>
              </w:rPr>
              <w:t>54</w:t>
            </w:r>
            <w:r>
              <w:rPr>
                <w:noProof/>
                <w:webHidden/>
              </w:rPr>
              <w:fldChar w:fldCharType="end"/>
            </w:r>
          </w:hyperlink>
        </w:p>
        <w:p w14:paraId="05F73BBB" w14:textId="3B01E1CB" w:rsidR="00AD1E0F" w:rsidRDefault="00AD1E0F">
          <w:pPr>
            <w:pStyle w:val="TOC3"/>
            <w:tabs>
              <w:tab w:val="right" w:leader="dot" w:pos="8296"/>
            </w:tabs>
            <w:rPr>
              <w:rFonts w:cstheme="minorBidi"/>
              <w:noProof/>
              <w:kern w:val="2"/>
              <w:sz w:val="24"/>
              <w:szCs w:val="24"/>
              <w14:ligatures w14:val="standardContextual"/>
            </w:rPr>
          </w:pPr>
          <w:hyperlink w:anchor="_Toc199771410" w:history="1">
            <w:r w:rsidRPr="0012666E">
              <w:rPr>
                <w:rStyle w:val="Hyperlink"/>
                <w:rFonts w:ascii="Arial Narrow" w:eastAsia="Arial Narrow" w:hAnsi="Arial Narrow"/>
                <w:b/>
                <w:bCs/>
                <w:i/>
                <w:iCs/>
                <w:noProof/>
              </w:rPr>
              <w:t>4.3.3 Interaction Capability of EMCER</w:t>
            </w:r>
            <w:r>
              <w:rPr>
                <w:noProof/>
                <w:webHidden/>
              </w:rPr>
              <w:tab/>
            </w:r>
            <w:r>
              <w:rPr>
                <w:noProof/>
                <w:webHidden/>
              </w:rPr>
              <w:fldChar w:fldCharType="begin"/>
            </w:r>
            <w:r>
              <w:rPr>
                <w:noProof/>
                <w:webHidden/>
              </w:rPr>
              <w:instrText xml:space="preserve"> PAGEREF _Toc199771410 \h </w:instrText>
            </w:r>
            <w:r>
              <w:rPr>
                <w:noProof/>
                <w:webHidden/>
              </w:rPr>
            </w:r>
            <w:r>
              <w:rPr>
                <w:noProof/>
                <w:webHidden/>
              </w:rPr>
              <w:fldChar w:fldCharType="separate"/>
            </w:r>
            <w:r w:rsidR="000D288C">
              <w:rPr>
                <w:noProof/>
                <w:webHidden/>
              </w:rPr>
              <w:t>55</w:t>
            </w:r>
            <w:r>
              <w:rPr>
                <w:noProof/>
                <w:webHidden/>
              </w:rPr>
              <w:fldChar w:fldCharType="end"/>
            </w:r>
          </w:hyperlink>
        </w:p>
        <w:p w14:paraId="78BB2BDA" w14:textId="79462D7A" w:rsidR="00AD1E0F" w:rsidRDefault="00AD1E0F">
          <w:pPr>
            <w:pStyle w:val="TOC3"/>
            <w:tabs>
              <w:tab w:val="right" w:leader="dot" w:pos="8296"/>
            </w:tabs>
            <w:rPr>
              <w:rFonts w:cstheme="minorBidi"/>
              <w:noProof/>
              <w:kern w:val="2"/>
              <w:sz w:val="24"/>
              <w:szCs w:val="24"/>
              <w14:ligatures w14:val="standardContextual"/>
            </w:rPr>
          </w:pPr>
          <w:hyperlink w:anchor="_Toc199771411" w:history="1">
            <w:r w:rsidRPr="0012666E">
              <w:rPr>
                <w:rStyle w:val="Hyperlink"/>
                <w:rFonts w:ascii="Arial Narrow" w:eastAsia="Arial Narrow" w:hAnsi="Arial Narrow"/>
                <w:b/>
                <w:bCs/>
                <w:i/>
                <w:iCs/>
                <w:noProof/>
              </w:rPr>
              <w:t>4.3.4 Reliability of EMCER</w:t>
            </w:r>
            <w:r>
              <w:rPr>
                <w:noProof/>
                <w:webHidden/>
              </w:rPr>
              <w:tab/>
            </w:r>
            <w:r>
              <w:rPr>
                <w:noProof/>
                <w:webHidden/>
              </w:rPr>
              <w:fldChar w:fldCharType="begin"/>
            </w:r>
            <w:r>
              <w:rPr>
                <w:noProof/>
                <w:webHidden/>
              </w:rPr>
              <w:instrText xml:space="preserve"> PAGEREF _Toc199771411 \h </w:instrText>
            </w:r>
            <w:r>
              <w:rPr>
                <w:noProof/>
                <w:webHidden/>
              </w:rPr>
            </w:r>
            <w:r>
              <w:rPr>
                <w:noProof/>
                <w:webHidden/>
              </w:rPr>
              <w:fldChar w:fldCharType="separate"/>
            </w:r>
            <w:r w:rsidR="000D288C">
              <w:rPr>
                <w:noProof/>
                <w:webHidden/>
              </w:rPr>
              <w:t>56</w:t>
            </w:r>
            <w:r>
              <w:rPr>
                <w:noProof/>
                <w:webHidden/>
              </w:rPr>
              <w:fldChar w:fldCharType="end"/>
            </w:r>
          </w:hyperlink>
        </w:p>
        <w:p w14:paraId="3F8E4FDE" w14:textId="32753AF7" w:rsidR="00AD1E0F" w:rsidRDefault="00AD1E0F">
          <w:pPr>
            <w:pStyle w:val="TOC3"/>
            <w:tabs>
              <w:tab w:val="right" w:leader="dot" w:pos="8296"/>
            </w:tabs>
            <w:rPr>
              <w:rFonts w:cstheme="minorBidi"/>
              <w:noProof/>
              <w:kern w:val="2"/>
              <w:sz w:val="24"/>
              <w:szCs w:val="24"/>
              <w14:ligatures w14:val="standardContextual"/>
            </w:rPr>
          </w:pPr>
          <w:hyperlink w:anchor="_Toc199771412" w:history="1">
            <w:r w:rsidRPr="0012666E">
              <w:rPr>
                <w:rStyle w:val="Hyperlink"/>
                <w:rFonts w:ascii="Arial Narrow" w:eastAsia="Arial Narrow" w:hAnsi="Arial Narrow"/>
                <w:b/>
                <w:bCs/>
                <w:i/>
                <w:iCs/>
                <w:noProof/>
              </w:rPr>
              <w:t>4.3.5 Maintainability of EMCER</w:t>
            </w:r>
            <w:r>
              <w:rPr>
                <w:noProof/>
                <w:webHidden/>
              </w:rPr>
              <w:tab/>
            </w:r>
            <w:r>
              <w:rPr>
                <w:noProof/>
                <w:webHidden/>
              </w:rPr>
              <w:fldChar w:fldCharType="begin"/>
            </w:r>
            <w:r>
              <w:rPr>
                <w:noProof/>
                <w:webHidden/>
              </w:rPr>
              <w:instrText xml:space="preserve"> PAGEREF _Toc199771412 \h </w:instrText>
            </w:r>
            <w:r>
              <w:rPr>
                <w:noProof/>
                <w:webHidden/>
              </w:rPr>
            </w:r>
            <w:r>
              <w:rPr>
                <w:noProof/>
                <w:webHidden/>
              </w:rPr>
              <w:fldChar w:fldCharType="separate"/>
            </w:r>
            <w:r w:rsidR="000D288C">
              <w:rPr>
                <w:noProof/>
                <w:webHidden/>
              </w:rPr>
              <w:t>57</w:t>
            </w:r>
            <w:r>
              <w:rPr>
                <w:noProof/>
                <w:webHidden/>
              </w:rPr>
              <w:fldChar w:fldCharType="end"/>
            </w:r>
          </w:hyperlink>
        </w:p>
        <w:p w14:paraId="519AD349" w14:textId="514F7834" w:rsidR="00AD1E0F" w:rsidRDefault="00AD1E0F">
          <w:pPr>
            <w:pStyle w:val="TOC2"/>
            <w:tabs>
              <w:tab w:val="right" w:leader="dot" w:pos="8296"/>
            </w:tabs>
            <w:rPr>
              <w:rFonts w:cstheme="minorBidi"/>
              <w:noProof/>
              <w:kern w:val="2"/>
              <w:sz w:val="24"/>
              <w:szCs w:val="24"/>
              <w14:ligatures w14:val="standardContextual"/>
            </w:rPr>
          </w:pPr>
          <w:hyperlink w:anchor="_Toc199771413" w:history="1">
            <w:r w:rsidRPr="0012666E">
              <w:rPr>
                <w:rStyle w:val="Hyperlink"/>
                <w:rFonts w:ascii="Arial Narrow" w:eastAsia="Arial Narrow" w:hAnsi="Arial Narrow"/>
                <w:b/>
                <w:bCs/>
                <w:noProof/>
              </w:rPr>
              <w:t>4.4 Challenges and Opportunities for Improvement of Design</w:t>
            </w:r>
            <w:r>
              <w:rPr>
                <w:noProof/>
                <w:webHidden/>
              </w:rPr>
              <w:tab/>
            </w:r>
            <w:r>
              <w:rPr>
                <w:noProof/>
                <w:webHidden/>
              </w:rPr>
              <w:fldChar w:fldCharType="begin"/>
            </w:r>
            <w:r>
              <w:rPr>
                <w:noProof/>
                <w:webHidden/>
              </w:rPr>
              <w:instrText xml:space="preserve"> PAGEREF _Toc199771413 \h </w:instrText>
            </w:r>
            <w:r>
              <w:rPr>
                <w:noProof/>
                <w:webHidden/>
              </w:rPr>
            </w:r>
            <w:r>
              <w:rPr>
                <w:noProof/>
                <w:webHidden/>
              </w:rPr>
              <w:fldChar w:fldCharType="separate"/>
            </w:r>
            <w:r w:rsidR="000D288C">
              <w:rPr>
                <w:noProof/>
                <w:webHidden/>
              </w:rPr>
              <w:t>59</w:t>
            </w:r>
            <w:r>
              <w:rPr>
                <w:noProof/>
                <w:webHidden/>
              </w:rPr>
              <w:fldChar w:fldCharType="end"/>
            </w:r>
          </w:hyperlink>
        </w:p>
        <w:p w14:paraId="3BA876FB" w14:textId="0F002C76" w:rsidR="00AD1E0F" w:rsidRDefault="00AD1E0F">
          <w:pPr>
            <w:pStyle w:val="TOC3"/>
            <w:tabs>
              <w:tab w:val="right" w:leader="dot" w:pos="8296"/>
            </w:tabs>
            <w:rPr>
              <w:rFonts w:cstheme="minorBidi"/>
              <w:noProof/>
              <w:kern w:val="2"/>
              <w:sz w:val="24"/>
              <w:szCs w:val="24"/>
              <w14:ligatures w14:val="standardContextual"/>
            </w:rPr>
          </w:pPr>
          <w:hyperlink w:anchor="_Toc199771414" w:history="1">
            <w:r w:rsidRPr="0012666E">
              <w:rPr>
                <w:rStyle w:val="Hyperlink"/>
                <w:rFonts w:ascii="Arial Narrow" w:eastAsia="Arial Narrow" w:hAnsi="Arial Narrow"/>
                <w:b/>
                <w:bCs/>
                <w:i/>
                <w:iCs/>
                <w:noProof/>
              </w:rPr>
              <w:t>4.4.1 Challenges</w:t>
            </w:r>
            <w:r>
              <w:rPr>
                <w:noProof/>
                <w:webHidden/>
              </w:rPr>
              <w:tab/>
            </w:r>
            <w:r>
              <w:rPr>
                <w:noProof/>
                <w:webHidden/>
              </w:rPr>
              <w:fldChar w:fldCharType="begin"/>
            </w:r>
            <w:r>
              <w:rPr>
                <w:noProof/>
                <w:webHidden/>
              </w:rPr>
              <w:instrText xml:space="preserve"> PAGEREF _Toc199771414 \h </w:instrText>
            </w:r>
            <w:r>
              <w:rPr>
                <w:noProof/>
                <w:webHidden/>
              </w:rPr>
            </w:r>
            <w:r>
              <w:rPr>
                <w:noProof/>
                <w:webHidden/>
              </w:rPr>
              <w:fldChar w:fldCharType="separate"/>
            </w:r>
            <w:r w:rsidR="000D288C">
              <w:rPr>
                <w:noProof/>
                <w:webHidden/>
              </w:rPr>
              <w:t>59</w:t>
            </w:r>
            <w:r>
              <w:rPr>
                <w:noProof/>
                <w:webHidden/>
              </w:rPr>
              <w:fldChar w:fldCharType="end"/>
            </w:r>
          </w:hyperlink>
        </w:p>
        <w:p w14:paraId="48E93E65" w14:textId="31EF776B" w:rsidR="00AD1E0F" w:rsidRDefault="00AD1E0F">
          <w:pPr>
            <w:pStyle w:val="TOC3"/>
            <w:tabs>
              <w:tab w:val="right" w:leader="dot" w:pos="8296"/>
            </w:tabs>
            <w:rPr>
              <w:rFonts w:cstheme="minorBidi"/>
              <w:noProof/>
              <w:kern w:val="2"/>
              <w:sz w:val="24"/>
              <w:szCs w:val="24"/>
              <w14:ligatures w14:val="standardContextual"/>
            </w:rPr>
          </w:pPr>
          <w:hyperlink w:anchor="_Toc199771415" w:history="1">
            <w:r w:rsidRPr="0012666E">
              <w:rPr>
                <w:rStyle w:val="Hyperlink"/>
                <w:rFonts w:ascii="Arial Narrow" w:eastAsia="Arial Narrow" w:hAnsi="Arial Narrow"/>
                <w:b/>
                <w:bCs/>
                <w:i/>
                <w:iCs/>
                <w:noProof/>
              </w:rPr>
              <w:t xml:space="preserve">4.4.2 Opportunities </w:t>
            </w:r>
            <w:r w:rsidRPr="0012666E">
              <w:rPr>
                <w:rStyle w:val="Hyperlink"/>
                <w:rFonts w:ascii="Arial Narrow" w:eastAsia="Arial Narrow" w:hAnsi="Arial Narrow" w:cs="Arial Narrow"/>
                <w:b/>
                <w:i/>
                <w:iCs/>
                <w:noProof/>
              </w:rPr>
              <w:t>for Improvement of Design</w:t>
            </w:r>
            <w:r>
              <w:rPr>
                <w:noProof/>
                <w:webHidden/>
              </w:rPr>
              <w:tab/>
            </w:r>
            <w:r>
              <w:rPr>
                <w:noProof/>
                <w:webHidden/>
              </w:rPr>
              <w:fldChar w:fldCharType="begin"/>
            </w:r>
            <w:r>
              <w:rPr>
                <w:noProof/>
                <w:webHidden/>
              </w:rPr>
              <w:instrText xml:space="preserve"> PAGEREF _Toc199771415 \h </w:instrText>
            </w:r>
            <w:r>
              <w:rPr>
                <w:noProof/>
                <w:webHidden/>
              </w:rPr>
            </w:r>
            <w:r>
              <w:rPr>
                <w:noProof/>
                <w:webHidden/>
              </w:rPr>
              <w:fldChar w:fldCharType="separate"/>
            </w:r>
            <w:r w:rsidR="000D288C">
              <w:rPr>
                <w:noProof/>
                <w:webHidden/>
              </w:rPr>
              <w:t>59</w:t>
            </w:r>
            <w:r>
              <w:rPr>
                <w:noProof/>
                <w:webHidden/>
              </w:rPr>
              <w:fldChar w:fldCharType="end"/>
            </w:r>
          </w:hyperlink>
        </w:p>
        <w:p w14:paraId="370B7FE9" w14:textId="6E8E09E3" w:rsidR="00AD1E0F" w:rsidRDefault="00AD1E0F">
          <w:pPr>
            <w:pStyle w:val="TOC1"/>
            <w:rPr>
              <w:rFonts w:cstheme="minorBidi"/>
              <w:noProof/>
              <w:kern w:val="2"/>
              <w:sz w:val="24"/>
              <w:szCs w:val="24"/>
              <w14:ligatures w14:val="standardContextual"/>
            </w:rPr>
          </w:pPr>
          <w:hyperlink w:anchor="_Toc199771416" w:history="1">
            <w:r w:rsidRPr="0012666E">
              <w:rPr>
                <w:rStyle w:val="Hyperlink"/>
                <w:rFonts w:ascii="Arial Narrow" w:eastAsia="Arial Narrow" w:hAnsi="Arial Narrow" w:cs="Arial Narrow"/>
                <w:b/>
                <w:bCs/>
                <w:noProof/>
              </w:rPr>
              <w:t>APPENDICES</w:t>
            </w:r>
            <w:r>
              <w:rPr>
                <w:noProof/>
                <w:webHidden/>
              </w:rPr>
              <w:tab/>
            </w:r>
            <w:r>
              <w:rPr>
                <w:noProof/>
                <w:webHidden/>
              </w:rPr>
              <w:fldChar w:fldCharType="begin"/>
            </w:r>
            <w:r>
              <w:rPr>
                <w:noProof/>
                <w:webHidden/>
              </w:rPr>
              <w:instrText xml:space="preserve"> PAGEREF _Toc199771416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4F36D19B" w14:textId="528AAA15" w:rsidR="00AD1E0F" w:rsidRDefault="00AD1E0F">
          <w:pPr>
            <w:pStyle w:val="TOC1"/>
            <w:rPr>
              <w:rFonts w:cstheme="minorBidi"/>
              <w:noProof/>
              <w:kern w:val="2"/>
              <w:sz w:val="24"/>
              <w:szCs w:val="24"/>
              <w14:ligatures w14:val="standardContextual"/>
            </w:rPr>
          </w:pPr>
          <w:hyperlink w:anchor="_Toc199771417" w:history="1">
            <w:r w:rsidRPr="0012666E">
              <w:rPr>
                <w:rStyle w:val="Hyperlink"/>
                <w:rFonts w:ascii="Arial Narrow" w:hAnsi="Arial Narrow"/>
                <w:b/>
                <w:bCs/>
                <w:noProof/>
              </w:rPr>
              <w:t>REFERENCES:</w:t>
            </w:r>
            <w:r>
              <w:rPr>
                <w:noProof/>
                <w:webHidden/>
              </w:rPr>
              <w:tab/>
            </w:r>
            <w:r>
              <w:rPr>
                <w:noProof/>
                <w:webHidden/>
              </w:rPr>
              <w:fldChar w:fldCharType="begin"/>
            </w:r>
            <w:r>
              <w:rPr>
                <w:noProof/>
                <w:webHidden/>
              </w:rPr>
              <w:instrText xml:space="preserve"> PAGEREF _Toc199771417 \h </w:instrText>
            </w:r>
            <w:r>
              <w:rPr>
                <w:noProof/>
                <w:webHidden/>
              </w:rPr>
            </w:r>
            <w:r>
              <w:rPr>
                <w:noProof/>
                <w:webHidden/>
              </w:rPr>
              <w:fldChar w:fldCharType="separate"/>
            </w:r>
            <w:r w:rsidR="000D288C">
              <w:rPr>
                <w:noProof/>
                <w:webHidden/>
              </w:rPr>
              <w:t>64</w:t>
            </w:r>
            <w:r>
              <w:rPr>
                <w:noProof/>
                <w:webHidden/>
              </w:rPr>
              <w:fldChar w:fldCharType="end"/>
            </w:r>
          </w:hyperlink>
        </w:p>
        <w:p w14:paraId="35ED3F85" w14:textId="0513F77C" w:rsidR="00217798" w:rsidRPr="008F58F0" w:rsidRDefault="00217798">
          <w:pPr>
            <w:rPr>
              <w:rFonts w:ascii="Arial Narrow" w:hAnsi="Arial Narrow"/>
              <w:sz w:val="24"/>
              <w:szCs w:val="24"/>
            </w:rPr>
          </w:pPr>
          <w:r w:rsidRPr="008F58F0">
            <w:rPr>
              <w:rFonts w:ascii="Arial Narrow" w:hAnsi="Arial Narrow"/>
              <w:b/>
              <w:bCs/>
              <w:noProof/>
              <w:sz w:val="24"/>
              <w:szCs w:val="24"/>
            </w:rPr>
            <w:fldChar w:fldCharType="end"/>
          </w:r>
        </w:p>
      </w:sdtContent>
    </w:sdt>
    <w:p w14:paraId="679190E7" w14:textId="73F5CE1D" w:rsidR="00D12B00" w:rsidRDefault="00D12B00">
      <w:pPr>
        <w:rPr>
          <w:rStyle w:val="eop"/>
          <w:rFonts w:ascii="Arial Narrow" w:hAnsi="Arial Narrow"/>
          <w:b/>
          <w:sz w:val="24"/>
          <w:szCs w:val="24"/>
        </w:rPr>
      </w:pPr>
    </w:p>
    <w:p w14:paraId="4C0FCFE0" w14:textId="77777777" w:rsidR="00A44123" w:rsidRDefault="00A44123">
      <w:pPr>
        <w:rPr>
          <w:rStyle w:val="eop"/>
          <w:rFonts w:ascii="Arial Narrow" w:hAnsi="Arial Narrow"/>
          <w:b/>
          <w:sz w:val="24"/>
          <w:szCs w:val="24"/>
        </w:rPr>
      </w:pPr>
    </w:p>
    <w:p w14:paraId="3B9381A0" w14:textId="77777777" w:rsidR="00E652A3" w:rsidRDefault="00E652A3">
      <w:pPr>
        <w:rPr>
          <w:rStyle w:val="eop"/>
          <w:rFonts w:ascii="Arial Narrow" w:hAnsi="Arial Narrow"/>
          <w:b/>
          <w:sz w:val="24"/>
          <w:szCs w:val="24"/>
        </w:rPr>
      </w:pPr>
    </w:p>
    <w:p w14:paraId="0935F127" w14:textId="77777777" w:rsidR="00B46871" w:rsidRDefault="00B46871">
      <w:pPr>
        <w:rPr>
          <w:rStyle w:val="eop"/>
          <w:rFonts w:ascii="Arial Narrow" w:hAnsi="Arial Narrow"/>
          <w:b/>
          <w:sz w:val="24"/>
          <w:szCs w:val="24"/>
        </w:rPr>
      </w:pPr>
    </w:p>
    <w:p w14:paraId="5B9CB072" w14:textId="77777777" w:rsidR="00B46871" w:rsidRDefault="00B46871">
      <w:pPr>
        <w:rPr>
          <w:rStyle w:val="eop"/>
          <w:rFonts w:ascii="Arial Narrow" w:hAnsi="Arial Narrow"/>
          <w:b/>
          <w:sz w:val="24"/>
          <w:szCs w:val="24"/>
        </w:rPr>
      </w:pPr>
    </w:p>
    <w:p w14:paraId="56FCFFCA" w14:textId="77777777" w:rsidR="00D77CF7" w:rsidRDefault="00D77CF7" w:rsidP="00303149">
      <w:pPr>
        <w:jc w:val="right"/>
        <w:rPr>
          <w:rStyle w:val="eop"/>
          <w:rFonts w:ascii="Arial Narrow" w:hAnsi="Arial Narrow"/>
          <w:b/>
          <w:sz w:val="24"/>
          <w:szCs w:val="24"/>
        </w:rPr>
      </w:pPr>
    </w:p>
    <w:p w14:paraId="43BF0440" w14:textId="77777777" w:rsidR="00AB3CFB" w:rsidRDefault="00AB3CFB" w:rsidP="00303149">
      <w:pPr>
        <w:jc w:val="right"/>
        <w:rPr>
          <w:rStyle w:val="eop"/>
          <w:rFonts w:ascii="Arial Narrow" w:hAnsi="Arial Narrow"/>
          <w:b/>
          <w:sz w:val="24"/>
          <w:szCs w:val="24"/>
        </w:rPr>
      </w:pPr>
    </w:p>
    <w:p w14:paraId="7A950D65" w14:textId="77777777" w:rsidR="00AB3CFB" w:rsidRDefault="00AB3CFB" w:rsidP="00303149">
      <w:pPr>
        <w:jc w:val="right"/>
        <w:rPr>
          <w:rStyle w:val="eop"/>
          <w:rFonts w:ascii="Arial Narrow" w:hAnsi="Arial Narrow"/>
          <w:b/>
          <w:sz w:val="24"/>
          <w:szCs w:val="24"/>
        </w:rPr>
      </w:pPr>
    </w:p>
    <w:p w14:paraId="571DEAAB" w14:textId="77777777" w:rsidR="007B27A8" w:rsidRDefault="00C9751C" w:rsidP="00274F0A">
      <w:pPr>
        <w:rPr>
          <w:noProof/>
        </w:rPr>
      </w:pPr>
      <w:r w:rsidRPr="00F16552">
        <w:rPr>
          <w:rStyle w:val="eop"/>
          <w:rFonts w:ascii="Arial Narrow" w:hAnsi="Arial Narrow"/>
          <w:b/>
          <w:sz w:val="24"/>
          <w:szCs w:val="24"/>
        </w:rPr>
        <w:t>List of Figures</w:t>
      </w:r>
      <w:r w:rsidR="00274F0A">
        <w:rPr>
          <w:rStyle w:val="eop"/>
          <w:rFonts w:ascii="Arial Narrow" w:hAnsi="Arial Narrow"/>
          <w:b/>
          <w:sz w:val="24"/>
          <w:szCs w:val="24"/>
        </w:rPr>
        <w:fldChar w:fldCharType="begin"/>
      </w:r>
      <w:r w:rsidR="00274F0A">
        <w:rPr>
          <w:rStyle w:val="eop"/>
          <w:rFonts w:ascii="Arial Narrow" w:hAnsi="Arial Narrow"/>
          <w:b/>
          <w:sz w:val="24"/>
          <w:szCs w:val="24"/>
        </w:rPr>
        <w:instrText xml:space="preserve"> TOC \h \z \c "Figure" </w:instrText>
      </w:r>
      <w:r w:rsidR="00274F0A">
        <w:rPr>
          <w:rStyle w:val="eop"/>
          <w:rFonts w:ascii="Arial Narrow" w:hAnsi="Arial Narrow"/>
          <w:b/>
          <w:sz w:val="24"/>
          <w:szCs w:val="24"/>
        </w:rPr>
        <w:fldChar w:fldCharType="separate"/>
      </w:r>
    </w:p>
    <w:p w14:paraId="74D06AA7" w14:textId="02C72FB1" w:rsidR="007B27A8" w:rsidRDefault="007B27A8">
      <w:pPr>
        <w:pStyle w:val="TableofFigures"/>
        <w:tabs>
          <w:tab w:val="right" w:leader="dot" w:pos="8296"/>
        </w:tabs>
        <w:rPr>
          <w:rFonts w:eastAsiaTheme="minorEastAsia"/>
          <w:noProof/>
          <w:sz w:val="24"/>
          <w:szCs w:val="24"/>
        </w:rPr>
      </w:pPr>
      <w:hyperlink w:anchor="_Toc199768566" w:history="1">
        <w:r w:rsidRPr="001B4F93">
          <w:rPr>
            <w:rStyle w:val="Hyperlink"/>
            <w:rFonts w:ascii="Arial Narrow" w:hAnsi="Arial Narrow"/>
            <w:b/>
            <w:bCs/>
            <w:noProof/>
          </w:rPr>
          <w:t xml:space="preserve">Figure 1 </w:t>
        </w:r>
        <w:r w:rsidRPr="001B4F93">
          <w:rPr>
            <w:rStyle w:val="Hyperlink"/>
            <w:noProof/>
          </w:rPr>
          <w:t xml:space="preserve"> </w:t>
        </w:r>
        <w:r w:rsidRPr="001B4F93">
          <w:rPr>
            <w:rStyle w:val="Hyperlink"/>
            <w:rFonts w:ascii="Arial Narrow" w:hAnsi="Arial Narrow"/>
            <w:noProof/>
          </w:rPr>
          <w:t>Conceptual Framework</w:t>
        </w:r>
        <w:r>
          <w:rPr>
            <w:noProof/>
            <w:webHidden/>
          </w:rPr>
          <w:tab/>
        </w:r>
        <w:r>
          <w:rPr>
            <w:noProof/>
            <w:webHidden/>
          </w:rPr>
          <w:fldChar w:fldCharType="begin"/>
        </w:r>
        <w:r>
          <w:rPr>
            <w:noProof/>
            <w:webHidden/>
          </w:rPr>
          <w:instrText xml:space="preserve"> PAGEREF _Toc199768566 \h </w:instrText>
        </w:r>
        <w:r>
          <w:rPr>
            <w:noProof/>
            <w:webHidden/>
          </w:rPr>
        </w:r>
        <w:r>
          <w:rPr>
            <w:noProof/>
            <w:webHidden/>
          </w:rPr>
          <w:fldChar w:fldCharType="separate"/>
        </w:r>
        <w:r w:rsidR="000D288C">
          <w:rPr>
            <w:noProof/>
            <w:webHidden/>
          </w:rPr>
          <w:t>25</w:t>
        </w:r>
        <w:r>
          <w:rPr>
            <w:noProof/>
            <w:webHidden/>
          </w:rPr>
          <w:fldChar w:fldCharType="end"/>
        </w:r>
      </w:hyperlink>
    </w:p>
    <w:p w14:paraId="7A9881F9" w14:textId="160E95F5" w:rsidR="007B27A8" w:rsidRDefault="007B27A8">
      <w:pPr>
        <w:pStyle w:val="TableofFigures"/>
        <w:tabs>
          <w:tab w:val="right" w:leader="dot" w:pos="8296"/>
        </w:tabs>
        <w:rPr>
          <w:rFonts w:eastAsiaTheme="minorEastAsia"/>
          <w:noProof/>
          <w:sz w:val="24"/>
          <w:szCs w:val="24"/>
        </w:rPr>
      </w:pPr>
      <w:hyperlink w:anchor="_Toc199768567" w:history="1">
        <w:r w:rsidRPr="001B4F93">
          <w:rPr>
            <w:rStyle w:val="Hyperlink"/>
            <w:rFonts w:ascii="Arial Narrow" w:hAnsi="Arial Narrow"/>
            <w:b/>
            <w:bCs/>
            <w:noProof/>
          </w:rPr>
          <w:t xml:space="preserve">Figure 2  </w:t>
        </w:r>
        <w:r w:rsidRPr="001B4F93">
          <w:rPr>
            <w:rStyle w:val="Hyperlink"/>
            <w:rFonts w:ascii="Arial Narrow" w:hAnsi="Arial Narrow"/>
            <w:noProof/>
          </w:rPr>
          <w:t>Independent and Dependent Variables</w:t>
        </w:r>
        <w:r>
          <w:rPr>
            <w:noProof/>
            <w:webHidden/>
          </w:rPr>
          <w:tab/>
        </w:r>
        <w:r>
          <w:rPr>
            <w:noProof/>
            <w:webHidden/>
          </w:rPr>
          <w:fldChar w:fldCharType="begin"/>
        </w:r>
        <w:r>
          <w:rPr>
            <w:noProof/>
            <w:webHidden/>
          </w:rPr>
          <w:instrText xml:space="preserve"> PAGEREF _Toc199768567 \h </w:instrText>
        </w:r>
        <w:r>
          <w:rPr>
            <w:noProof/>
            <w:webHidden/>
          </w:rPr>
        </w:r>
        <w:r>
          <w:rPr>
            <w:noProof/>
            <w:webHidden/>
          </w:rPr>
          <w:fldChar w:fldCharType="separate"/>
        </w:r>
        <w:r w:rsidR="000D288C">
          <w:rPr>
            <w:noProof/>
            <w:webHidden/>
          </w:rPr>
          <w:t>28</w:t>
        </w:r>
        <w:r>
          <w:rPr>
            <w:noProof/>
            <w:webHidden/>
          </w:rPr>
          <w:fldChar w:fldCharType="end"/>
        </w:r>
      </w:hyperlink>
    </w:p>
    <w:p w14:paraId="47BF30A8" w14:textId="029BED65" w:rsidR="007B27A8" w:rsidRDefault="007B27A8">
      <w:pPr>
        <w:pStyle w:val="TableofFigures"/>
        <w:tabs>
          <w:tab w:val="left" w:pos="1200"/>
          <w:tab w:val="right" w:leader="dot" w:pos="8296"/>
        </w:tabs>
        <w:rPr>
          <w:rFonts w:eastAsiaTheme="minorEastAsia"/>
          <w:noProof/>
          <w:sz w:val="24"/>
          <w:szCs w:val="24"/>
        </w:rPr>
      </w:pPr>
      <w:hyperlink w:anchor="_Toc199768568" w:history="1">
        <w:r w:rsidRPr="001B4F93">
          <w:rPr>
            <w:rStyle w:val="Hyperlink"/>
            <w:rFonts w:ascii="Arial Narrow" w:hAnsi="Arial Narrow"/>
            <w:b/>
            <w:bCs/>
            <w:noProof/>
          </w:rPr>
          <w:t xml:space="preserve">Figure 3 </w:t>
        </w:r>
        <w:r>
          <w:rPr>
            <w:rStyle w:val="Hyperlink"/>
            <w:rFonts w:ascii="Arial Narrow" w:hAnsi="Arial Narrow"/>
            <w:b/>
            <w:bCs/>
            <w:noProof/>
          </w:rPr>
          <w:t xml:space="preserve"> </w:t>
        </w:r>
        <w:r w:rsidRPr="001B4F93">
          <w:rPr>
            <w:rStyle w:val="Hyperlink"/>
            <w:rFonts w:ascii="Arial Narrow" w:hAnsi="Arial Narrow"/>
            <w:noProof/>
          </w:rPr>
          <w:t>Operational Framework</w:t>
        </w:r>
        <w:r>
          <w:rPr>
            <w:noProof/>
            <w:webHidden/>
          </w:rPr>
          <w:tab/>
        </w:r>
        <w:r>
          <w:rPr>
            <w:noProof/>
            <w:webHidden/>
          </w:rPr>
          <w:fldChar w:fldCharType="begin"/>
        </w:r>
        <w:r>
          <w:rPr>
            <w:noProof/>
            <w:webHidden/>
          </w:rPr>
          <w:instrText xml:space="preserve"> PAGEREF _Toc199768568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0CBA78F9" w14:textId="324558EB" w:rsidR="007B27A8" w:rsidRDefault="007B27A8">
      <w:pPr>
        <w:pStyle w:val="TableofFigures"/>
        <w:tabs>
          <w:tab w:val="right" w:leader="dot" w:pos="8296"/>
        </w:tabs>
        <w:rPr>
          <w:rFonts w:eastAsiaTheme="minorEastAsia"/>
          <w:noProof/>
          <w:sz w:val="24"/>
          <w:szCs w:val="24"/>
        </w:rPr>
      </w:pPr>
      <w:hyperlink w:anchor="_Toc199768569" w:history="1">
        <w:r w:rsidRPr="001B4F93">
          <w:rPr>
            <w:rStyle w:val="Hyperlink"/>
            <w:rFonts w:ascii="Arial Narrow" w:hAnsi="Arial Narrow"/>
            <w:b/>
            <w:bCs/>
            <w:noProof/>
          </w:rPr>
          <w:t xml:space="preserve">Figure 4  </w:t>
        </w:r>
        <w:r w:rsidRPr="001B4F93">
          <w:rPr>
            <w:rStyle w:val="Hyperlink"/>
            <w:rFonts w:ascii="Arial Narrow" w:hAnsi="Arial Narrow"/>
            <w:noProof/>
          </w:rPr>
          <w:t>Development Methodology</w:t>
        </w:r>
        <w:r>
          <w:rPr>
            <w:noProof/>
            <w:webHidden/>
          </w:rPr>
          <w:tab/>
        </w:r>
        <w:r>
          <w:rPr>
            <w:noProof/>
            <w:webHidden/>
          </w:rPr>
          <w:fldChar w:fldCharType="begin"/>
        </w:r>
        <w:r>
          <w:rPr>
            <w:noProof/>
            <w:webHidden/>
          </w:rPr>
          <w:instrText xml:space="preserve"> PAGEREF _Toc199768569 \h </w:instrText>
        </w:r>
        <w:r>
          <w:rPr>
            <w:noProof/>
            <w:webHidden/>
          </w:rPr>
        </w:r>
        <w:r>
          <w:rPr>
            <w:noProof/>
            <w:webHidden/>
          </w:rPr>
          <w:fldChar w:fldCharType="separate"/>
        </w:r>
        <w:r w:rsidR="000D288C">
          <w:rPr>
            <w:b/>
            <w:bCs/>
            <w:noProof/>
            <w:webHidden/>
          </w:rPr>
          <w:t>Error! Bookmark not defined.</w:t>
        </w:r>
        <w:r>
          <w:rPr>
            <w:noProof/>
            <w:webHidden/>
          </w:rPr>
          <w:fldChar w:fldCharType="end"/>
        </w:r>
      </w:hyperlink>
    </w:p>
    <w:p w14:paraId="68BF970F" w14:textId="6E396848" w:rsidR="007B27A8" w:rsidRDefault="007B27A8">
      <w:pPr>
        <w:pStyle w:val="TableofFigures"/>
        <w:tabs>
          <w:tab w:val="right" w:leader="dot" w:pos="8296"/>
        </w:tabs>
        <w:rPr>
          <w:rFonts w:eastAsiaTheme="minorEastAsia"/>
          <w:noProof/>
          <w:sz w:val="24"/>
          <w:szCs w:val="24"/>
        </w:rPr>
      </w:pPr>
      <w:hyperlink w:anchor="_Toc199768570" w:history="1">
        <w:r w:rsidRPr="001B4F93">
          <w:rPr>
            <w:rStyle w:val="Hyperlink"/>
            <w:rFonts w:ascii="Arial Narrow" w:hAnsi="Arial Narrow"/>
            <w:b/>
            <w:bCs/>
            <w:noProof/>
          </w:rPr>
          <w:t xml:space="preserve">Figure 5   </w:t>
        </w:r>
        <w:r w:rsidRPr="001B4F93">
          <w:rPr>
            <w:rStyle w:val="Hyperlink"/>
            <w:rFonts w:ascii="Arial Narrow" w:hAnsi="Arial Narrow"/>
            <w:noProof/>
          </w:rPr>
          <w:t>Development Methodology</w:t>
        </w:r>
        <w:r>
          <w:rPr>
            <w:noProof/>
            <w:webHidden/>
          </w:rPr>
          <w:tab/>
        </w:r>
        <w:r>
          <w:rPr>
            <w:noProof/>
            <w:webHidden/>
          </w:rPr>
          <w:fldChar w:fldCharType="begin"/>
        </w:r>
        <w:r>
          <w:rPr>
            <w:noProof/>
            <w:webHidden/>
          </w:rPr>
          <w:instrText xml:space="preserve"> PAGEREF _Toc199768570 \h </w:instrText>
        </w:r>
        <w:r>
          <w:rPr>
            <w:noProof/>
            <w:webHidden/>
          </w:rPr>
        </w:r>
        <w:r>
          <w:rPr>
            <w:noProof/>
            <w:webHidden/>
          </w:rPr>
          <w:fldChar w:fldCharType="separate"/>
        </w:r>
        <w:r w:rsidR="000D288C">
          <w:rPr>
            <w:noProof/>
            <w:webHidden/>
          </w:rPr>
          <w:t>32</w:t>
        </w:r>
        <w:r>
          <w:rPr>
            <w:noProof/>
            <w:webHidden/>
          </w:rPr>
          <w:fldChar w:fldCharType="end"/>
        </w:r>
      </w:hyperlink>
    </w:p>
    <w:p w14:paraId="191319E8" w14:textId="7D2BA0E5" w:rsidR="007B27A8" w:rsidRDefault="007B27A8">
      <w:pPr>
        <w:pStyle w:val="TableofFigures"/>
        <w:tabs>
          <w:tab w:val="left" w:pos="1200"/>
          <w:tab w:val="right" w:leader="dot" w:pos="8296"/>
        </w:tabs>
        <w:rPr>
          <w:rFonts w:eastAsiaTheme="minorEastAsia"/>
          <w:noProof/>
          <w:sz w:val="24"/>
          <w:szCs w:val="24"/>
        </w:rPr>
      </w:pPr>
      <w:hyperlink w:anchor="_Toc199768571" w:history="1">
        <w:r w:rsidRPr="001B4F93">
          <w:rPr>
            <w:rStyle w:val="Hyperlink"/>
            <w:rFonts w:ascii="Arial Narrow" w:hAnsi="Arial Narrow"/>
            <w:b/>
            <w:bCs/>
            <w:noProof/>
          </w:rPr>
          <w:t xml:space="preserve">Figure 6  </w:t>
        </w:r>
        <w:r w:rsidRPr="001B4F93">
          <w:rPr>
            <w:rStyle w:val="Hyperlink"/>
            <w:rFonts w:ascii="Arial Narrow" w:hAnsi="Arial Narrow"/>
            <w:noProof/>
          </w:rPr>
          <w:t>Front and Side View of EMCER</w:t>
        </w:r>
        <w:r>
          <w:rPr>
            <w:noProof/>
            <w:webHidden/>
          </w:rPr>
          <w:tab/>
        </w:r>
        <w:r>
          <w:rPr>
            <w:noProof/>
            <w:webHidden/>
          </w:rPr>
          <w:fldChar w:fldCharType="begin"/>
        </w:r>
        <w:r>
          <w:rPr>
            <w:noProof/>
            <w:webHidden/>
          </w:rPr>
          <w:instrText xml:space="preserve"> PAGEREF _Toc199768571 \h </w:instrText>
        </w:r>
        <w:r>
          <w:rPr>
            <w:noProof/>
            <w:webHidden/>
          </w:rPr>
        </w:r>
        <w:r>
          <w:rPr>
            <w:noProof/>
            <w:webHidden/>
          </w:rPr>
          <w:fldChar w:fldCharType="separate"/>
        </w:r>
        <w:r w:rsidR="000D288C">
          <w:rPr>
            <w:noProof/>
            <w:webHidden/>
          </w:rPr>
          <w:t>39</w:t>
        </w:r>
        <w:r>
          <w:rPr>
            <w:noProof/>
            <w:webHidden/>
          </w:rPr>
          <w:fldChar w:fldCharType="end"/>
        </w:r>
      </w:hyperlink>
    </w:p>
    <w:p w14:paraId="0CD58BA3" w14:textId="5E2E9BF3" w:rsidR="007B27A8" w:rsidRDefault="007B27A8">
      <w:pPr>
        <w:pStyle w:val="TableofFigures"/>
        <w:tabs>
          <w:tab w:val="right" w:leader="dot" w:pos="8296"/>
        </w:tabs>
        <w:rPr>
          <w:rFonts w:eastAsiaTheme="minorEastAsia"/>
          <w:noProof/>
          <w:sz w:val="24"/>
          <w:szCs w:val="24"/>
        </w:rPr>
      </w:pPr>
      <w:hyperlink w:anchor="_Toc199768572" w:history="1">
        <w:r w:rsidRPr="001B4F93">
          <w:rPr>
            <w:rStyle w:val="Hyperlink"/>
            <w:rFonts w:ascii="Arial Narrow" w:hAnsi="Arial Narrow"/>
            <w:b/>
            <w:bCs/>
            <w:noProof/>
          </w:rPr>
          <w:t xml:space="preserve">Figure 7  </w:t>
        </w:r>
        <w:r w:rsidRPr="001B4F93">
          <w:rPr>
            <w:rStyle w:val="Hyperlink"/>
            <w:rFonts w:ascii="Arial Narrow" w:hAnsi="Arial Narrow"/>
            <w:noProof/>
          </w:rPr>
          <w:t>EMCER System Architecture</w:t>
        </w:r>
        <w:r>
          <w:rPr>
            <w:noProof/>
            <w:webHidden/>
          </w:rPr>
          <w:tab/>
        </w:r>
        <w:r>
          <w:rPr>
            <w:noProof/>
            <w:webHidden/>
          </w:rPr>
          <w:fldChar w:fldCharType="begin"/>
        </w:r>
        <w:r>
          <w:rPr>
            <w:noProof/>
            <w:webHidden/>
          </w:rPr>
          <w:instrText xml:space="preserve"> PAGEREF _Toc199768572 \h </w:instrText>
        </w:r>
        <w:r>
          <w:rPr>
            <w:noProof/>
            <w:webHidden/>
          </w:rPr>
        </w:r>
        <w:r>
          <w:rPr>
            <w:noProof/>
            <w:webHidden/>
          </w:rPr>
          <w:fldChar w:fldCharType="separate"/>
        </w:r>
        <w:r w:rsidR="000D288C">
          <w:rPr>
            <w:noProof/>
            <w:webHidden/>
          </w:rPr>
          <w:t>40</w:t>
        </w:r>
        <w:r>
          <w:rPr>
            <w:noProof/>
            <w:webHidden/>
          </w:rPr>
          <w:fldChar w:fldCharType="end"/>
        </w:r>
      </w:hyperlink>
    </w:p>
    <w:p w14:paraId="775AA216" w14:textId="504BA713" w:rsidR="007B27A8" w:rsidRDefault="007B27A8">
      <w:pPr>
        <w:pStyle w:val="TableofFigures"/>
        <w:tabs>
          <w:tab w:val="right" w:leader="dot" w:pos="8296"/>
        </w:tabs>
        <w:rPr>
          <w:rFonts w:eastAsiaTheme="minorEastAsia"/>
          <w:noProof/>
          <w:sz w:val="24"/>
          <w:szCs w:val="24"/>
        </w:rPr>
      </w:pPr>
      <w:hyperlink w:anchor="_Toc199768573" w:history="1">
        <w:r w:rsidRPr="001B4F93">
          <w:rPr>
            <w:rStyle w:val="Hyperlink"/>
            <w:rFonts w:ascii="Arial Narrow" w:hAnsi="Arial Narrow"/>
            <w:b/>
            <w:bCs/>
            <w:noProof/>
          </w:rPr>
          <w:t xml:space="preserve">Figure 8  </w:t>
        </w:r>
        <w:r w:rsidRPr="001B4F93">
          <w:rPr>
            <w:rStyle w:val="Hyperlink"/>
            <w:rFonts w:ascii="Arial Narrow" w:hAnsi="Arial Narrow"/>
            <w:noProof/>
          </w:rPr>
          <w:t>EMCER Whole System Flowchart</w:t>
        </w:r>
        <w:r>
          <w:rPr>
            <w:noProof/>
            <w:webHidden/>
          </w:rPr>
          <w:tab/>
        </w:r>
        <w:r>
          <w:rPr>
            <w:noProof/>
            <w:webHidden/>
          </w:rPr>
          <w:fldChar w:fldCharType="begin"/>
        </w:r>
        <w:r>
          <w:rPr>
            <w:noProof/>
            <w:webHidden/>
          </w:rPr>
          <w:instrText xml:space="preserve"> PAGEREF _Toc199768573 \h </w:instrText>
        </w:r>
        <w:r>
          <w:rPr>
            <w:noProof/>
            <w:webHidden/>
          </w:rPr>
        </w:r>
        <w:r>
          <w:rPr>
            <w:noProof/>
            <w:webHidden/>
          </w:rPr>
          <w:fldChar w:fldCharType="separate"/>
        </w:r>
        <w:r w:rsidR="000D288C">
          <w:rPr>
            <w:noProof/>
            <w:webHidden/>
          </w:rPr>
          <w:t>40</w:t>
        </w:r>
        <w:r>
          <w:rPr>
            <w:noProof/>
            <w:webHidden/>
          </w:rPr>
          <w:fldChar w:fldCharType="end"/>
        </w:r>
      </w:hyperlink>
    </w:p>
    <w:p w14:paraId="6B0916D5" w14:textId="41480739" w:rsidR="007B27A8" w:rsidRDefault="007B27A8">
      <w:pPr>
        <w:pStyle w:val="TableofFigures"/>
        <w:tabs>
          <w:tab w:val="left" w:pos="1200"/>
          <w:tab w:val="right" w:leader="dot" w:pos="8296"/>
        </w:tabs>
        <w:rPr>
          <w:rFonts w:eastAsiaTheme="minorEastAsia"/>
          <w:noProof/>
          <w:sz w:val="24"/>
          <w:szCs w:val="24"/>
        </w:rPr>
      </w:pPr>
      <w:hyperlink w:anchor="_Toc199768574" w:history="1">
        <w:r w:rsidRPr="001B4F93">
          <w:rPr>
            <w:rStyle w:val="Hyperlink"/>
            <w:rFonts w:ascii="Arial Narrow" w:hAnsi="Arial Narrow"/>
            <w:b/>
            <w:bCs/>
            <w:noProof/>
          </w:rPr>
          <w:t xml:space="preserve">Figure 9  </w:t>
        </w:r>
        <w:r w:rsidRPr="001B4F93">
          <w:rPr>
            <w:rStyle w:val="Hyperlink"/>
            <w:rFonts w:ascii="Arial Narrow" w:hAnsi="Arial Narrow"/>
            <w:noProof/>
          </w:rPr>
          <w:t>EMCER Graphical User Interface</w:t>
        </w:r>
        <w:r>
          <w:rPr>
            <w:noProof/>
            <w:webHidden/>
          </w:rPr>
          <w:tab/>
        </w:r>
        <w:r>
          <w:rPr>
            <w:noProof/>
            <w:webHidden/>
          </w:rPr>
          <w:fldChar w:fldCharType="begin"/>
        </w:r>
        <w:r>
          <w:rPr>
            <w:noProof/>
            <w:webHidden/>
          </w:rPr>
          <w:instrText xml:space="preserve"> PAGEREF _Toc199768574 \h </w:instrText>
        </w:r>
        <w:r>
          <w:rPr>
            <w:noProof/>
            <w:webHidden/>
          </w:rPr>
        </w:r>
        <w:r>
          <w:rPr>
            <w:noProof/>
            <w:webHidden/>
          </w:rPr>
          <w:fldChar w:fldCharType="separate"/>
        </w:r>
        <w:r w:rsidR="000D288C">
          <w:rPr>
            <w:noProof/>
            <w:webHidden/>
          </w:rPr>
          <w:t>41</w:t>
        </w:r>
        <w:r>
          <w:rPr>
            <w:noProof/>
            <w:webHidden/>
          </w:rPr>
          <w:fldChar w:fldCharType="end"/>
        </w:r>
      </w:hyperlink>
    </w:p>
    <w:p w14:paraId="56BDD87F" w14:textId="47AB3D28" w:rsidR="007B27A8" w:rsidRDefault="007B27A8">
      <w:pPr>
        <w:pStyle w:val="TableofFigures"/>
        <w:tabs>
          <w:tab w:val="left" w:pos="1200"/>
          <w:tab w:val="right" w:leader="dot" w:pos="8296"/>
        </w:tabs>
        <w:rPr>
          <w:rFonts w:eastAsiaTheme="minorEastAsia"/>
          <w:noProof/>
          <w:sz w:val="24"/>
          <w:szCs w:val="24"/>
        </w:rPr>
      </w:pPr>
      <w:hyperlink w:anchor="_Toc199768575" w:history="1">
        <w:r w:rsidRPr="001B4F93">
          <w:rPr>
            <w:rStyle w:val="Hyperlink"/>
            <w:rFonts w:ascii="Arial Narrow" w:hAnsi="Arial Narrow"/>
            <w:b/>
            <w:bCs/>
            <w:noProof/>
          </w:rPr>
          <w:t xml:space="preserve">Figure 10  </w:t>
        </w:r>
        <w:r w:rsidRPr="001B4F93">
          <w:rPr>
            <w:rStyle w:val="Hyperlink"/>
            <w:rFonts w:ascii="Arial Narrow" w:hAnsi="Arial Narrow"/>
            <w:noProof/>
          </w:rPr>
          <w:t>EMCER Source Code</w:t>
        </w:r>
        <w:r>
          <w:rPr>
            <w:noProof/>
            <w:webHidden/>
          </w:rPr>
          <w:tab/>
        </w:r>
        <w:r>
          <w:rPr>
            <w:noProof/>
            <w:webHidden/>
          </w:rPr>
          <w:fldChar w:fldCharType="begin"/>
        </w:r>
        <w:r>
          <w:rPr>
            <w:noProof/>
            <w:webHidden/>
          </w:rPr>
          <w:instrText xml:space="preserve"> PAGEREF _Toc199768575 \h </w:instrText>
        </w:r>
        <w:r>
          <w:rPr>
            <w:noProof/>
            <w:webHidden/>
          </w:rPr>
        </w:r>
        <w:r>
          <w:rPr>
            <w:noProof/>
            <w:webHidden/>
          </w:rPr>
          <w:fldChar w:fldCharType="separate"/>
        </w:r>
        <w:r w:rsidR="000D288C">
          <w:rPr>
            <w:noProof/>
            <w:webHidden/>
          </w:rPr>
          <w:t>42</w:t>
        </w:r>
        <w:r>
          <w:rPr>
            <w:noProof/>
            <w:webHidden/>
          </w:rPr>
          <w:fldChar w:fldCharType="end"/>
        </w:r>
      </w:hyperlink>
    </w:p>
    <w:p w14:paraId="4C27685D" w14:textId="73232F4D" w:rsidR="007B27A8" w:rsidRDefault="007B27A8">
      <w:pPr>
        <w:pStyle w:val="TableofFigures"/>
        <w:tabs>
          <w:tab w:val="left" w:pos="1200"/>
          <w:tab w:val="right" w:leader="dot" w:pos="8296"/>
        </w:tabs>
        <w:rPr>
          <w:rFonts w:eastAsiaTheme="minorEastAsia"/>
          <w:noProof/>
          <w:sz w:val="24"/>
          <w:szCs w:val="24"/>
        </w:rPr>
      </w:pPr>
      <w:hyperlink w:anchor="_Toc199768576" w:history="1">
        <w:r w:rsidRPr="001B4F93">
          <w:rPr>
            <w:rStyle w:val="Hyperlink"/>
            <w:rFonts w:ascii="Arial Narrow" w:hAnsi="Arial Narrow"/>
            <w:b/>
            <w:bCs/>
            <w:noProof/>
          </w:rPr>
          <w:t xml:space="preserve">Figure 11  </w:t>
        </w:r>
        <w:r w:rsidRPr="001B4F93">
          <w:rPr>
            <w:rStyle w:val="Hyperlink"/>
            <w:rFonts w:ascii="Arial Narrow" w:hAnsi="Arial Narrow"/>
            <w:noProof/>
          </w:rPr>
          <w:t>Overview of the EMCER Device</w:t>
        </w:r>
        <w:r>
          <w:rPr>
            <w:noProof/>
            <w:webHidden/>
          </w:rPr>
          <w:tab/>
        </w:r>
        <w:r>
          <w:rPr>
            <w:noProof/>
            <w:webHidden/>
          </w:rPr>
          <w:fldChar w:fldCharType="begin"/>
        </w:r>
        <w:r>
          <w:rPr>
            <w:noProof/>
            <w:webHidden/>
          </w:rPr>
          <w:instrText xml:space="preserve"> PAGEREF _Toc199768576 \h </w:instrText>
        </w:r>
        <w:r>
          <w:rPr>
            <w:noProof/>
            <w:webHidden/>
          </w:rPr>
        </w:r>
        <w:r>
          <w:rPr>
            <w:noProof/>
            <w:webHidden/>
          </w:rPr>
          <w:fldChar w:fldCharType="separate"/>
        </w:r>
        <w:r w:rsidR="000D288C">
          <w:rPr>
            <w:noProof/>
            <w:webHidden/>
          </w:rPr>
          <w:t>42</w:t>
        </w:r>
        <w:r>
          <w:rPr>
            <w:noProof/>
            <w:webHidden/>
          </w:rPr>
          <w:fldChar w:fldCharType="end"/>
        </w:r>
      </w:hyperlink>
    </w:p>
    <w:p w14:paraId="42CE32E5" w14:textId="3D648D4F" w:rsidR="00E23FEF" w:rsidRDefault="00274F0A" w:rsidP="00274F0A">
      <w:pPr>
        <w:rPr>
          <w:rStyle w:val="eop"/>
          <w:rFonts w:ascii="Arial Narrow" w:hAnsi="Arial Narrow"/>
          <w:bCs/>
          <w:sz w:val="24"/>
          <w:szCs w:val="24"/>
        </w:rPr>
      </w:pPr>
      <w:r>
        <w:rPr>
          <w:rStyle w:val="eop"/>
          <w:rFonts w:ascii="Arial Narrow" w:hAnsi="Arial Narrow"/>
          <w:b/>
          <w:sz w:val="24"/>
          <w:szCs w:val="24"/>
        </w:rPr>
        <w:fldChar w:fldCharType="end"/>
      </w:r>
    </w:p>
    <w:p w14:paraId="00E656E0" w14:textId="1877AA9C" w:rsidR="00657EDB" w:rsidRPr="00F16552" w:rsidRDefault="00657EDB" w:rsidP="00C9751C">
      <w:pPr>
        <w:ind w:firstLine="720"/>
        <w:rPr>
          <w:rStyle w:val="eop"/>
          <w:rFonts w:ascii="Arial Narrow" w:hAnsi="Arial Narrow"/>
          <w:b/>
          <w:sz w:val="24"/>
          <w:szCs w:val="24"/>
        </w:rPr>
      </w:pPr>
    </w:p>
    <w:p w14:paraId="64169540" w14:textId="4FF0D0EE" w:rsidR="00C9751C" w:rsidRPr="006E0896" w:rsidRDefault="00C9751C" w:rsidP="00C9751C">
      <w:pPr>
        <w:ind w:firstLine="720"/>
        <w:rPr>
          <w:rStyle w:val="eop"/>
          <w:rFonts w:ascii="Arial Narrow" w:hAnsi="Arial Narrow"/>
          <w:bCs/>
          <w:sz w:val="24"/>
          <w:szCs w:val="24"/>
        </w:rPr>
      </w:pPr>
    </w:p>
    <w:p w14:paraId="5168A306" w14:textId="3A544111" w:rsidR="00C9751C" w:rsidRDefault="00C9751C" w:rsidP="00C9751C">
      <w:pPr>
        <w:rPr>
          <w:rStyle w:val="eop"/>
          <w:rFonts w:ascii="Arial Narrow" w:hAnsi="Arial Narrow"/>
          <w:b/>
          <w:sz w:val="24"/>
          <w:szCs w:val="24"/>
        </w:rPr>
      </w:pPr>
    </w:p>
    <w:p w14:paraId="3642F0CD" w14:textId="5DF88A55" w:rsidR="00C9751C" w:rsidRDefault="00C9751C" w:rsidP="00C9751C">
      <w:pPr>
        <w:rPr>
          <w:rStyle w:val="eop"/>
          <w:rFonts w:ascii="Arial Narrow" w:hAnsi="Arial Narrow"/>
          <w:b/>
          <w:sz w:val="24"/>
          <w:szCs w:val="24"/>
        </w:rPr>
      </w:pPr>
    </w:p>
    <w:p w14:paraId="411CB739" w14:textId="4B4FA6A1" w:rsidR="00C9751C" w:rsidRDefault="00C9751C" w:rsidP="00C9751C">
      <w:pPr>
        <w:rPr>
          <w:rStyle w:val="eop"/>
          <w:rFonts w:ascii="Arial Narrow" w:hAnsi="Arial Narrow"/>
          <w:b/>
          <w:sz w:val="24"/>
          <w:szCs w:val="24"/>
        </w:rPr>
      </w:pPr>
    </w:p>
    <w:p w14:paraId="05ADDBE1" w14:textId="5BCD9158" w:rsidR="00C9751C" w:rsidRDefault="00C9751C" w:rsidP="00C9751C">
      <w:pPr>
        <w:rPr>
          <w:rStyle w:val="eop"/>
          <w:rFonts w:ascii="Arial Narrow" w:hAnsi="Arial Narrow"/>
          <w:b/>
          <w:sz w:val="24"/>
          <w:szCs w:val="24"/>
        </w:rPr>
      </w:pPr>
    </w:p>
    <w:p w14:paraId="79D8F5DD" w14:textId="35BE8A37" w:rsidR="00C9751C" w:rsidRDefault="00C9751C" w:rsidP="00C9751C">
      <w:pPr>
        <w:rPr>
          <w:rStyle w:val="eop"/>
          <w:rFonts w:ascii="Arial Narrow" w:hAnsi="Arial Narrow"/>
          <w:b/>
          <w:sz w:val="24"/>
          <w:szCs w:val="24"/>
        </w:rPr>
      </w:pPr>
    </w:p>
    <w:p w14:paraId="135D2928" w14:textId="122D8D85" w:rsidR="00C9751C" w:rsidRDefault="00C9751C" w:rsidP="00C9751C">
      <w:pPr>
        <w:rPr>
          <w:rStyle w:val="eop"/>
          <w:rFonts w:ascii="Arial Narrow" w:hAnsi="Arial Narrow"/>
          <w:b/>
          <w:sz w:val="24"/>
          <w:szCs w:val="24"/>
        </w:rPr>
      </w:pPr>
    </w:p>
    <w:p w14:paraId="78009F65" w14:textId="45856948" w:rsidR="00C9751C" w:rsidRDefault="00C9751C" w:rsidP="00C9751C">
      <w:pPr>
        <w:rPr>
          <w:rStyle w:val="eop"/>
          <w:rFonts w:ascii="Arial Narrow" w:hAnsi="Arial Narrow"/>
          <w:b/>
          <w:sz w:val="24"/>
          <w:szCs w:val="24"/>
        </w:rPr>
      </w:pPr>
    </w:p>
    <w:p w14:paraId="4AEFEAEA" w14:textId="3FF7A8AF" w:rsidR="00C9751C" w:rsidRDefault="00C9751C" w:rsidP="00C9751C">
      <w:pPr>
        <w:rPr>
          <w:rStyle w:val="eop"/>
          <w:rFonts w:ascii="Arial Narrow" w:hAnsi="Arial Narrow"/>
          <w:b/>
          <w:sz w:val="24"/>
          <w:szCs w:val="24"/>
        </w:rPr>
      </w:pPr>
    </w:p>
    <w:p w14:paraId="7113EB58" w14:textId="253E6EA6" w:rsidR="00C9751C" w:rsidRDefault="00C9751C" w:rsidP="00C9751C">
      <w:pPr>
        <w:rPr>
          <w:rStyle w:val="eop"/>
          <w:rFonts w:ascii="Arial Narrow" w:hAnsi="Arial Narrow"/>
          <w:b/>
          <w:sz w:val="24"/>
          <w:szCs w:val="24"/>
        </w:rPr>
      </w:pPr>
    </w:p>
    <w:p w14:paraId="24389518" w14:textId="56FE2789" w:rsidR="00C9751C" w:rsidRDefault="00C9751C" w:rsidP="00C9751C">
      <w:pPr>
        <w:rPr>
          <w:rStyle w:val="eop"/>
          <w:rFonts w:ascii="Arial Narrow" w:hAnsi="Arial Narrow"/>
          <w:b/>
          <w:sz w:val="24"/>
          <w:szCs w:val="24"/>
        </w:rPr>
      </w:pPr>
    </w:p>
    <w:p w14:paraId="29BC7297" w14:textId="11C4EC9D" w:rsidR="00C9751C" w:rsidRDefault="00C9751C" w:rsidP="00C9751C">
      <w:pPr>
        <w:rPr>
          <w:rStyle w:val="eop"/>
          <w:rFonts w:ascii="Arial Narrow" w:hAnsi="Arial Narrow"/>
          <w:b/>
          <w:sz w:val="24"/>
          <w:szCs w:val="24"/>
        </w:rPr>
      </w:pPr>
    </w:p>
    <w:p w14:paraId="3D84DF86" w14:textId="4DCF4A56" w:rsidR="00C9751C" w:rsidRDefault="00C9751C" w:rsidP="00C9751C">
      <w:pPr>
        <w:rPr>
          <w:rStyle w:val="eop"/>
          <w:rFonts w:ascii="Arial Narrow" w:hAnsi="Arial Narrow"/>
          <w:b/>
          <w:sz w:val="24"/>
          <w:szCs w:val="24"/>
        </w:rPr>
      </w:pPr>
    </w:p>
    <w:p w14:paraId="2D7FFB43" w14:textId="4CD7B367" w:rsidR="00C9751C" w:rsidRDefault="00C9751C" w:rsidP="00C9751C">
      <w:pPr>
        <w:rPr>
          <w:rStyle w:val="eop"/>
          <w:rFonts w:ascii="Arial Narrow" w:hAnsi="Arial Narrow"/>
          <w:b/>
          <w:sz w:val="24"/>
          <w:szCs w:val="24"/>
        </w:rPr>
      </w:pPr>
    </w:p>
    <w:p w14:paraId="21D6FC2E" w14:textId="133F60FC" w:rsidR="00C9751C" w:rsidRDefault="00C9751C" w:rsidP="00C9751C">
      <w:pPr>
        <w:rPr>
          <w:rStyle w:val="eop"/>
          <w:rFonts w:ascii="Arial Narrow" w:hAnsi="Arial Narrow"/>
          <w:b/>
          <w:sz w:val="24"/>
          <w:szCs w:val="24"/>
        </w:rPr>
      </w:pPr>
    </w:p>
    <w:p w14:paraId="4F952516" w14:textId="64449FCB" w:rsidR="00C9751C" w:rsidRDefault="00C9751C" w:rsidP="00C9751C">
      <w:pPr>
        <w:rPr>
          <w:rStyle w:val="eop"/>
          <w:rFonts w:ascii="Arial Narrow" w:hAnsi="Arial Narrow"/>
          <w:b/>
          <w:sz w:val="24"/>
          <w:szCs w:val="24"/>
        </w:rPr>
      </w:pPr>
    </w:p>
    <w:p w14:paraId="27BC958F" w14:textId="286FD9A6" w:rsidR="00C9751C" w:rsidRDefault="00C9751C" w:rsidP="00C9751C">
      <w:pPr>
        <w:rPr>
          <w:rStyle w:val="eop"/>
          <w:rFonts w:ascii="Arial Narrow" w:hAnsi="Arial Narrow"/>
          <w:b/>
          <w:sz w:val="24"/>
          <w:szCs w:val="24"/>
        </w:rPr>
      </w:pPr>
    </w:p>
    <w:p w14:paraId="08C25D41" w14:textId="77431B8D" w:rsidR="00C9751C" w:rsidRDefault="00C9751C" w:rsidP="00C9751C">
      <w:pPr>
        <w:rPr>
          <w:rStyle w:val="eop"/>
          <w:rFonts w:ascii="Arial Narrow" w:hAnsi="Arial Narrow"/>
          <w:b/>
          <w:sz w:val="24"/>
          <w:szCs w:val="24"/>
        </w:rPr>
      </w:pPr>
      <w:r w:rsidRPr="05CE121E">
        <w:rPr>
          <w:rStyle w:val="eop"/>
          <w:rFonts w:ascii="Arial Narrow" w:hAnsi="Arial Narrow"/>
          <w:b/>
          <w:bCs/>
          <w:sz w:val="24"/>
          <w:szCs w:val="24"/>
        </w:rPr>
        <w:t xml:space="preserve"> </w:t>
      </w:r>
    </w:p>
    <w:p w14:paraId="238032F9" w14:textId="2B0CDFA2" w:rsidR="00C9751C" w:rsidRDefault="00C9751C" w:rsidP="00C9751C">
      <w:pPr>
        <w:rPr>
          <w:rStyle w:val="eop"/>
          <w:rFonts w:ascii="Arial Narrow" w:hAnsi="Arial Narrow"/>
          <w:b/>
          <w:sz w:val="24"/>
          <w:szCs w:val="24"/>
        </w:rPr>
      </w:pPr>
    </w:p>
    <w:p w14:paraId="0878C4FB" w14:textId="77777777" w:rsidR="00D77CF7" w:rsidRDefault="00D77CF7" w:rsidP="00C9751C">
      <w:pPr>
        <w:rPr>
          <w:rStyle w:val="eop"/>
          <w:rFonts w:ascii="Arial Narrow" w:hAnsi="Arial Narrow"/>
          <w:b/>
          <w:sz w:val="24"/>
          <w:szCs w:val="24"/>
        </w:rPr>
      </w:pPr>
    </w:p>
    <w:p w14:paraId="63386E18" w14:textId="5F101EC1" w:rsidR="00C9751C" w:rsidRPr="006D7970" w:rsidRDefault="00C9751C" w:rsidP="00C9751C">
      <w:pPr>
        <w:rPr>
          <w:rStyle w:val="eop"/>
          <w:rFonts w:ascii="Arial Narrow" w:hAnsi="Arial Narrow"/>
          <w:b/>
          <w:sz w:val="24"/>
          <w:szCs w:val="24"/>
        </w:rPr>
      </w:pPr>
      <w:r w:rsidRPr="006D7970">
        <w:rPr>
          <w:rStyle w:val="eop"/>
          <w:rFonts w:ascii="Arial Narrow" w:hAnsi="Arial Narrow"/>
          <w:b/>
          <w:sz w:val="24"/>
          <w:szCs w:val="24"/>
        </w:rPr>
        <w:t>List of Tables</w:t>
      </w:r>
    </w:p>
    <w:p w14:paraId="6DD23F74" w14:textId="093134A6" w:rsidR="007B27A8" w:rsidRDefault="009009E1">
      <w:pPr>
        <w:pStyle w:val="TableofFigures"/>
        <w:tabs>
          <w:tab w:val="left" w:pos="1200"/>
          <w:tab w:val="right" w:leader="dot" w:pos="8296"/>
        </w:tabs>
        <w:rPr>
          <w:rFonts w:eastAsiaTheme="minorEastAsia"/>
          <w:noProof/>
          <w:sz w:val="24"/>
          <w:szCs w:val="24"/>
        </w:rPr>
      </w:pPr>
      <w:r w:rsidRPr="009009E1">
        <w:rPr>
          <w:rFonts w:ascii="Arial Narrow" w:hAnsi="Arial Narrow"/>
          <w:b/>
          <w:w w:val="80"/>
          <w:sz w:val="24"/>
          <w:szCs w:val="24"/>
        </w:rPr>
        <w:fldChar w:fldCharType="begin"/>
      </w:r>
      <w:r w:rsidRPr="009009E1">
        <w:rPr>
          <w:rFonts w:ascii="Arial Narrow" w:hAnsi="Arial Narrow"/>
          <w:b/>
          <w:w w:val="80"/>
          <w:sz w:val="24"/>
          <w:szCs w:val="24"/>
        </w:rPr>
        <w:instrText xml:space="preserve"> TOC \h \z \c "Table" </w:instrText>
      </w:r>
      <w:r w:rsidRPr="009009E1">
        <w:rPr>
          <w:rFonts w:ascii="Arial Narrow" w:hAnsi="Arial Narrow"/>
          <w:b/>
          <w:w w:val="80"/>
          <w:sz w:val="24"/>
          <w:szCs w:val="24"/>
        </w:rPr>
        <w:fldChar w:fldCharType="separate"/>
      </w:r>
      <w:hyperlink w:anchor="_Toc199768598" w:history="1">
        <w:r w:rsidR="007B27A8" w:rsidRPr="009B7B2E">
          <w:rPr>
            <w:rStyle w:val="Hyperlink"/>
            <w:rFonts w:ascii="Arial Narrow" w:hAnsi="Arial Narrow"/>
            <w:b/>
            <w:bCs/>
            <w:noProof/>
          </w:rPr>
          <w:t xml:space="preserve">Table 1  </w:t>
        </w:r>
        <w:r w:rsidR="007B27A8" w:rsidRPr="009B7B2E">
          <w:rPr>
            <w:rStyle w:val="Hyperlink"/>
            <w:rFonts w:ascii="Arial Narrow" w:hAnsi="Arial Narrow"/>
            <w:noProof/>
          </w:rPr>
          <w:t>Timeline of Activities for Capstone Design Project 1</w:t>
        </w:r>
        <w:r w:rsidR="007B27A8">
          <w:rPr>
            <w:noProof/>
            <w:webHidden/>
          </w:rPr>
          <w:tab/>
        </w:r>
        <w:r w:rsidR="007B27A8">
          <w:rPr>
            <w:noProof/>
            <w:webHidden/>
          </w:rPr>
          <w:fldChar w:fldCharType="begin"/>
        </w:r>
        <w:r w:rsidR="007B27A8">
          <w:rPr>
            <w:noProof/>
            <w:webHidden/>
          </w:rPr>
          <w:instrText xml:space="preserve"> PAGEREF _Toc199768598 \h </w:instrText>
        </w:r>
        <w:r w:rsidR="007B27A8">
          <w:rPr>
            <w:noProof/>
            <w:webHidden/>
          </w:rPr>
        </w:r>
        <w:r w:rsidR="007B27A8">
          <w:rPr>
            <w:noProof/>
            <w:webHidden/>
          </w:rPr>
          <w:fldChar w:fldCharType="separate"/>
        </w:r>
        <w:r w:rsidR="000D288C">
          <w:rPr>
            <w:noProof/>
            <w:webHidden/>
          </w:rPr>
          <w:t>36</w:t>
        </w:r>
        <w:r w:rsidR="007B27A8">
          <w:rPr>
            <w:noProof/>
            <w:webHidden/>
          </w:rPr>
          <w:fldChar w:fldCharType="end"/>
        </w:r>
      </w:hyperlink>
    </w:p>
    <w:p w14:paraId="35D931CA" w14:textId="6050405B" w:rsidR="007B27A8" w:rsidRDefault="007B27A8">
      <w:pPr>
        <w:pStyle w:val="TableofFigures"/>
        <w:tabs>
          <w:tab w:val="left" w:pos="1200"/>
          <w:tab w:val="right" w:leader="dot" w:pos="8296"/>
        </w:tabs>
        <w:rPr>
          <w:rFonts w:eastAsiaTheme="minorEastAsia"/>
          <w:noProof/>
          <w:sz w:val="24"/>
          <w:szCs w:val="24"/>
        </w:rPr>
      </w:pPr>
      <w:hyperlink w:anchor="_Toc199768599" w:history="1">
        <w:r w:rsidRPr="009B7B2E">
          <w:rPr>
            <w:rStyle w:val="Hyperlink"/>
            <w:rFonts w:ascii="Arial Narrow" w:hAnsi="Arial Narrow"/>
            <w:b/>
            <w:bCs/>
            <w:noProof/>
          </w:rPr>
          <w:t xml:space="preserve">Table 2  </w:t>
        </w:r>
        <w:r w:rsidRPr="009B7B2E">
          <w:rPr>
            <w:rStyle w:val="Hyperlink"/>
            <w:rFonts w:ascii="Arial Narrow" w:hAnsi="Arial Narrow"/>
            <w:noProof/>
          </w:rPr>
          <w:t>Timeline of Activities for Capstone Design Project 2</w:t>
        </w:r>
        <w:r>
          <w:rPr>
            <w:noProof/>
            <w:webHidden/>
          </w:rPr>
          <w:tab/>
        </w:r>
        <w:r>
          <w:rPr>
            <w:noProof/>
            <w:webHidden/>
          </w:rPr>
          <w:fldChar w:fldCharType="begin"/>
        </w:r>
        <w:r>
          <w:rPr>
            <w:noProof/>
            <w:webHidden/>
          </w:rPr>
          <w:instrText xml:space="preserve"> PAGEREF _Toc199768599 \h </w:instrText>
        </w:r>
        <w:r>
          <w:rPr>
            <w:noProof/>
            <w:webHidden/>
          </w:rPr>
        </w:r>
        <w:r>
          <w:rPr>
            <w:noProof/>
            <w:webHidden/>
          </w:rPr>
          <w:fldChar w:fldCharType="separate"/>
        </w:r>
        <w:r w:rsidR="000D288C">
          <w:rPr>
            <w:noProof/>
            <w:webHidden/>
          </w:rPr>
          <w:t>36</w:t>
        </w:r>
        <w:r>
          <w:rPr>
            <w:noProof/>
            <w:webHidden/>
          </w:rPr>
          <w:fldChar w:fldCharType="end"/>
        </w:r>
      </w:hyperlink>
    </w:p>
    <w:p w14:paraId="6857D48B" w14:textId="02FF5822" w:rsidR="007B27A8" w:rsidRDefault="007B27A8">
      <w:pPr>
        <w:pStyle w:val="TableofFigures"/>
        <w:tabs>
          <w:tab w:val="left" w:pos="1200"/>
          <w:tab w:val="right" w:leader="dot" w:pos="8296"/>
        </w:tabs>
        <w:rPr>
          <w:rFonts w:eastAsiaTheme="minorEastAsia"/>
          <w:noProof/>
          <w:sz w:val="24"/>
          <w:szCs w:val="24"/>
        </w:rPr>
      </w:pPr>
      <w:hyperlink w:anchor="_Toc199768600" w:history="1">
        <w:r w:rsidRPr="009B7B2E">
          <w:rPr>
            <w:rStyle w:val="Hyperlink"/>
            <w:rFonts w:ascii="Arial Narrow" w:hAnsi="Arial Narrow"/>
            <w:b/>
            <w:bCs/>
            <w:noProof/>
          </w:rPr>
          <w:t xml:space="preserve">Table 3  </w:t>
        </w:r>
        <w:r w:rsidRPr="009B7B2E">
          <w:rPr>
            <w:rStyle w:val="Hyperlink"/>
            <w:rFonts w:ascii="Arial Narrow" w:hAnsi="Arial Narrow"/>
            <w:noProof/>
          </w:rPr>
          <w:t>Timeline of Activities for Capstone Design Project 3</w:t>
        </w:r>
        <w:r>
          <w:rPr>
            <w:noProof/>
            <w:webHidden/>
          </w:rPr>
          <w:tab/>
        </w:r>
        <w:r>
          <w:rPr>
            <w:noProof/>
            <w:webHidden/>
          </w:rPr>
          <w:fldChar w:fldCharType="begin"/>
        </w:r>
        <w:r>
          <w:rPr>
            <w:noProof/>
            <w:webHidden/>
          </w:rPr>
          <w:instrText xml:space="preserve"> PAGEREF _Toc199768600 \h </w:instrText>
        </w:r>
        <w:r>
          <w:rPr>
            <w:noProof/>
            <w:webHidden/>
          </w:rPr>
        </w:r>
        <w:r>
          <w:rPr>
            <w:noProof/>
            <w:webHidden/>
          </w:rPr>
          <w:fldChar w:fldCharType="separate"/>
        </w:r>
        <w:r w:rsidR="000D288C">
          <w:rPr>
            <w:noProof/>
            <w:webHidden/>
          </w:rPr>
          <w:t>37</w:t>
        </w:r>
        <w:r>
          <w:rPr>
            <w:noProof/>
            <w:webHidden/>
          </w:rPr>
          <w:fldChar w:fldCharType="end"/>
        </w:r>
      </w:hyperlink>
    </w:p>
    <w:p w14:paraId="0C81C140" w14:textId="1A2E30B7" w:rsidR="007B27A8" w:rsidRDefault="007B27A8">
      <w:pPr>
        <w:pStyle w:val="TableofFigures"/>
        <w:tabs>
          <w:tab w:val="left" w:pos="1200"/>
          <w:tab w:val="right" w:leader="dot" w:pos="8296"/>
        </w:tabs>
        <w:rPr>
          <w:rFonts w:eastAsiaTheme="minorEastAsia"/>
          <w:noProof/>
          <w:sz w:val="24"/>
          <w:szCs w:val="24"/>
        </w:rPr>
      </w:pPr>
      <w:hyperlink w:anchor="_Toc199768601" w:history="1">
        <w:r w:rsidRPr="009B7B2E">
          <w:rPr>
            <w:rStyle w:val="Hyperlink"/>
            <w:rFonts w:ascii="Arial Narrow" w:hAnsi="Arial Narrow"/>
            <w:b/>
            <w:bCs/>
            <w:noProof/>
          </w:rPr>
          <w:t>Table 4</w:t>
        </w:r>
        <w:r w:rsidRPr="009B7B2E">
          <w:rPr>
            <w:rStyle w:val="Hyperlink"/>
            <w:rFonts w:ascii="Arial Narrow" w:hAnsi="Arial Narrow"/>
            <w:noProof/>
          </w:rPr>
          <w:t xml:space="preserve">  Hardware Components of the EMCER Device</w:t>
        </w:r>
        <w:r>
          <w:rPr>
            <w:noProof/>
            <w:webHidden/>
          </w:rPr>
          <w:tab/>
        </w:r>
        <w:r>
          <w:rPr>
            <w:noProof/>
            <w:webHidden/>
          </w:rPr>
          <w:fldChar w:fldCharType="begin"/>
        </w:r>
        <w:r>
          <w:rPr>
            <w:noProof/>
            <w:webHidden/>
          </w:rPr>
          <w:instrText xml:space="preserve"> PAGEREF _Toc199768601 \h </w:instrText>
        </w:r>
        <w:r>
          <w:rPr>
            <w:noProof/>
            <w:webHidden/>
          </w:rPr>
        </w:r>
        <w:r>
          <w:rPr>
            <w:noProof/>
            <w:webHidden/>
          </w:rPr>
          <w:fldChar w:fldCharType="separate"/>
        </w:r>
        <w:r w:rsidR="000D288C">
          <w:rPr>
            <w:noProof/>
            <w:webHidden/>
          </w:rPr>
          <w:t>44</w:t>
        </w:r>
        <w:r>
          <w:rPr>
            <w:noProof/>
            <w:webHidden/>
          </w:rPr>
          <w:fldChar w:fldCharType="end"/>
        </w:r>
      </w:hyperlink>
    </w:p>
    <w:p w14:paraId="68DF652D" w14:textId="68324FB0" w:rsidR="007B27A8" w:rsidRDefault="007B27A8">
      <w:pPr>
        <w:pStyle w:val="TableofFigures"/>
        <w:tabs>
          <w:tab w:val="left" w:pos="1200"/>
          <w:tab w:val="right" w:leader="dot" w:pos="8296"/>
        </w:tabs>
        <w:rPr>
          <w:rFonts w:eastAsiaTheme="minorEastAsia"/>
          <w:noProof/>
          <w:sz w:val="24"/>
          <w:szCs w:val="24"/>
        </w:rPr>
      </w:pPr>
      <w:hyperlink w:anchor="_Toc199768602" w:history="1">
        <w:r w:rsidRPr="009B7B2E">
          <w:rPr>
            <w:rStyle w:val="Hyperlink"/>
            <w:rFonts w:ascii="Arial Narrow" w:hAnsi="Arial Narrow"/>
            <w:b/>
            <w:bCs/>
            <w:noProof/>
          </w:rPr>
          <w:t xml:space="preserve">Table 5  </w:t>
        </w:r>
        <w:r w:rsidRPr="009B7B2E">
          <w:rPr>
            <w:rStyle w:val="Hyperlink"/>
            <w:rFonts w:ascii="Arial Narrow" w:hAnsi="Arial Narrow"/>
            <w:noProof/>
          </w:rPr>
          <w:t>Software Components of the EMCER Device</w:t>
        </w:r>
        <w:r>
          <w:rPr>
            <w:noProof/>
            <w:webHidden/>
          </w:rPr>
          <w:tab/>
        </w:r>
        <w:r>
          <w:rPr>
            <w:noProof/>
            <w:webHidden/>
          </w:rPr>
          <w:fldChar w:fldCharType="begin"/>
        </w:r>
        <w:r>
          <w:rPr>
            <w:noProof/>
            <w:webHidden/>
          </w:rPr>
          <w:instrText xml:space="preserve"> PAGEREF _Toc199768602 \h </w:instrText>
        </w:r>
        <w:r>
          <w:rPr>
            <w:noProof/>
            <w:webHidden/>
          </w:rPr>
        </w:r>
        <w:r>
          <w:rPr>
            <w:noProof/>
            <w:webHidden/>
          </w:rPr>
          <w:fldChar w:fldCharType="separate"/>
        </w:r>
        <w:r w:rsidR="000D288C">
          <w:rPr>
            <w:noProof/>
            <w:webHidden/>
          </w:rPr>
          <w:t>44</w:t>
        </w:r>
        <w:r>
          <w:rPr>
            <w:noProof/>
            <w:webHidden/>
          </w:rPr>
          <w:fldChar w:fldCharType="end"/>
        </w:r>
      </w:hyperlink>
    </w:p>
    <w:p w14:paraId="5D3960A3" w14:textId="3498A794" w:rsidR="007B27A8" w:rsidRDefault="007B27A8">
      <w:pPr>
        <w:pStyle w:val="TableofFigures"/>
        <w:tabs>
          <w:tab w:val="left" w:pos="960"/>
          <w:tab w:val="right" w:leader="dot" w:pos="8296"/>
        </w:tabs>
        <w:rPr>
          <w:rFonts w:eastAsiaTheme="minorEastAsia"/>
          <w:noProof/>
          <w:sz w:val="24"/>
          <w:szCs w:val="24"/>
        </w:rPr>
      </w:pPr>
      <w:hyperlink w:anchor="_Toc199768603" w:history="1">
        <w:r w:rsidRPr="009B7B2E">
          <w:rPr>
            <w:rStyle w:val="Hyperlink"/>
            <w:rFonts w:ascii="Arial Narrow" w:hAnsi="Arial Narrow"/>
            <w:b/>
            <w:bCs/>
            <w:noProof/>
          </w:rPr>
          <w:t xml:space="preserve">Table 6 </w:t>
        </w:r>
        <w:r w:rsidRPr="009B7B2E">
          <w:rPr>
            <w:rStyle w:val="Hyperlink"/>
            <w:rFonts w:ascii="Arial Narrow" w:hAnsi="Arial Narrow"/>
            <w:noProof/>
          </w:rPr>
          <w:t>Confusion Matrix of EMCER</w:t>
        </w:r>
        <w:r>
          <w:rPr>
            <w:noProof/>
            <w:webHidden/>
          </w:rPr>
          <w:tab/>
        </w:r>
        <w:r>
          <w:rPr>
            <w:noProof/>
            <w:webHidden/>
          </w:rPr>
          <w:fldChar w:fldCharType="begin"/>
        </w:r>
        <w:r>
          <w:rPr>
            <w:noProof/>
            <w:webHidden/>
          </w:rPr>
          <w:instrText xml:space="preserve"> PAGEREF _Toc199768603 \h </w:instrText>
        </w:r>
        <w:r>
          <w:rPr>
            <w:noProof/>
            <w:webHidden/>
          </w:rPr>
        </w:r>
        <w:r>
          <w:rPr>
            <w:noProof/>
            <w:webHidden/>
          </w:rPr>
          <w:fldChar w:fldCharType="separate"/>
        </w:r>
        <w:r w:rsidR="000D288C">
          <w:rPr>
            <w:noProof/>
            <w:webHidden/>
          </w:rPr>
          <w:t>49</w:t>
        </w:r>
        <w:r>
          <w:rPr>
            <w:noProof/>
            <w:webHidden/>
          </w:rPr>
          <w:fldChar w:fldCharType="end"/>
        </w:r>
      </w:hyperlink>
    </w:p>
    <w:p w14:paraId="7D3D3FA0" w14:textId="42F3ABA2" w:rsidR="007B27A8" w:rsidRDefault="007B27A8">
      <w:pPr>
        <w:pStyle w:val="TableofFigures"/>
        <w:tabs>
          <w:tab w:val="left" w:pos="960"/>
          <w:tab w:val="right" w:leader="dot" w:pos="8296"/>
        </w:tabs>
        <w:rPr>
          <w:rFonts w:eastAsiaTheme="minorEastAsia"/>
          <w:noProof/>
          <w:sz w:val="24"/>
          <w:szCs w:val="24"/>
        </w:rPr>
      </w:pPr>
      <w:hyperlink w:anchor="_Toc199768604" w:history="1">
        <w:r w:rsidRPr="009B7B2E">
          <w:rPr>
            <w:rStyle w:val="Hyperlink"/>
            <w:rFonts w:ascii="Arial Narrow" w:hAnsi="Arial Narrow"/>
            <w:b/>
            <w:bCs/>
            <w:noProof/>
          </w:rPr>
          <w:t xml:space="preserve">Table 7 </w:t>
        </w:r>
        <w:r w:rsidRPr="009B7B2E">
          <w:rPr>
            <w:rStyle w:val="Hyperlink"/>
            <w:rFonts w:ascii="Arial Narrow" w:hAnsi="Arial Narrow"/>
            <w:noProof/>
          </w:rPr>
          <w:t xml:space="preserve"> Per-Class Performance Metrics for EMCER Command Recognition</w:t>
        </w:r>
        <w:r>
          <w:rPr>
            <w:noProof/>
            <w:webHidden/>
          </w:rPr>
          <w:tab/>
        </w:r>
        <w:r>
          <w:rPr>
            <w:noProof/>
            <w:webHidden/>
          </w:rPr>
          <w:fldChar w:fldCharType="begin"/>
        </w:r>
        <w:r>
          <w:rPr>
            <w:noProof/>
            <w:webHidden/>
          </w:rPr>
          <w:instrText xml:space="preserve"> PAGEREF _Toc199768604 \h </w:instrText>
        </w:r>
        <w:r>
          <w:rPr>
            <w:noProof/>
            <w:webHidden/>
          </w:rPr>
        </w:r>
        <w:r>
          <w:rPr>
            <w:noProof/>
            <w:webHidden/>
          </w:rPr>
          <w:fldChar w:fldCharType="separate"/>
        </w:r>
        <w:r w:rsidR="000D288C">
          <w:rPr>
            <w:noProof/>
            <w:webHidden/>
          </w:rPr>
          <w:t>50</w:t>
        </w:r>
        <w:r>
          <w:rPr>
            <w:noProof/>
            <w:webHidden/>
          </w:rPr>
          <w:fldChar w:fldCharType="end"/>
        </w:r>
      </w:hyperlink>
    </w:p>
    <w:p w14:paraId="31BEEB57" w14:textId="0838E0DA" w:rsidR="007B27A8" w:rsidRDefault="007B27A8">
      <w:pPr>
        <w:pStyle w:val="TableofFigures"/>
        <w:tabs>
          <w:tab w:val="right" w:leader="dot" w:pos="8296"/>
        </w:tabs>
        <w:rPr>
          <w:rFonts w:eastAsiaTheme="minorEastAsia"/>
          <w:noProof/>
          <w:sz w:val="24"/>
          <w:szCs w:val="24"/>
        </w:rPr>
      </w:pPr>
      <w:hyperlink w:anchor="_Toc199768605" w:history="1">
        <w:r w:rsidRPr="009B7B2E">
          <w:rPr>
            <w:rStyle w:val="Hyperlink"/>
            <w:rFonts w:ascii="Arial Narrow" w:hAnsi="Arial Narrow"/>
            <w:b/>
            <w:bCs/>
            <w:noProof/>
          </w:rPr>
          <w:t xml:space="preserve">Table 8  </w:t>
        </w:r>
        <w:r w:rsidRPr="009B7B2E">
          <w:rPr>
            <w:rStyle w:val="Hyperlink"/>
            <w:rFonts w:ascii="Arial Narrow" w:eastAsia="Arial Narrow" w:hAnsi="Arial Narrow" w:cs="Arial Narrow"/>
            <w:noProof/>
          </w:rPr>
          <w:t>EMCER in terms of Functional Stability</w:t>
        </w:r>
        <w:r>
          <w:rPr>
            <w:noProof/>
            <w:webHidden/>
          </w:rPr>
          <w:tab/>
        </w:r>
        <w:r>
          <w:rPr>
            <w:noProof/>
            <w:webHidden/>
          </w:rPr>
          <w:fldChar w:fldCharType="begin"/>
        </w:r>
        <w:r>
          <w:rPr>
            <w:noProof/>
            <w:webHidden/>
          </w:rPr>
          <w:instrText xml:space="preserve"> PAGEREF _Toc199768605 \h </w:instrText>
        </w:r>
        <w:r>
          <w:rPr>
            <w:noProof/>
            <w:webHidden/>
          </w:rPr>
        </w:r>
        <w:r>
          <w:rPr>
            <w:noProof/>
            <w:webHidden/>
          </w:rPr>
          <w:fldChar w:fldCharType="separate"/>
        </w:r>
        <w:r w:rsidR="000D288C">
          <w:rPr>
            <w:noProof/>
            <w:webHidden/>
          </w:rPr>
          <w:t>53</w:t>
        </w:r>
        <w:r>
          <w:rPr>
            <w:noProof/>
            <w:webHidden/>
          </w:rPr>
          <w:fldChar w:fldCharType="end"/>
        </w:r>
      </w:hyperlink>
    </w:p>
    <w:p w14:paraId="04573928" w14:textId="4A470B04" w:rsidR="007B27A8" w:rsidRDefault="007B27A8">
      <w:pPr>
        <w:pStyle w:val="TableofFigures"/>
        <w:tabs>
          <w:tab w:val="right" w:leader="dot" w:pos="8296"/>
        </w:tabs>
        <w:rPr>
          <w:rFonts w:eastAsiaTheme="minorEastAsia"/>
          <w:noProof/>
          <w:sz w:val="24"/>
          <w:szCs w:val="24"/>
        </w:rPr>
      </w:pPr>
      <w:hyperlink w:anchor="_Toc199768606" w:history="1">
        <w:r w:rsidRPr="009B7B2E">
          <w:rPr>
            <w:rStyle w:val="Hyperlink"/>
            <w:rFonts w:ascii="Arial Narrow" w:hAnsi="Arial Narrow"/>
            <w:b/>
            <w:bCs/>
            <w:noProof/>
          </w:rPr>
          <w:t xml:space="preserve">Table 9 </w:t>
        </w:r>
        <w:r w:rsidRPr="009B7B2E">
          <w:rPr>
            <w:rStyle w:val="Hyperlink"/>
            <w:rFonts w:ascii="Arial Narrow" w:hAnsi="Arial Narrow"/>
            <w:noProof/>
          </w:rPr>
          <w:t xml:space="preserve"> EMCER in terms of Performance Efficiency</w:t>
        </w:r>
        <w:r>
          <w:rPr>
            <w:noProof/>
            <w:webHidden/>
          </w:rPr>
          <w:tab/>
        </w:r>
        <w:r>
          <w:rPr>
            <w:noProof/>
            <w:webHidden/>
          </w:rPr>
          <w:fldChar w:fldCharType="begin"/>
        </w:r>
        <w:r>
          <w:rPr>
            <w:noProof/>
            <w:webHidden/>
          </w:rPr>
          <w:instrText xml:space="preserve"> PAGEREF _Toc199768606 \h </w:instrText>
        </w:r>
        <w:r>
          <w:rPr>
            <w:noProof/>
            <w:webHidden/>
          </w:rPr>
        </w:r>
        <w:r>
          <w:rPr>
            <w:noProof/>
            <w:webHidden/>
          </w:rPr>
          <w:fldChar w:fldCharType="separate"/>
        </w:r>
        <w:r w:rsidR="000D288C">
          <w:rPr>
            <w:noProof/>
            <w:webHidden/>
          </w:rPr>
          <w:t>54</w:t>
        </w:r>
        <w:r>
          <w:rPr>
            <w:noProof/>
            <w:webHidden/>
          </w:rPr>
          <w:fldChar w:fldCharType="end"/>
        </w:r>
      </w:hyperlink>
    </w:p>
    <w:p w14:paraId="21387120" w14:textId="6877B2F8" w:rsidR="007B27A8" w:rsidRDefault="007B27A8">
      <w:pPr>
        <w:pStyle w:val="TableofFigures"/>
        <w:tabs>
          <w:tab w:val="right" w:leader="dot" w:pos="8296"/>
        </w:tabs>
        <w:rPr>
          <w:rFonts w:eastAsiaTheme="minorEastAsia"/>
          <w:noProof/>
          <w:sz w:val="24"/>
          <w:szCs w:val="24"/>
        </w:rPr>
      </w:pPr>
      <w:hyperlink w:anchor="_Toc199768607" w:history="1">
        <w:r w:rsidRPr="009B7B2E">
          <w:rPr>
            <w:rStyle w:val="Hyperlink"/>
            <w:rFonts w:ascii="Arial Narrow" w:hAnsi="Arial Narrow"/>
            <w:b/>
            <w:bCs/>
            <w:noProof/>
          </w:rPr>
          <w:t xml:space="preserve">Table 10 </w:t>
        </w:r>
        <w:r w:rsidRPr="009B7B2E">
          <w:rPr>
            <w:rStyle w:val="Hyperlink"/>
            <w:rFonts w:ascii="Arial Narrow" w:hAnsi="Arial Narrow"/>
            <w:noProof/>
          </w:rPr>
          <w:t>EMCER in terms of Interaction Capability</w:t>
        </w:r>
        <w:r>
          <w:rPr>
            <w:noProof/>
            <w:webHidden/>
          </w:rPr>
          <w:tab/>
        </w:r>
        <w:r>
          <w:rPr>
            <w:noProof/>
            <w:webHidden/>
          </w:rPr>
          <w:fldChar w:fldCharType="begin"/>
        </w:r>
        <w:r>
          <w:rPr>
            <w:noProof/>
            <w:webHidden/>
          </w:rPr>
          <w:instrText xml:space="preserve"> PAGEREF _Toc199768607 \h </w:instrText>
        </w:r>
        <w:r>
          <w:rPr>
            <w:noProof/>
            <w:webHidden/>
          </w:rPr>
        </w:r>
        <w:r>
          <w:rPr>
            <w:noProof/>
            <w:webHidden/>
          </w:rPr>
          <w:fldChar w:fldCharType="separate"/>
        </w:r>
        <w:r w:rsidR="000D288C">
          <w:rPr>
            <w:noProof/>
            <w:webHidden/>
          </w:rPr>
          <w:t>55</w:t>
        </w:r>
        <w:r>
          <w:rPr>
            <w:noProof/>
            <w:webHidden/>
          </w:rPr>
          <w:fldChar w:fldCharType="end"/>
        </w:r>
      </w:hyperlink>
    </w:p>
    <w:p w14:paraId="0D5897F1" w14:textId="1B777865" w:rsidR="007B27A8" w:rsidRDefault="007B27A8">
      <w:pPr>
        <w:pStyle w:val="TableofFigures"/>
        <w:tabs>
          <w:tab w:val="right" w:leader="dot" w:pos="8296"/>
        </w:tabs>
        <w:rPr>
          <w:rFonts w:eastAsiaTheme="minorEastAsia"/>
          <w:noProof/>
          <w:sz w:val="24"/>
          <w:szCs w:val="24"/>
        </w:rPr>
      </w:pPr>
      <w:hyperlink w:anchor="_Toc199768608" w:history="1">
        <w:r w:rsidRPr="009B7B2E">
          <w:rPr>
            <w:rStyle w:val="Hyperlink"/>
            <w:rFonts w:ascii="Arial Narrow" w:hAnsi="Arial Narrow"/>
            <w:b/>
            <w:bCs/>
            <w:noProof/>
          </w:rPr>
          <w:t xml:space="preserve">Table 11 </w:t>
        </w:r>
        <w:r w:rsidRPr="009B7B2E">
          <w:rPr>
            <w:rStyle w:val="Hyperlink"/>
            <w:rFonts w:ascii="Arial Narrow" w:hAnsi="Arial Narrow"/>
            <w:noProof/>
          </w:rPr>
          <w:t>EMCER in terms of Reliability</w:t>
        </w:r>
        <w:r>
          <w:rPr>
            <w:noProof/>
            <w:webHidden/>
          </w:rPr>
          <w:tab/>
        </w:r>
        <w:r>
          <w:rPr>
            <w:noProof/>
            <w:webHidden/>
          </w:rPr>
          <w:fldChar w:fldCharType="begin"/>
        </w:r>
        <w:r>
          <w:rPr>
            <w:noProof/>
            <w:webHidden/>
          </w:rPr>
          <w:instrText xml:space="preserve"> PAGEREF _Toc199768608 \h </w:instrText>
        </w:r>
        <w:r>
          <w:rPr>
            <w:noProof/>
            <w:webHidden/>
          </w:rPr>
        </w:r>
        <w:r>
          <w:rPr>
            <w:noProof/>
            <w:webHidden/>
          </w:rPr>
          <w:fldChar w:fldCharType="separate"/>
        </w:r>
        <w:r w:rsidR="000D288C">
          <w:rPr>
            <w:noProof/>
            <w:webHidden/>
          </w:rPr>
          <w:t>56</w:t>
        </w:r>
        <w:r>
          <w:rPr>
            <w:noProof/>
            <w:webHidden/>
          </w:rPr>
          <w:fldChar w:fldCharType="end"/>
        </w:r>
      </w:hyperlink>
    </w:p>
    <w:p w14:paraId="1AC9BEB0" w14:textId="64B4DE22" w:rsidR="007B27A8" w:rsidRDefault="007B27A8">
      <w:pPr>
        <w:pStyle w:val="TableofFigures"/>
        <w:tabs>
          <w:tab w:val="right" w:leader="dot" w:pos="8296"/>
        </w:tabs>
        <w:rPr>
          <w:rFonts w:eastAsiaTheme="minorEastAsia"/>
          <w:noProof/>
          <w:sz w:val="24"/>
          <w:szCs w:val="24"/>
        </w:rPr>
      </w:pPr>
      <w:hyperlink w:anchor="_Toc199768609" w:history="1">
        <w:r w:rsidRPr="009B7B2E">
          <w:rPr>
            <w:rStyle w:val="Hyperlink"/>
            <w:rFonts w:ascii="Arial Narrow" w:hAnsi="Arial Narrow"/>
            <w:b/>
            <w:bCs/>
            <w:noProof/>
          </w:rPr>
          <w:t xml:space="preserve">Table 12 </w:t>
        </w:r>
        <w:r w:rsidRPr="009B7B2E">
          <w:rPr>
            <w:rStyle w:val="Hyperlink"/>
            <w:rFonts w:ascii="Arial Narrow" w:hAnsi="Arial Narrow"/>
            <w:noProof/>
          </w:rPr>
          <w:t>EMCER in terms of Maintainability</w:t>
        </w:r>
        <w:r>
          <w:rPr>
            <w:noProof/>
            <w:webHidden/>
          </w:rPr>
          <w:tab/>
        </w:r>
        <w:r>
          <w:rPr>
            <w:noProof/>
            <w:webHidden/>
          </w:rPr>
          <w:fldChar w:fldCharType="begin"/>
        </w:r>
        <w:r>
          <w:rPr>
            <w:noProof/>
            <w:webHidden/>
          </w:rPr>
          <w:instrText xml:space="preserve"> PAGEREF _Toc199768609 \h </w:instrText>
        </w:r>
        <w:r>
          <w:rPr>
            <w:noProof/>
            <w:webHidden/>
          </w:rPr>
        </w:r>
        <w:r>
          <w:rPr>
            <w:noProof/>
            <w:webHidden/>
          </w:rPr>
          <w:fldChar w:fldCharType="separate"/>
        </w:r>
        <w:r w:rsidR="000D288C">
          <w:rPr>
            <w:noProof/>
            <w:webHidden/>
          </w:rPr>
          <w:t>57</w:t>
        </w:r>
        <w:r>
          <w:rPr>
            <w:noProof/>
            <w:webHidden/>
          </w:rPr>
          <w:fldChar w:fldCharType="end"/>
        </w:r>
      </w:hyperlink>
    </w:p>
    <w:p w14:paraId="57B77BC1" w14:textId="48A51A03" w:rsidR="005A2A56" w:rsidRPr="00CF510E" w:rsidRDefault="009009E1" w:rsidP="00CF510E">
      <w:pPr>
        <w:ind w:firstLine="720"/>
        <w:rPr>
          <w:rFonts w:ascii="Arial Narrow" w:hAnsi="Arial Narrow"/>
          <w:b/>
          <w:bCs/>
          <w:sz w:val="24"/>
          <w:szCs w:val="24"/>
        </w:rPr>
      </w:pPr>
      <w:r w:rsidRPr="009009E1">
        <w:rPr>
          <w:rFonts w:ascii="Arial Narrow" w:hAnsi="Arial Narrow"/>
          <w:b/>
          <w:w w:val="80"/>
          <w:sz w:val="24"/>
          <w:szCs w:val="24"/>
        </w:rPr>
        <w:fldChar w:fldCharType="end"/>
      </w:r>
    </w:p>
    <w:p w14:paraId="3E4F7AA8" w14:textId="77777777" w:rsidR="00CF510E" w:rsidRPr="00C83D66" w:rsidRDefault="00CF510E" w:rsidP="00C9751C">
      <w:pPr>
        <w:ind w:firstLine="720"/>
        <w:rPr>
          <w:b/>
          <w:bCs/>
        </w:rPr>
      </w:pPr>
    </w:p>
    <w:p w14:paraId="7E614DDF" w14:textId="1376B884" w:rsidR="00DF7D84" w:rsidRDefault="00DF7D84">
      <w:pPr>
        <w:rPr>
          <w:rStyle w:val="eop"/>
          <w:rFonts w:ascii="Arial Narrow" w:hAnsi="Arial Narrow"/>
          <w:b/>
          <w:sz w:val="24"/>
          <w:szCs w:val="24"/>
        </w:rPr>
      </w:pPr>
    </w:p>
    <w:p w14:paraId="5E946BDF" w14:textId="77777777" w:rsidR="00DF7D84" w:rsidRDefault="00DF7D84">
      <w:pPr>
        <w:rPr>
          <w:rStyle w:val="eop"/>
          <w:rFonts w:ascii="Arial Narrow" w:hAnsi="Arial Narrow"/>
          <w:b/>
          <w:sz w:val="24"/>
          <w:szCs w:val="24"/>
        </w:rPr>
      </w:pPr>
    </w:p>
    <w:p w14:paraId="53C1BCBB" w14:textId="77777777" w:rsidR="00DF7D84" w:rsidRDefault="00DF7D84">
      <w:pPr>
        <w:rPr>
          <w:rStyle w:val="eop"/>
          <w:rFonts w:ascii="Arial Narrow" w:hAnsi="Arial Narrow"/>
          <w:b/>
          <w:sz w:val="24"/>
          <w:szCs w:val="24"/>
        </w:rPr>
      </w:pPr>
    </w:p>
    <w:p w14:paraId="6D2C9106" w14:textId="77777777" w:rsidR="00DF7D84" w:rsidRDefault="00DF7D84">
      <w:pPr>
        <w:rPr>
          <w:rStyle w:val="eop"/>
          <w:rFonts w:ascii="Arial Narrow" w:hAnsi="Arial Narrow"/>
          <w:b/>
          <w:sz w:val="24"/>
          <w:szCs w:val="24"/>
        </w:rPr>
      </w:pPr>
    </w:p>
    <w:p w14:paraId="3DD3A04D" w14:textId="77777777" w:rsidR="00DF7D84" w:rsidRDefault="00DF7D84">
      <w:pPr>
        <w:rPr>
          <w:rStyle w:val="eop"/>
          <w:rFonts w:ascii="Arial Narrow" w:hAnsi="Arial Narrow"/>
          <w:b/>
          <w:sz w:val="24"/>
          <w:szCs w:val="24"/>
        </w:rPr>
      </w:pPr>
    </w:p>
    <w:p w14:paraId="3387E180" w14:textId="77777777" w:rsidR="00DF7D84" w:rsidRDefault="00DF7D84">
      <w:pPr>
        <w:rPr>
          <w:rStyle w:val="eop"/>
          <w:rFonts w:ascii="Arial Narrow" w:hAnsi="Arial Narrow"/>
          <w:b/>
          <w:sz w:val="24"/>
          <w:szCs w:val="24"/>
        </w:rPr>
      </w:pPr>
    </w:p>
    <w:p w14:paraId="440EDD59" w14:textId="77777777" w:rsidR="00DF7D84" w:rsidRDefault="00DF7D84">
      <w:pPr>
        <w:rPr>
          <w:rStyle w:val="eop"/>
          <w:rFonts w:ascii="Arial Narrow" w:hAnsi="Arial Narrow"/>
          <w:b/>
          <w:sz w:val="24"/>
          <w:szCs w:val="24"/>
        </w:rPr>
      </w:pPr>
    </w:p>
    <w:p w14:paraId="48595911" w14:textId="77777777" w:rsidR="00DF7D84" w:rsidRDefault="00DF7D84">
      <w:pPr>
        <w:rPr>
          <w:rStyle w:val="eop"/>
          <w:rFonts w:ascii="Arial Narrow" w:hAnsi="Arial Narrow"/>
          <w:b/>
          <w:sz w:val="24"/>
          <w:szCs w:val="24"/>
        </w:rPr>
      </w:pPr>
    </w:p>
    <w:p w14:paraId="39A6903F" w14:textId="77777777" w:rsidR="00DF7D84" w:rsidRDefault="00DF7D84">
      <w:pPr>
        <w:rPr>
          <w:rStyle w:val="eop"/>
          <w:rFonts w:ascii="Arial Narrow" w:hAnsi="Arial Narrow"/>
          <w:b/>
          <w:sz w:val="24"/>
          <w:szCs w:val="24"/>
        </w:rPr>
      </w:pPr>
    </w:p>
    <w:p w14:paraId="7FDF49B6" w14:textId="77777777" w:rsidR="00DF7D84" w:rsidRDefault="00DF7D84">
      <w:pPr>
        <w:rPr>
          <w:rStyle w:val="eop"/>
          <w:rFonts w:ascii="Arial Narrow" w:hAnsi="Arial Narrow"/>
          <w:b/>
          <w:sz w:val="24"/>
          <w:szCs w:val="24"/>
        </w:rPr>
      </w:pPr>
    </w:p>
    <w:p w14:paraId="10E9F31A" w14:textId="77777777" w:rsidR="00DF7D84" w:rsidRDefault="00DF7D84">
      <w:pPr>
        <w:rPr>
          <w:rStyle w:val="eop"/>
          <w:rFonts w:ascii="Arial Narrow" w:hAnsi="Arial Narrow"/>
          <w:b/>
          <w:sz w:val="24"/>
          <w:szCs w:val="24"/>
        </w:rPr>
      </w:pPr>
    </w:p>
    <w:p w14:paraId="2AA3CA7A" w14:textId="77777777" w:rsidR="00DF7D84" w:rsidRDefault="00DF7D84">
      <w:pPr>
        <w:rPr>
          <w:rStyle w:val="eop"/>
          <w:rFonts w:ascii="Arial Narrow" w:hAnsi="Arial Narrow"/>
          <w:b/>
          <w:sz w:val="24"/>
          <w:szCs w:val="24"/>
        </w:rPr>
      </w:pPr>
    </w:p>
    <w:p w14:paraId="632EB203" w14:textId="77777777" w:rsidR="00DF7D84" w:rsidRDefault="00DF7D84">
      <w:pPr>
        <w:rPr>
          <w:rStyle w:val="eop"/>
          <w:rFonts w:ascii="Arial Narrow" w:hAnsi="Arial Narrow"/>
          <w:b/>
          <w:sz w:val="24"/>
          <w:szCs w:val="24"/>
        </w:rPr>
      </w:pPr>
    </w:p>
    <w:p w14:paraId="2EFADDD9" w14:textId="77777777" w:rsidR="00DF7D84" w:rsidRDefault="00DF7D84">
      <w:pPr>
        <w:rPr>
          <w:rStyle w:val="eop"/>
          <w:rFonts w:ascii="Arial Narrow" w:hAnsi="Arial Narrow"/>
          <w:b/>
          <w:sz w:val="24"/>
          <w:szCs w:val="24"/>
        </w:rPr>
      </w:pPr>
    </w:p>
    <w:p w14:paraId="2C6C3544" w14:textId="77777777" w:rsidR="00DF7D84" w:rsidRDefault="00DF7D84">
      <w:pPr>
        <w:rPr>
          <w:rStyle w:val="eop"/>
          <w:rFonts w:ascii="Arial Narrow" w:hAnsi="Arial Narrow"/>
          <w:b/>
          <w:sz w:val="24"/>
          <w:szCs w:val="24"/>
        </w:rPr>
      </w:pPr>
    </w:p>
    <w:p w14:paraId="767456A5" w14:textId="77777777" w:rsidR="00DF7D84" w:rsidRDefault="00DF7D84">
      <w:pPr>
        <w:rPr>
          <w:rStyle w:val="eop"/>
          <w:rFonts w:ascii="Arial Narrow" w:hAnsi="Arial Narrow"/>
          <w:b/>
          <w:sz w:val="24"/>
          <w:szCs w:val="24"/>
        </w:rPr>
      </w:pPr>
    </w:p>
    <w:p w14:paraId="23FAAEBB" w14:textId="77777777" w:rsidR="00C07886" w:rsidRPr="007B27A8" w:rsidRDefault="00C07886" w:rsidP="007B27A8">
      <w:pPr>
        <w:rPr>
          <w:rStyle w:val="eop"/>
          <w:rFonts w:ascii="Arial Narrow" w:eastAsiaTheme="majorEastAsia" w:hAnsi="Arial Narrow" w:cs="Segoe UI"/>
          <w:b/>
          <w:bCs/>
          <w:sz w:val="24"/>
          <w:szCs w:val="24"/>
        </w:rPr>
        <w:sectPr w:rsidR="00C07886" w:rsidRPr="007B27A8" w:rsidSect="00C07886">
          <w:headerReference w:type="even" r:id="rId15"/>
          <w:headerReference w:type="default" r:id="rId16"/>
          <w:footerReference w:type="even" r:id="rId17"/>
          <w:footerReference w:type="default" r:id="rId18"/>
          <w:pgSz w:w="11906" w:h="16838" w:code="9"/>
          <w:pgMar w:top="1440" w:right="1440" w:bottom="1440" w:left="2160" w:header="720" w:footer="720" w:gutter="0"/>
          <w:pgNumType w:fmt="lowerRoman"/>
          <w:cols w:space="720"/>
          <w:docGrid w:linePitch="360"/>
        </w:sectPr>
      </w:pPr>
      <w:bookmarkStart w:id="3" w:name="_Toc175599058"/>
    </w:p>
    <w:p w14:paraId="0909386D" w14:textId="75A41750" w:rsidR="00B843AE" w:rsidRPr="00B843AE" w:rsidRDefault="00FD2C62" w:rsidP="41942CB4">
      <w:pPr>
        <w:pStyle w:val="Heading1"/>
        <w:spacing w:line="480" w:lineRule="auto"/>
        <w:jc w:val="center"/>
        <w:rPr>
          <w:rFonts w:ascii="Arial Narrow" w:hAnsi="Arial Narrow" w:cs="Segoe UI"/>
          <w:b/>
          <w:bCs/>
          <w:color w:val="auto"/>
          <w:kern w:val="0"/>
          <w:sz w:val="24"/>
          <w:szCs w:val="24"/>
          <w14:ligatures w14:val="none"/>
        </w:rPr>
      </w:pPr>
      <w:bookmarkStart w:id="4" w:name="_Toc199771357"/>
      <w:r w:rsidRPr="00E250F3">
        <w:rPr>
          <w:rStyle w:val="eop"/>
          <w:rFonts w:ascii="Arial Narrow" w:hAnsi="Arial Narrow" w:cs="Segoe UI"/>
          <w:b/>
          <w:bCs/>
          <w:color w:val="auto"/>
          <w:sz w:val="24"/>
          <w:szCs w:val="24"/>
        </w:rPr>
        <w:t>CHAPTER 1: THE PROBLEM AND ITS BACKGROUND</w:t>
      </w:r>
      <w:bookmarkEnd w:id="3"/>
      <w:bookmarkEnd w:id="4"/>
    </w:p>
    <w:p w14:paraId="26D5EC80" w14:textId="1EC5E524" w:rsidR="00B843AE" w:rsidRDefault="6C5C1EF0" w:rsidP="00E54DE6">
      <w:pPr>
        <w:pStyle w:val="Style2"/>
        <w:rPr>
          <w:rStyle w:val="eop"/>
          <w:b w:val="0"/>
          <w:bCs w:val="0"/>
        </w:rPr>
      </w:pPr>
      <w:bookmarkStart w:id="5" w:name="_Toc175603465"/>
      <w:bookmarkStart w:id="6" w:name="_Toc175604051"/>
      <w:bookmarkStart w:id="7" w:name="_Toc177145334"/>
      <w:bookmarkStart w:id="8" w:name="_Toc177145390"/>
      <w:bookmarkStart w:id="9" w:name="_Toc177213332"/>
      <w:bookmarkStart w:id="10" w:name="_Toc177213401"/>
      <w:bookmarkStart w:id="11" w:name="_Toc177213458"/>
      <w:bookmarkStart w:id="12" w:name="_Toc177213521"/>
      <w:bookmarkStart w:id="13" w:name="_Toc177214033"/>
      <w:bookmarkStart w:id="14" w:name="_Toc177292729"/>
      <w:bookmarkStart w:id="15" w:name="_Toc179061447"/>
      <w:bookmarkStart w:id="16" w:name="_Toc179061530"/>
      <w:bookmarkStart w:id="17" w:name="_Toc179061588"/>
      <w:bookmarkStart w:id="18" w:name="_Toc179061647"/>
      <w:bookmarkStart w:id="19" w:name="_Toc179670306"/>
      <w:bookmarkStart w:id="20" w:name="_Toc179717395"/>
      <w:bookmarkStart w:id="21" w:name="_Toc179717687"/>
      <w:bookmarkStart w:id="22" w:name="_Toc179789643"/>
      <w:bookmarkStart w:id="23" w:name="_Toc199765121"/>
      <w:bookmarkStart w:id="24" w:name="_Toc199765266"/>
      <w:bookmarkStart w:id="25" w:name="_Toc199765449"/>
      <w:bookmarkStart w:id="26" w:name="_Toc199766015"/>
      <w:bookmarkStart w:id="27" w:name="_Toc199766253"/>
      <w:bookmarkStart w:id="28" w:name="_Toc199766463"/>
      <w:bookmarkStart w:id="29" w:name="_Toc199766529"/>
      <w:bookmarkStart w:id="30" w:name="_Toc199766701"/>
      <w:bookmarkStart w:id="31" w:name="_Toc199768646"/>
      <w:bookmarkStart w:id="32" w:name="_Toc199771258"/>
      <w:bookmarkStart w:id="33" w:name="_Toc199771360"/>
      <w:bookmarkStart w:id="34" w:name="_Toc1997713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6C5C1EF0">
        <w:rPr>
          <w:rStyle w:val="eop"/>
        </w:rPr>
        <w:t>Introduction</w:t>
      </w:r>
      <w:r w:rsidR="29BA3A83" w:rsidRPr="29BA3A83">
        <w:rPr>
          <w:rStyle w:val="eop"/>
        </w:rPr>
        <w:t xml:space="preserve"> </w:t>
      </w:r>
    </w:p>
    <w:p w14:paraId="4D3CAF56" w14:textId="77777777" w:rsidR="29BA3A83" w:rsidRDefault="29BA3A83" w:rsidP="41942CB4">
      <w:pPr>
        <w:pStyle w:val="ListParagraph"/>
        <w:spacing w:before="160" w:after="80" w:line="480" w:lineRule="auto"/>
        <w:ind w:left="540" w:firstLine="180"/>
        <w:jc w:val="both"/>
        <w:outlineLvl w:val="1"/>
        <w:rPr>
          <w:rStyle w:val="eop"/>
          <w:rFonts w:ascii="Arial Narrow" w:eastAsia="Yu Gothic Light" w:hAnsi="Arial Narrow" w:cs="Segoe UI"/>
          <w:sz w:val="24"/>
          <w:szCs w:val="24"/>
        </w:rPr>
      </w:pPr>
      <w:r w:rsidRPr="7D860983">
        <w:rPr>
          <w:rStyle w:val="eop"/>
          <w:rFonts w:ascii="Arial Narrow" w:eastAsia="Yu Gothic Light" w:hAnsi="Arial Narrow" w:cs="Segoe UI"/>
          <w:sz w:val="24"/>
          <w:szCs w:val="24"/>
        </w:rPr>
        <w:t>The integration of technology in academic institutions has revolutionized administrative and communication processes, significantly improving the efficiency and accessibility of student-faculty interactions. Universities worldwide have adopted digital tools such as Learning Management Systems (LMS) and student information systems to streamline academic workflows and enhance communication channels (Selwyn, 2022). While these advancements have improved many aspects of academic life, face-to-face communication between students and faculty remains a persistent challenge that affects educational outcomes and institutional efficiency.</w:t>
      </w:r>
    </w:p>
    <w:p w14:paraId="5F9AB1E1" w14:textId="77777777" w:rsidR="29BA3A83" w:rsidRDefault="29BA3A83" w:rsidP="41942CB4">
      <w:pPr>
        <w:pStyle w:val="ListParagraph"/>
        <w:spacing w:before="160" w:after="80" w:line="480" w:lineRule="auto"/>
        <w:ind w:left="540" w:firstLine="180"/>
        <w:jc w:val="both"/>
        <w:outlineLvl w:val="1"/>
        <w:rPr>
          <w:rStyle w:val="eop"/>
          <w:rFonts w:ascii="Arial Narrow" w:eastAsia="Yu Gothic Light" w:hAnsi="Arial Narrow" w:cs="Segoe UI"/>
          <w:sz w:val="24"/>
          <w:szCs w:val="24"/>
        </w:rPr>
      </w:pPr>
      <w:r w:rsidRPr="7D860983">
        <w:rPr>
          <w:rStyle w:val="eop"/>
          <w:rFonts w:ascii="Arial Narrow" w:eastAsia="Yu Gothic Light" w:hAnsi="Arial Narrow" w:cs="Segoe UI"/>
          <w:sz w:val="24"/>
          <w:szCs w:val="24"/>
        </w:rPr>
        <w:t>As technology continues to evolve, the application of Radio Frequency Identification (RFID) technology and Internet of Things (IoT) devices utilizing microcontrollers has seen increased integration into educational institutions. These technologies have demonstrated considerable potential in addressing communication barriers and enhancing operational efficiency across campus environments. RFID has proven particularly effective in student identification and attendance tracking, while IoT devices facilitate real-time data exchange, making processes like classroom management and student engagement more streamlined and responsive (Wahi, 2024; Mahmood et al., 2019). Globally, universities are increasingly adopting these technologies as integral components of their initiatives to create smart campuses that better serve the needs of students and faculty (Muhamad et al., 2017).</w:t>
      </w:r>
    </w:p>
    <w:p w14:paraId="6B7F052C" w14:textId="6A3E4346" w:rsidR="29BA3A83" w:rsidRDefault="29BA3A83" w:rsidP="7137D18B">
      <w:pPr>
        <w:pStyle w:val="ListParagraph"/>
        <w:spacing w:before="160" w:after="80" w:line="480" w:lineRule="auto"/>
        <w:ind w:left="540" w:firstLine="180"/>
        <w:jc w:val="both"/>
        <w:outlineLvl w:val="1"/>
        <w:rPr>
          <w:rStyle w:val="eop"/>
          <w:rFonts w:ascii="Arial Narrow" w:eastAsia="Yu Gothic Light" w:hAnsi="Arial Narrow" w:cs="Segoe UI"/>
          <w:sz w:val="24"/>
          <w:szCs w:val="24"/>
        </w:rPr>
      </w:pPr>
      <w:r w:rsidRPr="7D860983">
        <w:rPr>
          <w:rStyle w:val="eop"/>
          <w:rFonts w:ascii="Arial Narrow" w:eastAsia="Yu Gothic Light" w:hAnsi="Arial Narrow" w:cs="Segoe UI"/>
          <w:sz w:val="24"/>
          <w:szCs w:val="24"/>
        </w:rPr>
        <w:t>Despite these technological advancements, communication between students and faculty members in many academic institutions remains inefficient and fragmented. Current communication methods, such as messaging applications or in-person visits, frequently lead to delays, confusion, or missed opportunities for timely academic support. For students, locating specific faculty members can be particularly challenging, especially when professors are not consistently present at their designated workstations or when office hours are not clearly communicated (Nandwani et al., 2012; Mukhriya &amp; Saini, 2021). Additionally, there is a notable absence of systems that securely verify the identity of students requesting appointments or assistance, raising concerns about privacy and security. This persistent gap in communication infrastructure negatively impacts both faculty productivity and student satisfaction, highlighting the critical need for more streamlined, secure, and efficient communication solutions in academic settings.</w:t>
      </w:r>
    </w:p>
    <w:p w14:paraId="2626968B" w14:textId="7125FF04" w:rsidR="29BA3A83" w:rsidRDefault="29BA3A83" w:rsidP="048C1496">
      <w:pPr>
        <w:pStyle w:val="ListParagraph"/>
        <w:keepNext/>
        <w:keepLines/>
        <w:spacing w:before="160" w:after="80" w:line="480" w:lineRule="auto"/>
        <w:ind w:left="540" w:firstLine="180"/>
        <w:jc w:val="both"/>
        <w:outlineLvl w:val="1"/>
        <w:rPr>
          <w:rStyle w:val="eop"/>
          <w:rFonts w:ascii="Arial Narrow" w:eastAsiaTheme="majorEastAsia" w:hAnsi="Arial Narrow" w:cs="Segoe UI"/>
          <w:sz w:val="24"/>
          <w:szCs w:val="24"/>
        </w:rPr>
      </w:pPr>
      <w:r w:rsidRPr="7D860983">
        <w:rPr>
          <w:rStyle w:val="eop"/>
          <w:rFonts w:ascii="Arial Narrow" w:eastAsia="Yu Gothic Light" w:hAnsi="Arial Narrow" w:cs="Segoe UI"/>
          <w:sz w:val="24"/>
          <w:szCs w:val="24"/>
        </w:rPr>
        <w:t>A significant gap in current research is the limited focus on systems that integrate real-time communication and faculty presence tracking to improve consultations, particularly through automation using IoT and RFID technologies. While various smart campus solutions exist, they often concentrate primarily on automating administrative tasks, leaving the critical area of faculty-student interactions underserved and reliant on outdated communication methods. This research gap presents an opportunity to develop innovative solutions that specifically address the unique challenges of student-faculty communication in contemporary academic environments.</w:t>
      </w:r>
    </w:p>
    <w:p w14:paraId="402FC48A" w14:textId="706D294A" w:rsidR="000D577E" w:rsidRDefault="000D577E" w:rsidP="00E54DE6">
      <w:pPr>
        <w:pStyle w:val="Style2"/>
        <w:rPr>
          <w:rStyle w:val="eop"/>
          <w:b w:val="0"/>
        </w:rPr>
      </w:pPr>
      <w:r w:rsidRPr="002D0035">
        <w:rPr>
          <w:rStyle w:val="eop"/>
        </w:rPr>
        <w:t>S</w:t>
      </w:r>
      <w:r w:rsidR="002D0035" w:rsidRPr="002D0035">
        <w:rPr>
          <w:rStyle w:val="eop"/>
        </w:rPr>
        <w:t>tatement of the Problem</w:t>
      </w:r>
      <w:bookmarkEnd w:id="34"/>
    </w:p>
    <w:p w14:paraId="406CF4DB" w14:textId="724CC256" w:rsidR="00B843AE" w:rsidRPr="00B843AE" w:rsidRDefault="00B843AE" w:rsidP="00B843AE">
      <w:pPr>
        <w:spacing w:line="480" w:lineRule="auto"/>
        <w:ind w:left="-15" w:right="46" w:firstLine="720"/>
        <w:jc w:val="both"/>
        <w:rPr>
          <w:rFonts w:ascii="Arial Narrow" w:hAnsi="Arial Narrow"/>
          <w:sz w:val="24"/>
          <w:szCs w:val="24"/>
        </w:rPr>
      </w:pPr>
      <w:r w:rsidRPr="00B843AE">
        <w:rPr>
          <w:rFonts w:ascii="Arial Narrow" w:hAnsi="Arial Narrow"/>
          <w:sz w:val="24"/>
          <w:szCs w:val="24"/>
        </w:rPr>
        <w:t xml:space="preserve">The general problem of this study is: How can the ConsultEase system improve communication between students and faculty members? </w:t>
      </w:r>
    </w:p>
    <w:p w14:paraId="2EFA395F" w14:textId="77777777" w:rsidR="00B843AE" w:rsidRPr="00B843AE" w:rsidRDefault="00B843AE" w:rsidP="00B843AE">
      <w:pPr>
        <w:tabs>
          <w:tab w:val="center" w:pos="3585"/>
        </w:tabs>
        <w:spacing w:after="302" w:line="480" w:lineRule="auto"/>
        <w:ind w:left="-15"/>
        <w:jc w:val="both"/>
        <w:rPr>
          <w:rFonts w:ascii="Arial Narrow" w:hAnsi="Arial Narrow"/>
          <w:sz w:val="24"/>
          <w:szCs w:val="24"/>
        </w:rPr>
      </w:pPr>
      <w:r w:rsidRPr="00B843AE">
        <w:rPr>
          <w:rFonts w:ascii="Arial Narrow" w:hAnsi="Arial Narrow"/>
          <w:sz w:val="24"/>
          <w:szCs w:val="24"/>
        </w:rPr>
        <w:t xml:space="preserve"> </w:t>
      </w:r>
      <w:r w:rsidRPr="00B843AE">
        <w:rPr>
          <w:rFonts w:ascii="Arial Narrow" w:hAnsi="Arial Narrow"/>
          <w:sz w:val="24"/>
          <w:szCs w:val="24"/>
        </w:rPr>
        <w:tab/>
        <w:t xml:space="preserve">Specifically, this study will find answers to the following questions: </w:t>
      </w:r>
    </w:p>
    <w:p w14:paraId="2FE4324B" w14:textId="77777777" w:rsidR="00B843AE" w:rsidRPr="00B843AE" w:rsidRDefault="00B843AE" w:rsidP="00B843AE">
      <w:pPr>
        <w:numPr>
          <w:ilvl w:val="0"/>
          <w:numId w:val="5"/>
        </w:numPr>
        <w:spacing w:after="241" w:line="480" w:lineRule="auto"/>
        <w:ind w:right="46"/>
        <w:jc w:val="both"/>
        <w:rPr>
          <w:rFonts w:ascii="Arial Narrow" w:hAnsi="Arial Narrow"/>
          <w:sz w:val="24"/>
          <w:szCs w:val="24"/>
        </w:rPr>
      </w:pPr>
      <w:r w:rsidRPr="00B843AE">
        <w:rPr>
          <w:rFonts w:ascii="Arial Narrow" w:hAnsi="Arial Narrow"/>
          <w:sz w:val="24"/>
          <w:szCs w:val="24"/>
        </w:rPr>
        <w:t xml:space="preserve">How can the integration of RFID/NFC technology ensure secure and accurate verification of students using the ConsultEase system? </w:t>
      </w:r>
    </w:p>
    <w:p w14:paraId="4848D3A1" w14:textId="77777777" w:rsidR="00B843AE" w:rsidRPr="00B843AE" w:rsidRDefault="00B843AE" w:rsidP="00B843AE">
      <w:pPr>
        <w:numPr>
          <w:ilvl w:val="0"/>
          <w:numId w:val="5"/>
        </w:numPr>
        <w:spacing w:after="252" w:line="480" w:lineRule="auto"/>
        <w:ind w:right="46"/>
        <w:jc w:val="both"/>
        <w:rPr>
          <w:rFonts w:ascii="Arial Narrow" w:hAnsi="Arial Narrow"/>
          <w:sz w:val="24"/>
          <w:szCs w:val="24"/>
        </w:rPr>
      </w:pPr>
      <w:r w:rsidRPr="00B843AE">
        <w:rPr>
          <w:rFonts w:ascii="Arial Narrow" w:hAnsi="Arial Narrow"/>
          <w:sz w:val="24"/>
          <w:szCs w:val="24"/>
        </w:rPr>
        <w:t>How can real-time status updates of faculty availability be effectively displayed on the touchscreen interface to streamline student requests for meetings or consultations?</w:t>
      </w:r>
    </w:p>
    <w:p w14:paraId="45BAF715" w14:textId="17FDA593" w:rsidR="00B843AE" w:rsidRPr="00B843AE" w:rsidRDefault="00B843AE" w:rsidP="00B843AE">
      <w:pPr>
        <w:numPr>
          <w:ilvl w:val="0"/>
          <w:numId w:val="5"/>
        </w:numPr>
        <w:spacing w:after="252" w:line="480" w:lineRule="auto"/>
        <w:ind w:right="46"/>
        <w:jc w:val="both"/>
        <w:rPr>
          <w:rFonts w:ascii="Arial Narrow" w:hAnsi="Arial Narrow"/>
          <w:sz w:val="24"/>
          <w:szCs w:val="24"/>
        </w:rPr>
      </w:pPr>
      <w:r w:rsidRPr="00B843AE">
        <w:rPr>
          <w:rFonts w:ascii="Arial Narrow" w:hAnsi="Arial Narrow"/>
          <w:sz w:val="24"/>
          <w:szCs w:val="24"/>
        </w:rPr>
        <w:t xml:space="preserve">How will the system be developed by integrating Raspberry Pi, ESP32 and Bluetooth Module? </w:t>
      </w:r>
    </w:p>
    <w:p w14:paraId="0FB9423F" w14:textId="77777777" w:rsidR="00B843AE" w:rsidRDefault="00B843AE" w:rsidP="00B843AE">
      <w:pPr>
        <w:numPr>
          <w:ilvl w:val="0"/>
          <w:numId w:val="5"/>
        </w:numPr>
        <w:spacing w:after="237" w:line="480" w:lineRule="auto"/>
        <w:ind w:right="46"/>
        <w:jc w:val="both"/>
        <w:rPr>
          <w:rFonts w:ascii="Arial Narrow" w:hAnsi="Arial Narrow"/>
          <w:sz w:val="24"/>
          <w:szCs w:val="24"/>
        </w:rPr>
      </w:pPr>
      <w:bookmarkStart w:id="35" w:name="_Hlk199895709"/>
      <w:r w:rsidRPr="00B843AE">
        <w:rPr>
          <w:rFonts w:ascii="Arial Narrow" w:hAnsi="Arial Narrow"/>
          <w:sz w:val="24"/>
          <w:szCs w:val="24"/>
        </w:rPr>
        <w:t>How will the developed system be assessed based on modified ISO/IEC 25010 quality model?</w:t>
      </w:r>
    </w:p>
    <w:p w14:paraId="375C47EC" w14:textId="2E292727" w:rsidR="00B843AE" w:rsidRDefault="00B843AE" w:rsidP="00B843AE">
      <w:pPr>
        <w:spacing w:after="237" w:line="480" w:lineRule="auto"/>
        <w:ind w:left="900" w:right="46" w:firstLine="540"/>
        <w:jc w:val="both"/>
        <w:rPr>
          <w:rFonts w:ascii="Arial Narrow" w:hAnsi="Arial Narrow"/>
          <w:sz w:val="24"/>
          <w:szCs w:val="24"/>
        </w:rPr>
      </w:pPr>
      <w:r>
        <w:rPr>
          <w:rFonts w:ascii="Arial Narrow" w:hAnsi="Arial Narrow"/>
          <w:sz w:val="24"/>
          <w:szCs w:val="24"/>
        </w:rPr>
        <w:t>4.1 Functional Sustainability</w:t>
      </w:r>
    </w:p>
    <w:p w14:paraId="7072867E" w14:textId="33A60802" w:rsidR="00B843AE" w:rsidRDefault="00B843AE" w:rsidP="00B843AE">
      <w:pPr>
        <w:spacing w:after="237" w:line="480" w:lineRule="auto"/>
        <w:ind w:left="900" w:right="46" w:firstLine="540"/>
        <w:jc w:val="both"/>
        <w:rPr>
          <w:rFonts w:ascii="Arial Narrow" w:hAnsi="Arial Narrow"/>
          <w:sz w:val="24"/>
          <w:szCs w:val="24"/>
        </w:rPr>
      </w:pPr>
      <w:r>
        <w:rPr>
          <w:rFonts w:ascii="Arial Narrow" w:hAnsi="Arial Narrow"/>
          <w:sz w:val="24"/>
          <w:szCs w:val="24"/>
        </w:rPr>
        <w:t xml:space="preserve">4.2 Interaction Capability </w:t>
      </w:r>
    </w:p>
    <w:p w14:paraId="791441E6" w14:textId="50210C06" w:rsidR="00B843AE" w:rsidRDefault="00B843AE" w:rsidP="00B843AE">
      <w:pPr>
        <w:spacing w:after="237" w:line="480" w:lineRule="auto"/>
        <w:ind w:left="900" w:right="46" w:firstLine="540"/>
        <w:jc w:val="both"/>
        <w:rPr>
          <w:rFonts w:ascii="Arial Narrow" w:hAnsi="Arial Narrow"/>
          <w:sz w:val="24"/>
          <w:szCs w:val="24"/>
        </w:rPr>
      </w:pPr>
      <w:r>
        <w:rPr>
          <w:rFonts w:ascii="Arial Narrow" w:hAnsi="Arial Narrow"/>
          <w:sz w:val="24"/>
          <w:szCs w:val="24"/>
        </w:rPr>
        <w:t xml:space="preserve">4.3 Reliability </w:t>
      </w:r>
    </w:p>
    <w:p w14:paraId="4062DA92" w14:textId="201EC701" w:rsidR="00B843AE" w:rsidRDefault="00B843AE" w:rsidP="00B843AE">
      <w:pPr>
        <w:spacing w:after="237" w:line="480" w:lineRule="auto"/>
        <w:ind w:left="900" w:right="46" w:firstLine="540"/>
        <w:jc w:val="both"/>
        <w:rPr>
          <w:rFonts w:ascii="Arial Narrow" w:hAnsi="Arial Narrow"/>
          <w:sz w:val="24"/>
          <w:szCs w:val="24"/>
        </w:rPr>
      </w:pPr>
      <w:r>
        <w:rPr>
          <w:rFonts w:ascii="Arial Narrow" w:hAnsi="Arial Narrow"/>
          <w:sz w:val="24"/>
          <w:szCs w:val="24"/>
        </w:rPr>
        <w:t>4.4 Maintainability</w:t>
      </w:r>
    </w:p>
    <w:p w14:paraId="0D878D61" w14:textId="758D9F08" w:rsidR="00B843AE" w:rsidRPr="00B843AE" w:rsidRDefault="00B843AE" w:rsidP="00B843AE">
      <w:pPr>
        <w:spacing w:after="237" w:line="480" w:lineRule="auto"/>
        <w:ind w:left="900" w:right="46" w:firstLine="540"/>
        <w:jc w:val="both"/>
        <w:rPr>
          <w:rFonts w:ascii="Arial Narrow" w:hAnsi="Arial Narrow"/>
          <w:sz w:val="24"/>
          <w:szCs w:val="24"/>
        </w:rPr>
      </w:pPr>
      <w:r>
        <w:rPr>
          <w:rFonts w:ascii="Arial Narrow" w:hAnsi="Arial Narrow"/>
          <w:sz w:val="24"/>
          <w:szCs w:val="24"/>
        </w:rPr>
        <w:t>4.5 Security</w:t>
      </w:r>
    </w:p>
    <w:p w14:paraId="29F2CE40" w14:textId="642B5E8D" w:rsidR="002D0035" w:rsidRPr="00E54DE6" w:rsidRDefault="002D0035" w:rsidP="00E54DE6">
      <w:pPr>
        <w:pStyle w:val="Style2"/>
        <w:rPr>
          <w:b w:val="0"/>
        </w:rPr>
      </w:pPr>
      <w:bookmarkStart w:id="36" w:name="_Toc199771362"/>
      <w:bookmarkEnd w:id="35"/>
      <w:r w:rsidRPr="00E54DE6">
        <w:rPr>
          <w:rStyle w:val="eop"/>
        </w:rPr>
        <w:t>Objective of the Study</w:t>
      </w:r>
      <w:bookmarkEnd w:id="36"/>
    </w:p>
    <w:p w14:paraId="03060EC5" w14:textId="77777777" w:rsidR="0055716F" w:rsidRDefault="0055716F" w:rsidP="0055716F">
      <w:pPr>
        <w:spacing w:line="480" w:lineRule="auto"/>
        <w:ind w:left="540" w:firstLine="180"/>
        <w:jc w:val="both"/>
        <w:rPr>
          <w:rFonts w:ascii="Arial Narrow" w:hAnsi="Arial Narrow"/>
          <w:sz w:val="24"/>
          <w:szCs w:val="24"/>
        </w:rPr>
      </w:pPr>
      <w:r w:rsidRPr="0055716F">
        <w:rPr>
          <w:rFonts w:ascii="Arial Narrow" w:hAnsi="Arial Narrow"/>
          <w:sz w:val="24"/>
          <w:szCs w:val="24"/>
        </w:rPr>
        <w:t>The general objective of this study is to improve communication between students and faculty members by developing and implementing an integrated real-time information and meeting request system that addresses current communication challenges in academic environments.</w:t>
      </w:r>
    </w:p>
    <w:p w14:paraId="11E81AAC" w14:textId="3AF6EC92" w:rsid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develop a secure student verification system using RFID/NFC technology that ensures only authorized students can access the ConsultEase system for faculty consultations.</w:t>
      </w:r>
    </w:p>
    <w:p w14:paraId="137B2DD8" w14:textId="48AD02DF" w:rsid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implement a real-time faculty availability tracking and display system that provides students with accurate, up-to-date information on faculty presence and availability.</w:t>
      </w:r>
    </w:p>
    <w:p w14:paraId="248C7E87" w14:textId="4D8009BD" w:rsid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design and integrate a comprehensive system architecture that effectively combines Raspberry Pi, ESP32, and Bluetooth technologies to create a seamless communication platform.</w:t>
      </w:r>
    </w:p>
    <w:p w14:paraId="01A4EF5E" w14:textId="3DB6F2FF" w:rsid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evaluate the effectiveness and performance of the ConsultEase system using the modified ISO/IEC 25010 quality model, focusing on functional suitability, interaction capability, reliability, maintainability, and security.</w:t>
      </w:r>
    </w:p>
    <w:p w14:paraId="20CAB4FE" w14:textId="79BEB8B8" w:rsid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provide real-time information that displays faculty member availability to students, thereby reducing waiting times and improving overall student satisfaction with the consultation process.</w:t>
      </w:r>
    </w:p>
    <w:p w14:paraId="2A6E261B" w14:textId="48E48942" w:rsidR="0055716F" w:rsidRPr="0055716F" w:rsidRDefault="0055716F" w:rsidP="0055716F">
      <w:pPr>
        <w:pStyle w:val="ListParagraph"/>
        <w:numPr>
          <w:ilvl w:val="0"/>
          <w:numId w:val="35"/>
        </w:numPr>
        <w:spacing w:line="480" w:lineRule="auto"/>
        <w:jc w:val="both"/>
        <w:rPr>
          <w:rFonts w:ascii="Arial Narrow" w:hAnsi="Arial Narrow"/>
          <w:sz w:val="24"/>
          <w:szCs w:val="24"/>
        </w:rPr>
      </w:pPr>
      <w:r w:rsidRPr="0055716F">
        <w:rPr>
          <w:rFonts w:ascii="Arial Narrow" w:hAnsi="Arial Narrow"/>
          <w:sz w:val="24"/>
          <w:szCs w:val="24"/>
        </w:rPr>
        <w:t>To enhance student-professor interaction by facilitating timely and efficient communication, creating a more collaborative and dynamic learning environment that benefits both students and faculty.</w:t>
      </w:r>
    </w:p>
    <w:p w14:paraId="32F48B8F" w14:textId="1575085B" w:rsidR="00355EA8" w:rsidRDefault="002D0035" w:rsidP="00E54DE6">
      <w:pPr>
        <w:pStyle w:val="Style2"/>
        <w:rPr>
          <w:rStyle w:val="eop"/>
          <w:b w:val="0"/>
        </w:rPr>
      </w:pPr>
      <w:bookmarkStart w:id="37" w:name="_Toc177251467"/>
      <w:bookmarkStart w:id="38" w:name="_Toc199771363"/>
      <w:r w:rsidRPr="002D0035">
        <w:rPr>
          <w:rStyle w:val="eop"/>
        </w:rPr>
        <w:t>Significance of the Study</w:t>
      </w:r>
      <w:bookmarkEnd w:id="37"/>
      <w:bookmarkEnd w:id="38"/>
    </w:p>
    <w:p w14:paraId="368D51B8" w14:textId="77777777" w:rsidR="0055716F" w:rsidRDefault="0055716F" w:rsidP="0055716F">
      <w:pPr>
        <w:pStyle w:val="paragraph"/>
        <w:spacing w:before="0" w:beforeAutospacing="0" w:after="0" w:afterAutospacing="0" w:line="480" w:lineRule="auto"/>
        <w:ind w:left="720" w:right="165" w:firstLine="180"/>
        <w:jc w:val="both"/>
        <w:textAlignment w:val="baseline"/>
        <w:rPr>
          <w:rFonts w:ascii="Arial Narrow" w:eastAsia="Arial Narrow" w:hAnsi="Arial Narrow" w:cs="Arial Narrow"/>
          <w:kern w:val="2"/>
          <w14:ligatures w14:val="standardContextual"/>
        </w:rPr>
      </w:pPr>
      <w:r w:rsidRPr="0055716F">
        <w:rPr>
          <w:rFonts w:ascii="Arial Narrow" w:eastAsia="Arial Narrow" w:hAnsi="Arial Narrow" w:cs="Arial Narrow"/>
          <w:kern w:val="2"/>
          <w14:ligatures w14:val="standardContextual"/>
        </w:rPr>
        <w:t xml:space="preserve">This study explores the impact of a communication system utilizing IoT technology, RFID, and microcontrollers on student-faculty interactions at National University Baliwag. The integration of these technologies aims to address existing communication barriers, enhancing the overall academic experience for students and faculty. By examining the effectiveness of this system, the study provides insights into how educational institutions can improve administrative processes and foster better engagement within the academic community. </w:t>
      </w:r>
    </w:p>
    <w:p w14:paraId="3799EBE4" w14:textId="6010A9B7" w:rsidR="0055716F" w:rsidRDefault="0055716F" w:rsidP="0055716F">
      <w:pPr>
        <w:pStyle w:val="paragraph"/>
        <w:spacing w:after="0" w:line="480" w:lineRule="auto"/>
        <w:ind w:left="180" w:right="165" w:firstLine="720"/>
        <w:jc w:val="both"/>
        <w:textAlignment w:val="baseline"/>
        <w:rPr>
          <w:rFonts w:ascii="Arial Narrow" w:eastAsia="Arial Narrow" w:hAnsi="Arial Narrow" w:cs="Arial Narrow"/>
          <w:kern w:val="2"/>
          <w14:ligatures w14:val="standardContextual"/>
        </w:rPr>
      </w:pPr>
      <w:r w:rsidRPr="0055716F">
        <w:rPr>
          <w:rFonts w:ascii="Arial Narrow" w:eastAsia="Arial Narrow" w:hAnsi="Arial Narrow" w:cs="Arial Narrow"/>
          <w:kern w:val="2"/>
          <w14:ligatures w14:val="standardContextual"/>
        </w:rPr>
        <w:t>The results of this study could offer valuable insights and would be beneficial to the following:</w:t>
      </w:r>
    </w:p>
    <w:p w14:paraId="6699DB97" w14:textId="193CB83F" w:rsidR="0055716F" w:rsidRDefault="008B0216" w:rsidP="006A39E7">
      <w:pPr>
        <w:pStyle w:val="paragraph"/>
        <w:spacing w:before="0" w:beforeAutospacing="0" w:after="0" w:afterAutospacing="0" w:line="480" w:lineRule="auto"/>
        <w:ind w:left="540" w:right="165"/>
        <w:jc w:val="both"/>
        <w:textAlignment w:val="baseline"/>
        <w:rPr>
          <w:rStyle w:val="eop"/>
          <w:rFonts w:ascii="Arial Narrow" w:eastAsiaTheme="majorEastAsia" w:hAnsi="Arial Narrow" w:cs="Segoe UI"/>
        </w:rPr>
      </w:pPr>
      <w:r>
        <w:rPr>
          <w:rStyle w:val="eop"/>
          <w:rFonts w:ascii="Arial Narrow" w:eastAsiaTheme="majorEastAsia" w:hAnsi="Arial Narrow" w:cs="Segoe UI"/>
          <w:b/>
          <w:bCs/>
        </w:rPr>
        <w:t>Students</w:t>
      </w:r>
      <w:r w:rsidR="006A39E7">
        <w:rPr>
          <w:rStyle w:val="eop"/>
          <w:rFonts w:ascii="Arial Narrow" w:eastAsiaTheme="majorEastAsia" w:hAnsi="Arial Narrow" w:cs="Segoe UI"/>
          <w:b/>
          <w:bCs/>
        </w:rPr>
        <w:t>:</w:t>
      </w:r>
      <w:r w:rsidR="006A39E7">
        <w:rPr>
          <w:rStyle w:val="eop"/>
          <w:rFonts w:ascii="Arial Narrow" w:eastAsiaTheme="majorEastAsia" w:hAnsi="Arial Narrow" w:cs="Segoe UI"/>
        </w:rPr>
        <w:t xml:space="preserve"> </w:t>
      </w:r>
      <w:r w:rsidR="0055716F" w:rsidRPr="0055716F">
        <w:rPr>
          <w:rStyle w:val="eop"/>
          <w:rFonts w:ascii="Arial Narrow" w:eastAsiaTheme="majorEastAsia" w:hAnsi="Arial Narrow" w:cs="Segoe UI"/>
        </w:rPr>
        <w:t xml:space="preserve">will gain an enhanced method to communicate with faculty members, minimizing the time and effort needed to locate or wait for them. The system guarantees that students' requests or appointments are securely processed through RFID verification, significantly improving their academic experience and access to faculty support. By providing real-time information about faculty availability, students can make more informed decisions about when to seek consultations, reducing frustration and </w:t>
      </w:r>
      <w:r w:rsidR="1A96C6B8" w:rsidRPr="1A96C6B8">
        <w:rPr>
          <w:rStyle w:val="eop"/>
          <w:rFonts w:ascii="Arial Narrow" w:eastAsiaTheme="majorEastAsia" w:hAnsi="Arial Narrow" w:cs="Segoe UI"/>
        </w:rPr>
        <w:t>wasting</w:t>
      </w:r>
      <w:r w:rsidR="0055716F" w:rsidRPr="0055716F">
        <w:rPr>
          <w:rStyle w:val="eop"/>
          <w:rFonts w:ascii="Arial Narrow" w:eastAsiaTheme="majorEastAsia" w:hAnsi="Arial Narrow" w:cs="Segoe UI"/>
        </w:rPr>
        <w:t xml:space="preserve"> time.</w:t>
      </w:r>
    </w:p>
    <w:p w14:paraId="3E3658C3" w14:textId="77777777" w:rsidR="0055716F" w:rsidRDefault="0055716F" w:rsidP="006A39E7">
      <w:pPr>
        <w:pStyle w:val="paragraph"/>
        <w:spacing w:before="0" w:beforeAutospacing="0" w:after="0" w:afterAutospacing="0" w:line="480" w:lineRule="auto"/>
        <w:ind w:left="540" w:right="165"/>
        <w:jc w:val="both"/>
        <w:textAlignment w:val="baseline"/>
        <w:rPr>
          <w:rStyle w:val="eop"/>
          <w:rFonts w:ascii="Arial Narrow" w:eastAsiaTheme="majorEastAsia" w:hAnsi="Arial Narrow" w:cs="Segoe UI"/>
        </w:rPr>
      </w:pPr>
      <w:r>
        <w:rPr>
          <w:rStyle w:val="eop"/>
          <w:rFonts w:ascii="Arial Narrow" w:eastAsiaTheme="majorEastAsia" w:hAnsi="Arial Narrow" w:cs="Segoe UI"/>
          <w:b/>
          <w:bCs/>
        </w:rPr>
        <w:t>Faculty Members</w:t>
      </w:r>
      <w:r w:rsidR="006A39E7">
        <w:rPr>
          <w:rStyle w:val="eop"/>
          <w:rFonts w:ascii="Arial Narrow" w:eastAsiaTheme="majorEastAsia" w:hAnsi="Arial Narrow" w:cs="Segoe UI"/>
          <w:b/>
          <w:bCs/>
        </w:rPr>
        <w:t xml:space="preserve">: </w:t>
      </w:r>
      <w:r w:rsidRPr="0055716F">
        <w:rPr>
          <w:rStyle w:val="eop"/>
          <w:rFonts w:ascii="Arial Narrow" w:eastAsiaTheme="majorEastAsia" w:hAnsi="Arial Narrow" w:cs="Segoe UI"/>
        </w:rPr>
        <w:t>will benefit from a more structured and effective approach to managing interactions with students. This reduces unnecessary disruptions and enables better time allocation, which increases productivity and responsiveness to student needs. The automated presence tracking system allows faculty to focus on their primary responsibilities while remaining accessible to students who genuinely need assistance, creating a more balanced and efficient work environment.</w:t>
      </w:r>
    </w:p>
    <w:p w14:paraId="23F6D967" w14:textId="5C0516BC" w:rsidR="0055716F" w:rsidRDefault="0055716F" w:rsidP="006A39E7">
      <w:pPr>
        <w:pStyle w:val="paragraph"/>
        <w:spacing w:before="0" w:beforeAutospacing="0" w:after="0" w:afterAutospacing="0" w:line="480" w:lineRule="auto"/>
        <w:ind w:left="540" w:right="165"/>
        <w:jc w:val="both"/>
        <w:textAlignment w:val="baseline"/>
        <w:rPr>
          <w:rStyle w:val="eop"/>
          <w:rFonts w:ascii="Arial Narrow" w:eastAsiaTheme="majorEastAsia" w:hAnsi="Arial Narrow" w:cs="Segoe UI"/>
        </w:rPr>
      </w:pPr>
      <w:r>
        <w:rPr>
          <w:rStyle w:val="eop"/>
          <w:rFonts w:ascii="Arial Narrow" w:eastAsiaTheme="majorEastAsia" w:hAnsi="Arial Narrow" w:cs="Segoe UI"/>
          <w:b/>
          <w:bCs/>
        </w:rPr>
        <w:t>Administrative and Support Staffs:</w:t>
      </w:r>
      <w:r w:rsidR="00D44202">
        <w:rPr>
          <w:rStyle w:val="eop"/>
          <w:rFonts w:ascii="Arial Narrow" w:eastAsiaTheme="majorEastAsia" w:hAnsi="Arial Narrow" w:cs="Segoe UI"/>
        </w:rPr>
        <w:t xml:space="preserve"> </w:t>
      </w:r>
      <w:r w:rsidRPr="0055716F">
        <w:rPr>
          <w:rStyle w:val="eop"/>
          <w:rFonts w:ascii="Arial Narrow" w:eastAsiaTheme="majorEastAsia" w:hAnsi="Arial Narrow" w:cs="Segoe UI"/>
        </w:rPr>
        <w:t>will experience improved efficiency as the system helps manage faculty schedules and availability, reducing the need for manual coordination and tracking of appointments. With students checking faculty availability and sending messages through the system, there is less physical foot traffic in faculty offices, making it easier for support staff to maintain a more organized and quieter environment conducive to administrative tasks.</w:t>
      </w:r>
    </w:p>
    <w:p w14:paraId="07443B56" w14:textId="47ED21AE" w:rsidR="00A879B2" w:rsidRDefault="0055716F" w:rsidP="006A39E7">
      <w:pPr>
        <w:pStyle w:val="paragraph"/>
        <w:spacing w:before="0" w:beforeAutospacing="0" w:after="0" w:afterAutospacing="0" w:line="480" w:lineRule="auto"/>
        <w:ind w:left="540" w:right="165"/>
        <w:jc w:val="both"/>
        <w:textAlignment w:val="baseline"/>
        <w:rPr>
          <w:rStyle w:val="eop"/>
          <w:rFonts w:ascii="Arial Narrow" w:eastAsiaTheme="majorEastAsia" w:hAnsi="Arial Narrow" w:cs="Segoe UI"/>
        </w:rPr>
      </w:pPr>
      <w:r>
        <w:rPr>
          <w:rStyle w:val="eop"/>
          <w:rFonts w:ascii="Arial Narrow" w:eastAsiaTheme="majorEastAsia" w:hAnsi="Arial Narrow" w:cs="Segoe UI"/>
          <w:b/>
          <w:bCs/>
        </w:rPr>
        <w:t>Academic Institutions</w:t>
      </w:r>
      <w:r w:rsidR="00A879B2" w:rsidRPr="00A879B2">
        <w:rPr>
          <w:rStyle w:val="eop"/>
          <w:rFonts w:ascii="Arial Narrow" w:eastAsiaTheme="majorEastAsia" w:hAnsi="Arial Narrow" w:cs="Segoe UI"/>
        </w:rPr>
        <w:t xml:space="preserve">: </w:t>
      </w:r>
      <w:r w:rsidRPr="0055716F">
        <w:rPr>
          <w:rStyle w:val="eop"/>
          <w:rFonts w:ascii="Arial Narrow" w:eastAsiaTheme="majorEastAsia" w:hAnsi="Arial Narrow" w:cs="Segoe UI"/>
        </w:rPr>
        <w:t>The project will assist academic institutions such as National University Baliwag in enhancing their administrative and operational efficiency through the integration of advanced IoT technology. It will also establish the institution as a leader in adopting smart technology, enhancing its reputation.</w:t>
      </w:r>
    </w:p>
    <w:p w14:paraId="5FA514B4" w14:textId="5D83E56B" w:rsidR="112625FC" w:rsidRPr="00DE2AC2" w:rsidRDefault="006A39E7" w:rsidP="00DE2AC2">
      <w:pPr>
        <w:pStyle w:val="paragraph"/>
        <w:spacing w:before="0" w:beforeAutospacing="0" w:after="0" w:afterAutospacing="0" w:line="480" w:lineRule="auto"/>
        <w:ind w:left="540" w:right="165"/>
        <w:jc w:val="both"/>
        <w:textAlignment w:val="baseline"/>
        <w:rPr>
          <w:rFonts w:ascii="Arial Narrow" w:eastAsiaTheme="majorEastAsia" w:hAnsi="Arial Narrow" w:cs="Segoe UI"/>
        </w:rPr>
      </w:pPr>
      <w:r>
        <w:rPr>
          <w:rStyle w:val="eop"/>
          <w:rFonts w:ascii="Arial Narrow" w:eastAsiaTheme="majorEastAsia" w:hAnsi="Arial Narrow" w:cs="Segoe UI"/>
          <w:b/>
          <w:bCs/>
        </w:rPr>
        <w:t>Future Researchers:</w:t>
      </w:r>
      <w:r>
        <w:rPr>
          <w:rStyle w:val="eop"/>
          <w:rFonts w:ascii="Arial Narrow" w:eastAsiaTheme="majorEastAsia" w:hAnsi="Arial Narrow" w:cs="Segoe UI"/>
        </w:rPr>
        <w:t xml:space="preserve"> </w:t>
      </w:r>
      <w:r w:rsidR="0055716F" w:rsidRPr="0055716F">
        <w:rPr>
          <w:rStyle w:val="eop"/>
          <w:rFonts w:ascii="Arial Narrow" w:eastAsiaTheme="majorEastAsia" w:hAnsi="Arial Narrow" w:cs="Segoe UI"/>
        </w:rPr>
        <w:t>The study will offer important data and insights for future research on technology-driven communication systems in academic environments, enriching the expanding body of knowledge on IoT and RFID applications in education.</w:t>
      </w:r>
    </w:p>
    <w:p w14:paraId="6778F841" w14:textId="08E5A507" w:rsidR="002D0035" w:rsidRPr="002D0035" w:rsidRDefault="002D0035" w:rsidP="00E54DE6">
      <w:pPr>
        <w:pStyle w:val="Style2"/>
        <w:rPr>
          <w:rStyle w:val="eop"/>
          <w:b w:val="0"/>
        </w:rPr>
      </w:pPr>
      <w:bookmarkStart w:id="39" w:name="_Toc199771364"/>
      <w:r w:rsidRPr="002D0035">
        <w:rPr>
          <w:rStyle w:val="eop"/>
        </w:rPr>
        <w:t>Scope and Delimitation</w:t>
      </w:r>
      <w:r w:rsidR="00C64E86">
        <w:rPr>
          <w:rStyle w:val="eop"/>
        </w:rPr>
        <w:t xml:space="preserve"> of the Study</w:t>
      </w:r>
      <w:bookmarkEnd w:id="39"/>
    </w:p>
    <w:p w14:paraId="616CA4B4" w14:textId="2D83DF05" w:rsidR="21F1A376" w:rsidRDefault="0055716F" w:rsidP="21F1A376">
      <w:pPr>
        <w:spacing w:line="480" w:lineRule="auto"/>
        <w:ind w:left="540" w:firstLine="180"/>
        <w:jc w:val="both"/>
        <w:rPr>
          <w:rFonts w:ascii="Arial Narrow" w:hAnsi="Arial Narrow"/>
          <w:sz w:val="24"/>
          <w:szCs w:val="24"/>
        </w:rPr>
      </w:pPr>
      <w:r w:rsidRPr="0055716F">
        <w:rPr>
          <w:rFonts w:ascii="Arial Narrow" w:hAnsi="Arial Narrow"/>
          <w:sz w:val="24"/>
          <w:szCs w:val="24"/>
        </w:rPr>
        <w:t xml:space="preserve">This study aims to develop an IoT Integrated Consultation System that utilizes RFID for student verification, Bluetooth for wireless communication between devices, and a Raspberry Pi powered interface to automate faculty presence updates. When a student taps their ID on the RFID reader integrated into the system, it displays a list of the </w:t>
      </w:r>
      <w:r w:rsidR="6B22B054" w:rsidRPr="6B22B054">
        <w:rPr>
          <w:rFonts w:ascii="Arial Narrow" w:hAnsi="Arial Narrow"/>
          <w:sz w:val="24"/>
          <w:szCs w:val="24"/>
        </w:rPr>
        <w:t>department</w:t>
      </w:r>
      <w:r w:rsidRPr="0055716F">
        <w:rPr>
          <w:rFonts w:ascii="Arial Narrow" w:hAnsi="Arial Narrow"/>
          <w:sz w:val="24"/>
          <w:szCs w:val="24"/>
        </w:rPr>
        <w:t xml:space="preserve"> professors and their availability status (e.g., available or unavailable). If the professor is not from the student's department, they can search for the professor using a built-in search feature.</w:t>
      </w:r>
    </w:p>
    <w:p w14:paraId="6C90A30F" w14:textId="24680856" w:rsidR="17FB10D3" w:rsidRDefault="60866D38" w:rsidP="00E54DE6">
      <w:pPr>
        <w:pStyle w:val="Style3"/>
        <w:rPr>
          <w:rStyle w:val="eop"/>
          <w:b w:val="0"/>
          <w:color w:val="auto"/>
        </w:rPr>
      </w:pPr>
      <w:bookmarkStart w:id="40" w:name="_Toc199771365"/>
      <w:r w:rsidRPr="60866D38">
        <w:rPr>
          <w:rStyle w:val="eop"/>
          <w:color w:val="auto"/>
        </w:rPr>
        <w:t>Scope</w:t>
      </w:r>
      <w:bookmarkEnd w:id="40"/>
    </w:p>
    <w:p w14:paraId="3BFC6612" w14:textId="18BD75D4" w:rsidR="0055716F" w:rsidRPr="0055716F" w:rsidRDefault="0055716F" w:rsidP="0055716F">
      <w:pPr>
        <w:spacing w:line="480" w:lineRule="auto"/>
        <w:ind w:left="540" w:firstLine="180"/>
        <w:jc w:val="both"/>
        <w:rPr>
          <w:rFonts w:ascii="Arial Narrow" w:hAnsi="Arial Narrow"/>
          <w:sz w:val="24"/>
          <w:szCs w:val="24"/>
        </w:rPr>
      </w:pPr>
      <w:r w:rsidRPr="0055716F">
        <w:rPr>
          <w:rFonts w:ascii="Arial Narrow" w:hAnsi="Arial Narrow"/>
          <w:sz w:val="24"/>
          <w:szCs w:val="24"/>
        </w:rPr>
        <w:t xml:space="preserve">This study aims to develop an IoT Integrated Consultation System that utilizes RFID for student verification, Bluetooth for wireless communication between devices, and a Raspberry Pi powered interface to automate faculty presence updates. When a student taps their ID on the RFID reader integrated into the system, it displays a list of the </w:t>
      </w:r>
      <w:r w:rsidR="4A58252B" w:rsidRPr="4A58252B">
        <w:rPr>
          <w:rFonts w:ascii="Arial Narrow" w:hAnsi="Arial Narrow"/>
          <w:sz w:val="24"/>
          <w:szCs w:val="24"/>
        </w:rPr>
        <w:t>department</w:t>
      </w:r>
      <w:r w:rsidRPr="0055716F">
        <w:rPr>
          <w:rFonts w:ascii="Arial Narrow" w:hAnsi="Arial Narrow"/>
          <w:sz w:val="24"/>
          <w:szCs w:val="24"/>
        </w:rPr>
        <w:t xml:space="preserve"> professors and their availability status (e.g., available or unavailable). If the professor is not from the student's department, they can search for the professor using a built-in search feature.</w:t>
      </w:r>
    </w:p>
    <w:p w14:paraId="5CE48971" w14:textId="77777777" w:rsidR="0055716F" w:rsidRPr="0055716F" w:rsidRDefault="0055716F" w:rsidP="0055716F">
      <w:pPr>
        <w:spacing w:line="480" w:lineRule="auto"/>
        <w:ind w:left="540" w:firstLine="180"/>
        <w:jc w:val="both"/>
        <w:rPr>
          <w:rFonts w:ascii="Arial Narrow" w:hAnsi="Arial Narrow"/>
          <w:sz w:val="24"/>
          <w:szCs w:val="24"/>
        </w:rPr>
      </w:pPr>
      <w:r w:rsidRPr="0055716F">
        <w:rPr>
          <w:rFonts w:ascii="Arial Narrow" w:hAnsi="Arial Narrow"/>
          <w:sz w:val="24"/>
          <w:szCs w:val="24"/>
        </w:rPr>
        <w:t>The project will be implemented in university faculty offices where communication challenges, such as missed notifications and outdated schedules, are prevalent. Key challenges addressed include uncertain faculty availability, delayed communication, office hours confusion, and time wastage, as students often search multiple locations to find professors.</w:t>
      </w:r>
    </w:p>
    <w:p w14:paraId="4679AA23" w14:textId="77777777" w:rsidR="0055716F" w:rsidRPr="0055716F" w:rsidRDefault="0055716F" w:rsidP="0055716F">
      <w:pPr>
        <w:spacing w:line="480" w:lineRule="auto"/>
        <w:ind w:left="540" w:firstLine="180"/>
        <w:jc w:val="both"/>
        <w:rPr>
          <w:rFonts w:ascii="Arial Narrow" w:hAnsi="Arial Narrow"/>
          <w:sz w:val="24"/>
          <w:szCs w:val="24"/>
        </w:rPr>
      </w:pPr>
      <w:r w:rsidRPr="0055716F">
        <w:rPr>
          <w:rFonts w:ascii="Arial Narrow" w:hAnsi="Arial Narrow"/>
          <w:sz w:val="24"/>
          <w:szCs w:val="24"/>
        </w:rPr>
        <w:t>A comprehensive analysis will be conducted, focusing on key metrics such as the system's functionality, usability, reliability, portability, security, and overall satisfaction among both students and faculty to improve communication effectiveness. The researchers will evaluate the system's performance, identifying strengths and potential areas for improvement, with particular emphasis on the needs of both faculty and students.</w:t>
      </w:r>
    </w:p>
    <w:p w14:paraId="6F52D55C" w14:textId="61D5521D" w:rsidR="2A087AF9" w:rsidRDefault="0055716F" w:rsidP="0055716F">
      <w:pPr>
        <w:spacing w:line="480" w:lineRule="auto"/>
        <w:ind w:left="540" w:firstLine="180"/>
        <w:jc w:val="both"/>
        <w:rPr>
          <w:rFonts w:ascii="Arial Narrow" w:hAnsi="Arial Narrow"/>
          <w:color w:val="FF0000"/>
          <w:sz w:val="24"/>
          <w:szCs w:val="24"/>
        </w:rPr>
      </w:pPr>
      <w:r w:rsidRPr="0055716F">
        <w:rPr>
          <w:rFonts w:ascii="Arial Narrow" w:hAnsi="Arial Narrow"/>
          <w:sz w:val="24"/>
          <w:szCs w:val="24"/>
        </w:rPr>
        <w:t>The duration of the study spans from the third term of the academic year 2023-2024 to the third term of the academic year 2024-2025, and it will be conducted by researchers from National University – Baliwag. The primary focus is on the faculty consultation system in a university setting, specifically targeting faculty offices to ensure that the solutions developed are tailored to the unique communication needs of academic environments.</w:t>
      </w:r>
    </w:p>
    <w:p w14:paraId="4FDCD8CA" w14:textId="1CF59323" w:rsidR="015B219E" w:rsidRDefault="2E16AC13" w:rsidP="00E54DE6">
      <w:pPr>
        <w:pStyle w:val="Style3"/>
        <w:rPr>
          <w:rStyle w:val="eop"/>
          <w:b w:val="0"/>
          <w:color w:val="auto"/>
        </w:rPr>
      </w:pPr>
      <w:bookmarkStart w:id="41" w:name="_Toc199771366"/>
      <w:r w:rsidRPr="2E16AC13">
        <w:rPr>
          <w:rStyle w:val="eop"/>
          <w:color w:val="auto"/>
        </w:rPr>
        <w:t>Delimitation</w:t>
      </w:r>
      <w:bookmarkEnd w:id="41"/>
    </w:p>
    <w:p w14:paraId="32A43220" w14:textId="64C17943" w:rsidR="0055716F" w:rsidRPr="0055716F" w:rsidRDefault="0055716F" w:rsidP="0055716F">
      <w:pPr>
        <w:spacing w:line="480" w:lineRule="auto"/>
        <w:ind w:left="540" w:firstLine="180"/>
        <w:jc w:val="both"/>
        <w:rPr>
          <w:rFonts w:ascii="Arial Narrow" w:hAnsi="Arial Narrow"/>
          <w:sz w:val="24"/>
          <w:szCs w:val="24"/>
        </w:rPr>
      </w:pPr>
      <w:r w:rsidRPr="0055716F">
        <w:rPr>
          <w:rFonts w:ascii="Arial Narrow" w:hAnsi="Arial Narrow"/>
          <w:sz w:val="24"/>
          <w:szCs w:val="24"/>
        </w:rPr>
        <w:t xml:space="preserve">The study is delimited to the implementation of the IoT Integrated Consultation System specifically within National University – Baliwag. The system is designed exclusively for use by students, faculty members, security, maintenance personnel, and other staff who assist in locating faculty members on campus. Access will be restricted to users with a valid and updated school ID, which will </w:t>
      </w:r>
      <w:r w:rsidR="29713831" w:rsidRPr="29713831">
        <w:rPr>
          <w:rFonts w:ascii="Arial Narrow" w:hAnsi="Arial Narrow"/>
          <w:sz w:val="24"/>
          <w:szCs w:val="24"/>
        </w:rPr>
        <w:t>require</w:t>
      </w:r>
      <w:r w:rsidRPr="0055716F">
        <w:rPr>
          <w:rFonts w:ascii="Arial Narrow" w:hAnsi="Arial Narrow"/>
          <w:sz w:val="24"/>
          <w:szCs w:val="24"/>
        </w:rPr>
        <w:t xml:space="preserve"> identity verification. The system will not be available to external guests or visitors unless they are assisted by authorized personnel. Additionally, the study will not extend to other campuses or institutions beyond National University – Baliwag. </w:t>
      </w:r>
    </w:p>
    <w:p w14:paraId="6BFF47B3" w14:textId="607F5888" w:rsidR="002D0035" w:rsidRDefault="0055716F" w:rsidP="2BAFE270">
      <w:pPr>
        <w:spacing w:line="480" w:lineRule="auto"/>
        <w:ind w:left="540" w:firstLine="180"/>
        <w:jc w:val="both"/>
        <w:rPr>
          <w:rStyle w:val="eop"/>
          <w:rFonts w:ascii="Arial Narrow" w:hAnsi="Arial Narrow" w:cs="Segoe UI"/>
          <w:b/>
          <w:bCs/>
          <w:sz w:val="24"/>
          <w:szCs w:val="24"/>
        </w:rPr>
      </w:pPr>
      <w:r w:rsidRPr="0055716F">
        <w:rPr>
          <w:rFonts w:ascii="Arial Narrow" w:hAnsi="Arial Narrow"/>
          <w:sz w:val="24"/>
          <w:szCs w:val="24"/>
        </w:rPr>
        <w:t xml:space="preserve">Despite these limitations, the study is expected to provide valuable insights into enhancing faculty-student communication through technology. By evaluating system performance, user satisfaction, and usability, the research aims to refine the system for better functionality and effectiveness. Feedback from users within the university will be crucial in understanding the system's acceptance and guiding further optimization efforts. </w:t>
      </w:r>
      <w:r w:rsidR="21F1A376" w:rsidRPr="21F1A376">
        <w:rPr>
          <w:rFonts w:ascii="Arial Narrow" w:hAnsi="Arial Narrow"/>
          <w:sz w:val="24"/>
          <w:szCs w:val="24"/>
        </w:rPr>
        <w:t xml:space="preserve"> </w:t>
      </w:r>
    </w:p>
    <w:p w14:paraId="2A753940" w14:textId="317B885B" w:rsidR="002D0035" w:rsidRDefault="4931CED9" w:rsidP="00E54DE6">
      <w:pPr>
        <w:pStyle w:val="Style2"/>
        <w:rPr>
          <w:rStyle w:val="eop"/>
          <w:b w:val="0"/>
          <w:bCs w:val="0"/>
        </w:rPr>
      </w:pPr>
      <w:bookmarkStart w:id="42" w:name="_Toc199771367"/>
      <w:r w:rsidRPr="4931CED9">
        <w:rPr>
          <w:rStyle w:val="eop"/>
        </w:rPr>
        <w:t>Definition</w:t>
      </w:r>
      <w:r w:rsidR="000D2274" w:rsidRPr="28AEB5BB">
        <w:rPr>
          <w:rStyle w:val="eop"/>
        </w:rPr>
        <w:t xml:space="preserve"> of Terms</w:t>
      </w:r>
      <w:bookmarkEnd w:id="42"/>
    </w:p>
    <w:p w14:paraId="36B09A96" w14:textId="6D9E4D3C" w:rsidR="0055716F" w:rsidRPr="0055716F" w:rsidRDefault="0055716F" w:rsidP="0055716F">
      <w:pPr>
        <w:spacing w:line="480" w:lineRule="auto"/>
        <w:ind w:left="540" w:firstLine="180"/>
        <w:jc w:val="both"/>
        <w:rPr>
          <w:rStyle w:val="eop"/>
          <w:rFonts w:ascii="Arial Narrow" w:hAnsi="Arial Narrow" w:cs="Segoe UI"/>
          <w:bCs/>
          <w:sz w:val="24"/>
          <w:szCs w:val="24"/>
        </w:rPr>
      </w:pPr>
      <w:r w:rsidRPr="0055716F">
        <w:rPr>
          <w:rStyle w:val="eop"/>
          <w:rFonts w:ascii="Arial Narrow" w:hAnsi="Arial Narrow" w:cs="Segoe UI"/>
          <w:bCs/>
          <w:sz w:val="24"/>
          <w:szCs w:val="24"/>
        </w:rPr>
        <w:t>This section provides clear definitions for key terms relevant to the study. Understanding these concepts is essential for comprehending the framework and technology involved in improving communication between students and faculty members. The definitions will establish a common language for discussing the integration of IoT, RFID, and other technologies in academic settings.</w:t>
      </w:r>
    </w:p>
    <w:p w14:paraId="333920F5" w14:textId="665A8F8F" w:rsidR="74C1E185" w:rsidRPr="00AD69B2" w:rsidRDefault="0055716F" w:rsidP="006B26FA">
      <w:pPr>
        <w:pStyle w:val="ListParagraph"/>
        <w:numPr>
          <w:ilvl w:val="0"/>
          <w:numId w:val="8"/>
        </w:numPr>
        <w:spacing w:line="480" w:lineRule="auto"/>
        <w:jc w:val="both"/>
        <w:rPr>
          <w:rFonts w:ascii="Arial Narrow" w:hAnsi="Arial Narrow"/>
          <w:sz w:val="24"/>
          <w:szCs w:val="24"/>
        </w:rPr>
      </w:pPr>
      <w:r>
        <w:rPr>
          <w:rFonts w:ascii="Arial Narrow" w:hAnsi="Arial Narrow"/>
          <w:b/>
          <w:bCs/>
          <w:sz w:val="24"/>
          <w:szCs w:val="24"/>
        </w:rPr>
        <w:t xml:space="preserve">Radio Frequency Identification (RFID) </w:t>
      </w:r>
      <w:r w:rsidR="74C1E185" w:rsidRPr="00AD69B2">
        <w:rPr>
          <w:rFonts w:ascii="Arial Narrow" w:hAnsi="Arial Narrow"/>
          <w:sz w:val="24"/>
          <w:szCs w:val="24"/>
        </w:rPr>
        <w:t xml:space="preserve">- </w:t>
      </w:r>
      <w:r w:rsidRPr="0055716F">
        <w:rPr>
          <w:rFonts w:ascii="Arial Narrow" w:hAnsi="Arial Narrow"/>
          <w:sz w:val="24"/>
          <w:szCs w:val="24"/>
        </w:rPr>
        <w:t>A technology that uses radio waves to read information stored on tags attached to objects (Lodha et al., 2022). The system includes RFID tags attached to student ID cards and RFID readers installed in key locations. When a student approaches a reader, the device emits radio waves to communicate with the tag, allowing for quick and efficient verification of identity and attendance.</w:t>
      </w:r>
    </w:p>
    <w:p w14:paraId="2F8F7476" w14:textId="082BCD4B" w:rsidR="00BC666E" w:rsidRDefault="5253263D">
      <w:pPr>
        <w:pStyle w:val="ListParagraph"/>
        <w:numPr>
          <w:ilvl w:val="0"/>
          <w:numId w:val="8"/>
        </w:numPr>
        <w:spacing w:line="480" w:lineRule="auto"/>
        <w:jc w:val="both"/>
        <w:rPr>
          <w:rFonts w:ascii="Arial Narrow" w:hAnsi="Arial Narrow"/>
          <w:sz w:val="24"/>
          <w:szCs w:val="24"/>
        </w:rPr>
      </w:pPr>
      <w:r w:rsidRPr="00BC666E">
        <w:rPr>
          <w:rFonts w:ascii="Arial Narrow" w:hAnsi="Arial Narrow"/>
          <w:b/>
          <w:bCs/>
          <w:sz w:val="24"/>
          <w:szCs w:val="24"/>
        </w:rPr>
        <w:t>B</w:t>
      </w:r>
      <w:r w:rsidR="00BC666E">
        <w:rPr>
          <w:rFonts w:ascii="Arial Narrow" w:hAnsi="Arial Narrow"/>
          <w:b/>
          <w:bCs/>
          <w:sz w:val="24"/>
          <w:szCs w:val="24"/>
        </w:rPr>
        <w:t>luetooth</w:t>
      </w:r>
      <w:r w:rsidRPr="00BC666E">
        <w:rPr>
          <w:rFonts w:ascii="Arial Narrow" w:hAnsi="Arial Narrow"/>
          <w:sz w:val="24"/>
          <w:szCs w:val="24"/>
        </w:rPr>
        <w:t xml:space="preserve"> – </w:t>
      </w:r>
      <w:r w:rsidR="00BC666E" w:rsidRPr="00BC666E">
        <w:rPr>
          <w:rFonts w:ascii="Arial Narrow" w:hAnsi="Arial Narrow"/>
          <w:sz w:val="24"/>
          <w:szCs w:val="24"/>
        </w:rPr>
        <w:t>A short-range wireless communication protocol operating at 2.4 GHz, designed for efficient data exchange between devices. ConsultEase employs Bluetooth for low-energy connectivity between student IDs and faculty systems, enabling presence detection and status updates with minimal power consumption.</w:t>
      </w:r>
    </w:p>
    <w:p w14:paraId="708E3167" w14:textId="12BA1DFA" w:rsidR="00BC666E" w:rsidRDefault="00BC666E">
      <w:pPr>
        <w:pStyle w:val="ListParagraph"/>
        <w:numPr>
          <w:ilvl w:val="0"/>
          <w:numId w:val="8"/>
        </w:numPr>
        <w:spacing w:line="480" w:lineRule="auto"/>
        <w:jc w:val="both"/>
        <w:rPr>
          <w:rFonts w:ascii="Arial Narrow" w:hAnsi="Arial Narrow"/>
          <w:sz w:val="24"/>
          <w:szCs w:val="24"/>
        </w:rPr>
      </w:pPr>
      <w:r w:rsidRPr="00BC666E">
        <w:rPr>
          <w:rFonts w:ascii="Arial Narrow" w:hAnsi="Arial Narrow"/>
          <w:b/>
          <w:bCs/>
          <w:sz w:val="24"/>
          <w:szCs w:val="24"/>
        </w:rPr>
        <w:t>Raspberry Pi</w:t>
      </w:r>
      <w:r>
        <w:rPr>
          <w:rFonts w:ascii="Arial Narrow" w:hAnsi="Arial Narrow"/>
          <w:b/>
          <w:bCs/>
          <w:sz w:val="24"/>
          <w:szCs w:val="24"/>
        </w:rPr>
        <w:t xml:space="preserve"> </w:t>
      </w:r>
      <w:r w:rsidR="5051940A" w:rsidRPr="00BC666E">
        <w:rPr>
          <w:rFonts w:ascii="Arial Narrow" w:hAnsi="Arial Narrow"/>
          <w:sz w:val="24"/>
          <w:szCs w:val="24"/>
        </w:rPr>
        <w:t xml:space="preserve">– </w:t>
      </w:r>
      <w:r w:rsidRPr="00BC666E">
        <w:rPr>
          <w:rFonts w:ascii="Arial Narrow" w:hAnsi="Arial Narrow"/>
          <w:sz w:val="24"/>
          <w:szCs w:val="24"/>
        </w:rPr>
        <w:t xml:space="preserve">A single-board computer (SBC) with a Broadcom BCM2711 quad-core processor, used as the central processing unit (CPU) for ConsultEase. It hosts the Python backend, manages RFID authentication, and interfaces with </w:t>
      </w:r>
      <w:r w:rsidR="0019028C">
        <w:rPr>
          <w:rFonts w:ascii="Arial Narrow" w:hAnsi="Arial Narrow"/>
          <w:sz w:val="24"/>
          <w:szCs w:val="24"/>
        </w:rPr>
        <w:t>PostgreSQL and SQLite</w:t>
      </w:r>
      <w:r w:rsidRPr="00BC666E">
        <w:rPr>
          <w:rFonts w:ascii="Arial Narrow" w:hAnsi="Arial Narrow"/>
          <w:sz w:val="24"/>
          <w:szCs w:val="24"/>
        </w:rPr>
        <w:t xml:space="preserve"> for schedule synchronization, providing sufficient computational capacity for the system's requirements while maintaining cost-effectiveness.</w:t>
      </w:r>
    </w:p>
    <w:p w14:paraId="2D9AB1A1" w14:textId="72C74C6D" w:rsidR="00BC666E" w:rsidRDefault="00BC666E">
      <w:pPr>
        <w:pStyle w:val="ListParagraph"/>
        <w:numPr>
          <w:ilvl w:val="0"/>
          <w:numId w:val="8"/>
        </w:numPr>
        <w:spacing w:line="480" w:lineRule="auto"/>
        <w:jc w:val="both"/>
        <w:rPr>
          <w:rFonts w:ascii="Arial Narrow" w:hAnsi="Arial Narrow"/>
          <w:sz w:val="24"/>
          <w:szCs w:val="24"/>
        </w:rPr>
      </w:pPr>
      <w:r w:rsidRPr="00BC666E">
        <w:rPr>
          <w:rFonts w:ascii="Arial Narrow" w:hAnsi="Arial Narrow"/>
          <w:b/>
          <w:bCs/>
          <w:sz w:val="24"/>
          <w:szCs w:val="24"/>
        </w:rPr>
        <w:t>ESP32</w:t>
      </w:r>
      <w:r>
        <w:rPr>
          <w:rFonts w:ascii="Arial Narrow" w:hAnsi="Arial Narrow"/>
          <w:b/>
          <w:bCs/>
          <w:sz w:val="24"/>
          <w:szCs w:val="24"/>
        </w:rPr>
        <w:t xml:space="preserve"> </w:t>
      </w:r>
      <w:r w:rsidR="17933AC0" w:rsidRPr="00BC666E">
        <w:rPr>
          <w:rFonts w:ascii="Arial Narrow" w:hAnsi="Arial Narrow"/>
          <w:sz w:val="24"/>
          <w:szCs w:val="24"/>
        </w:rPr>
        <w:t xml:space="preserve">– </w:t>
      </w:r>
      <w:r w:rsidRPr="00BC666E">
        <w:rPr>
          <w:rFonts w:ascii="Arial Narrow" w:hAnsi="Arial Narrow"/>
          <w:sz w:val="24"/>
          <w:szCs w:val="24"/>
        </w:rPr>
        <w:t>A dual-core microcontroller with integrated Wi-Fi and Bluetooth, used in ConsultEase to display real-time faculty availability on cubicle screens and monitor presence via BLE signals (Darko, Owusu, &amp; Adinyira, 2023). Its Wi-Fi capabilities enable stable communication with the Raspberry Pi, facilitating efficient data transmission and reducing the need for wired connections.</w:t>
      </w:r>
    </w:p>
    <w:p w14:paraId="0A04D690" w14:textId="3EC8104B" w:rsidR="19F7C17F" w:rsidRPr="00BC666E" w:rsidRDefault="19F7C17F">
      <w:pPr>
        <w:pStyle w:val="ListParagraph"/>
        <w:numPr>
          <w:ilvl w:val="0"/>
          <w:numId w:val="8"/>
        </w:numPr>
        <w:spacing w:line="480" w:lineRule="auto"/>
        <w:jc w:val="both"/>
        <w:rPr>
          <w:rFonts w:ascii="Arial Narrow" w:hAnsi="Arial Narrow"/>
          <w:sz w:val="24"/>
          <w:szCs w:val="24"/>
        </w:rPr>
      </w:pPr>
      <w:r w:rsidRPr="00BC666E">
        <w:rPr>
          <w:rFonts w:ascii="Arial Narrow" w:hAnsi="Arial Narrow"/>
          <w:b/>
          <w:bCs/>
          <w:sz w:val="24"/>
          <w:szCs w:val="24"/>
        </w:rPr>
        <w:t>E</w:t>
      </w:r>
      <w:r w:rsidR="00BC666E">
        <w:rPr>
          <w:rFonts w:ascii="Arial Narrow" w:hAnsi="Arial Narrow"/>
          <w:b/>
          <w:bCs/>
          <w:sz w:val="24"/>
          <w:szCs w:val="24"/>
        </w:rPr>
        <w:t xml:space="preserve">mbedded System </w:t>
      </w:r>
      <w:r w:rsidRPr="00BC666E">
        <w:rPr>
          <w:rFonts w:ascii="Arial Narrow" w:hAnsi="Arial Narrow"/>
          <w:sz w:val="24"/>
          <w:szCs w:val="24"/>
        </w:rPr>
        <w:t xml:space="preserve">– </w:t>
      </w:r>
      <w:r w:rsidR="00BC666E" w:rsidRPr="00BC666E">
        <w:rPr>
          <w:rFonts w:ascii="Arial Narrow" w:hAnsi="Arial Narrow"/>
          <w:sz w:val="24"/>
          <w:szCs w:val="24"/>
        </w:rPr>
        <w:t>A dedicated computing system combining hardware and software for specific functions. ConsultEase's embedded architecture integrates RFID, microcontrollers, and IoT components to streamline student-faculty interactions, creating a purpose-built solution for the specific communication challenges identified in the research problem.</w:t>
      </w:r>
    </w:p>
    <w:p w14:paraId="29BD1D1C" w14:textId="7569C313" w:rsidR="001C3B39" w:rsidRPr="007D0885" w:rsidRDefault="00BC666E" w:rsidP="006B26FA">
      <w:pPr>
        <w:pStyle w:val="ListParagraph"/>
        <w:numPr>
          <w:ilvl w:val="0"/>
          <w:numId w:val="8"/>
        </w:numPr>
        <w:spacing w:line="480" w:lineRule="auto"/>
        <w:jc w:val="both"/>
        <w:rPr>
          <w:rFonts w:ascii="Arial Narrow" w:hAnsi="Arial Narrow"/>
          <w:sz w:val="24"/>
          <w:szCs w:val="24"/>
        </w:rPr>
      </w:pPr>
      <w:r>
        <w:rPr>
          <w:rFonts w:ascii="Arial Narrow" w:hAnsi="Arial Narrow"/>
          <w:b/>
          <w:bCs/>
          <w:sz w:val="24"/>
          <w:szCs w:val="24"/>
        </w:rPr>
        <w:t>Internet of Things (IoT)</w:t>
      </w:r>
      <w:r w:rsidR="00AF00FA" w:rsidRPr="007D0885">
        <w:rPr>
          <w:rFonts w:ascii="Arial Narrow" w:hAnsi="Arial Narrow"/>
          <w:sz w:val="24"/>
          <w:szCs w:val="24"/>
        </w:rPr>
        <w:t xml:space="preserve"> </w:t>
      </w:r>
      <w:r w:rsidR="304915AC" w:rsidRPr="339319FF">
        <w:rPr>
          <w:rFonts w:ascii="Arial Narrow" w:hAnsi="Arial Narrow"/>
          <w:sz w:val="24"/>
          <w:szCs w:val="24"/>
        </w:rPr>
        <w:t xml:space="preserve">– </w:t>
      </w:r>
      <w:r w:rsidRPr="00BC666E">
        <w:rPr>
          <w:rFonts w:ascii="Arial Narrow" w:hAnsi="Arial Narrow"/>
          <w:sz w:val="24"/>
          <w:szCs w:val="24"/>
        </w:rPr>
        <w:t>A network of interconnected devices communicating via the internet to automate processes. In ConsultEase, IoT enables real-time updates, RFID authentication, and Bluetooth-driven notifications (Gillis, 2023), creating an integrated system that addresses the communication barriers identified in the research problem.</w:t>
      </w:r>
    </w:p>
    <w:p w14:paraId="215E6B0B" w14:textId="77777777" w:rsidR="009E4802" w:rsidRDefault="009E4802" w:rsidP="00F94CB9">
      <w:pPr>
        <w:pStyle w:val="ListParagraph"/>
        <w:spacing w:line="480" w:lineRule="auto"/>
        <w:ind w:left="900"/>
        <w:rPr>
          <w:rFonts w:ascii="Arial Narrow" w:hAnsi="Arial Narrow"/>
          <w:sz w:val="24"/>
          <w:szCs w:val="24"/>
        </w:rPr>
      </w:pPr>
    </w:p>
    <w:p w14:paraId="7EC5B831" w14:textId="36B9812F" w:rsidR="009B78D4" w:rsidRDefault="009B78D4" w:rsidP="5FFE1421">
      <w:pPr>
        <w:spacing w:line="480" w:lineRule="auto"/>
        <w:ind w:left="900"/>
        <w:rPr>
          <w:rFonts w:ascii="Arial Narrow" w:hAnsi="Arial Narrow"/>
          <w:sz w:val="24"/>
          <w:szCs w:val="24"/>
        </w:rPr>
      </w:pPr>
    </w:p>
    <w:p w14:paraId="1F111FCD" w14:textId="6F5C0932" w:rsidR="008F0ABE" w:rsidRPr="008F0ABE" w:rsidRDefault="00A70545" w:rsidP="16781658">
      <w:pPr>
        <w:pStyle w:val="Heading1"/>
        <w:spacing w:before="160" w:line="480" w:lineRule="auto"/>
        <w:jc w:val="center"/>
        <w:rPr>
          <w:rStyle w:val="eop"/>
          <w:rFonts w:ascii="Arial Narrow" w:hAnsi="Arial Narrow" w:cs="Segoe UI"/>
          <w:b/>
          <w:color w:val="auto"/>
          <w:sz w:val="24"/>
          <w:szCs w:val="24"/>
        </w:rPr>
      </w:pPr>
      <w:bookmarkStart w:id="43" w:name="_Toc199771368"/>
      <w:r w:rsidRPr="28AEB5BB">
        <w:rPr>
          <w:rStyle w:val="eop"/>
          <w:rFonts w:ascii="Arial Narrow" w:hAnsi="Arial Narrow" w:cs="Segoe UI"/>
          <w:b/>
          <w:bCs/>
          <w:color w:val="auto"/>
          <w:sz w:val="24"/>
          <w:szCs w:val="24"/>
        </w:rPr>
        <w:t>CHAPTER 2: REVIEW OF LITERATURE AND STATE OF THE ART</w:t>
      </w:r>
      <w:bookmarkStart w:id="44" w:name="_Toc199771371"/>
      <w:bookmarkEnd w:id="43"/>
    </w:p>
    <w:p w14:paraId="62A98718" w14:textId="77777777" w:rsidR="0036717C" w:rsidRPr="0036717C" w:rsidRDefault="0036717C" w:rsidP="0036717C">
      <w:pPr>
        <w:pStyle w:val="ListParagraph"/>
        <w:keepNext/>
        <w:keepLines/>
        <w:numPr>
          <w:ilvl w:val="0"/>
          <w:numId w:val="4"/>
        </w:numPr>
        <w:spacing w:before="160" w:after="80" w:line="480" w:lineRule="auto"/>
        <w:jc w:val="both"/>
        <w:outlineLvl w:val="1"/>
        <w:rPr>
          <w:rFonts w:eastAsiaTheme="majorEastAsia"/>
          <w:b/>
          <w:bCs/>
          <w:vanish/>
          <w:sz w:val="24"/>
          <w:szCs w:val="24"/>
        </w:rPr>
      </w:pPr>
    </w:p>
    <w:p w14:paraId="454995C7" w14:textId="0C6724D1" w:rsidR="00CB5F75" w:rsidRPr="00FB3415" w:rsidRDefault="00CB5F75" w:rsidP="48E2A2BB">
      <w:pPr>
        <w:pStyle w:val="Style2"/>
        <w:rPr>
          <w:rStyle w:val="eop"/>
          <w:b w:val="0"/>
          <w:sz w:val="24"/>
          <w:szCs w:val="24"/>
        </w:rPr>
      </w:pPr>
      <w:r w:rsidRPr="0E7B95BF">
        <w:t>Overview of the Review Process</w:t>
      </w:r>
      <w:bookmarkEnd w:id="44"/>
    </w:p>
    <w:p w14:paraId="2103B935" w14:textId="75DD6B4F" w:rsidR="00A12155" w:rsidRPr="00BE4A58" w:rsidRDefault="00BC666E" w:rsidP="0087016F">
      <w:pPr>
        <w:pStyle w:val="ListParagraph"/>
        <w:spacing w:line="480" w:lineRule="auto"/>
        <w:ind w:left="540" w:firstLine="180"/>
        <w:jc w:val="both"/>
        <w:rPr>
          <w:rFonts w:ascii="Arial Narrow" w:hAnsi="Arial Narrow"/>
          <w:sz w:val="24"/>
          <w:szCs w:val="24"/>
        </w:rPr>
      </w:pPr>
      <w:r w:rsidRPr="00BC666E">
        <w:rPr>
          <w:rFonts w:ascii="Arial Narrow" w:hAnsi="Arial Narrow"/>
          <w:sz w:val="24"/>
          <w:szCs w:val="24"/>
        </w:rPr>
        <w:t>This chapter reviews various related articles, journals, and university thesis that were collected to support this study. The gathered information was summarized to extract critical insights on the hardware and software components used, as well as the potential impact of the studies on the researchers’ methodology. Additionally, the findings from each study were considered to help develop the final prototype.</w:t>
      </w:r>
    </w:p>
    <w:p w14:paraId="13F375CF" w14:textId="255EC8CF" w:rsidR="00132999" w:rsidRPr="007F4401" w:rsidRDefault="00335464" w:rsidP="007F4401">
      <w:pPr>
        <w:pStyle w:val="Style2"/>
      </w:pPr>
      <w:r>
        <w:t xml:space="preserve"> </w:t>
      </w:r>
      <w:bookmarkStart w:id="45" w:name="_Toc199771372"/>
      <w:r w:rsidR="00CB5F75">
        <w:t>Review of Related Literature</w:t>
      </w:r>
      <w:bookmarkEnd w:id="45"/>
    </w:p>
    <w:p w14:paraId="1EB4F716" w14:textId="77777777" w:rsidR="00BC666E" w:rsidRDefault="00BC666E" w:rsidP="00F85604">
      <w:pPr>
        <w:spacing w:line="480" w:lineRule="auto"/>
        <w:ind w:left="540" w:firstLine="180"/>
        <w:jc w:val="both"/>
        <w:rPr>
          <w:rFonts w:ascii="Arial Narrow" w:hAnsi="Arial Narrow"/>
          <w:b/>
          <w:bCs/>
          <w:sz w:val="24"/>
          <w:szCs w:val="24"/>
        </w:rPr>
      </w:pPr>
      <w:r w:rsidRPr="00BC666E">
        <w:rPr>
          <w:rFonts w:ascii="Arial Narrow" w:hAnsi="Arial Narrow"/>
          <w:b/>
          <w:bCs/>
          <w:sz w:val="24"/>
          <w:szCs w:val="24"/>
        </w:rPr>
        <w:t xml:space="preserve">Internet of Things and Its Applications to Smart Campus: A Systematic Literature Review </w:t>
      </w:r>
    </w:p>
    <w:p w14:paraId="6FB529AA" w14:textId="7B686EAB" w:rsidR="009879A3" w:rsidRDefault="00BC666E" w:rsidP="00E23FEF">
      <w:pPr>
        <w:spacing w:line="480" w:lineRule="auto"/>
        <w:ind w:left="540" w:firstLine="180"/>
        <w:jc w:val="both"/>
        <w:rPr>
          <w:rFonts w:ascii="Arial Narrow" w:hAnsi="Arial Narrow"/>
          <w:sz w:val="24"/>
          <w:szCs w:val="24"/>
        </w:rPr>
      </w:pPr>
      <w:r w:rsidRPr="00BC666E">
        <w:rPr>
          <w:rFonts w:ascii="Arial Narrow" w:hAnsi="Arial Narrow"/>
          <w:sz w:val="24"/>
          <w:szCs w:val="24"/>
        </w:rPr>
        <w:t>This study on IoT technologies for smart campuses is highly relevant to our project. As smart campuses are becoming more prevalent, they offer opportunities to enhance services and processes in universities. IoT plays a significant role in integrating technology into higher education, which aligns with our goal of improving communication through wireless solutions. By reviewing recent research on IoT in smart campuses, this study provides valuable insights into the technologies needed for such systems and highlights both the benefits and challenges that come with their implementation. Understanding these factors will guide the development and deployment of our own system. By analyzing IoT implementations in smart campuses, this study offers critical insights into the technological frameworks and infrastructure that will be essential for developing and optimizing our system. It also highlights the advantages IoT brings to enhancing user experiences and operational processes, which are key to ensuring the success of "ConsultEase".</w:t>
      </w:r>
    </w:p>
    <w:p w14:paraId="380307F1" w14:textId="77777777" w:rsidR="009879A3" w:rsidRDefault="009879A3" w:rsidP="00E23FEF">
      <w:pPr>
        <w:spacing w:line="480" w:lineRule="auto"/>
        <w:ind w:left="540" w:firstLine="180"/>
        <w:jc w:val="both"/>
        <w:rPr>
          <w:rFonts w:ascii="Arial Narrow" w:hAnsi="Arial Narrow"/>
          <w:sz w:val="24"/>
          <w:szCs w:val="24"/>
        </w:rPr>
      </w:pPr>
    </w:p>
    <w:p w14:paraId="2E53AE86" w14:textId="77777777" w:rsidR="00BC666E" w:rsidRDefault="00BC666E" w:rsidP="00282985">
      <w:pPr>
        <w:spacing w:line="480" w:lineRule="auto"/>
        <w:ind w:left="540" w:firstLine="180"/>
        <w:jc w:val="both"/>
        <w:rPr>
          <w:rFonts w:ascii="Arial Narrow" w:hAnsi="Arial Narrow"/>
          <w:b/>
          <w:bCs/>
          <w:sz w:val="24"/>
          <w:szCs w:val="24"/>
        </w:rPr>
      </w:pPr>
      <w:r w:rsidRPr="00BC666E">
        <w:rPr>
          <w:rFonts w:ascii="Arial Narrow" w:hAnsi="Arial Narrow"/>
          <w:b/>
          <w:bCs/>
          <w:sz w:val="24"/>
          <w:szCs w:val="24"/>
        </w:rPr>
        <w:t xml:space="preserve">Implementation of Wireless Communication using (HC-05) Bluetooth Module with MATLAB GUI </w:t>
      </w:r>
    </w:p>
    <w:p w14:paraId="1EE0C323" w14:textId="65D4BAFF" w:rsidR="00AB6F59" w:rsidRPr="00BE4A58" w:rsidRDefault="00BC666E" w:rsidP="00282985">
      <w:pPr>
        <w:spacing w:line="480" w:lineRule="auto"/>
        <w:ind w:left="540" w:firstLine="180"/>
        <w:jc w:val="both"/>
        <w:rPr>
          <w:rFonts w:ascii="Arial Narrow" w:hAnsi="Arial Narrow"/>
          <w:sz w:val="24"/>
          <w:szCs w:val="24"/>
        </w:rPr>
      </w:pPr>
      <w:r w:rsidRPr="00BC666E">
        <w:rPr>
          <w:rFonts w:ascii="Arial Narrow" w:hAnsi="Arial Narrow"/>
          <w:sz w:val="24"/>
          <w:szCs w:val="24"/>
        </w:rPr>
        <w:t>This literature on IoT-based smart campuses is crucial to our project, for several reasons. First, it provides a foundation for understanding how IoT technologies can be effectively used to enhance communication and operational efficiency within educational institutions. Since our project aims to implement a wireless notification system, the findings of this research will guide us in selecting appropriate IoT solutions and understanding their potential benefits in a campus environment. By exploring both the opportunities and limitations of smart campus IoT systems, this literature informs key aspects of our project, from technical feasibility to practical considerations in real-world settings. It reinforces the relevance of our work in advancing modern, efficient communication solutions within the broader context of smart campus development</w:t>
      </w:r>
      <w:r w:rsidR="0073551F" w:rsidRPr="00BE4A58">
        <w:rPr>
          <w:rFonts w:ascii="Arial Narrow" w:hAnsi="Arial Narrow"/>
          <w:sz w:val="24"/>
          <w:szCs w:val="24"/>
        </w:rPr>
        <w:t>.</w:t>
      </w:r>
    </w:p>
    <w:p w14:paraId="487E4397" w14:textId="77777777" w:rsidR="00BC666E" w:rsidRDefault="00BC666E" w:rsidP="00F64679">
      <w:pPr>
        <w:spacing w:line="480" w:lineRule="auto"/>
        <w:ind w:left="540" w:firstLine="180"/>
        <w:jc w:val="both"/>
        <w:rPr>
          <w:rFonts w:ascii="Arial Narrow" w:hAnsi="Arial Narrow"/>
          <w:b/>
          <w:bCs/>
          <w:sz w:val="24"/>
          <w:szCs w:val="24"/>
        </w:rPr>
      </w:pPr>
      <w:r w:rsidRPr="00BC666E">
        <w:rPr>
          <w:rFonts w:ascii="Arial Narrow" w:hAnsi="Arial Narrow"/>
          <w:b/>
          <w:bCs/>
          <w:sz w:val="24"/>
          <w:szCs w:val="24"/>
        </w:rPr>
        <w:t xml:space="preserve">Design and Implementation of ESP32-Based IoT Devices </w:t>
      </w:r>
    </w:p>
    <w:p w14:paraId="039ADFEB" w14:textId="00AEFB0C" w:rsidR="009E0DEE" w:rsidRDefault="00BC666E" w:rsidP="00BC666E">
      <w:pPr>
        <w:spacing w:line="480" w:lineRule="auto"/>
        <w:ind w:left="540" w:firstLine="180"/>
        <w:jc w:val="both"/>
        <w:rPr>
          <w:rFonts w:ascii="Arial Narrow" w:hAnsi="Arial Narrow"/>
          <w:sz w:val="24"/>
          <w:szCs w:val="24"/>
        </w:rPr>
      </w:pPr>
      <w:r w:rsidRPr="00BC666E">
        <w:rPr>
          <w:rFonts w:ascii="Arial Narrow" w:hAnsi="Arial Narrow"/>
          <w:sz w:val="24"/>
          <w:szCs w:val="24"/>
        </w:rPr>
        <w:t xml:space="preserve">The discussion on the ESP32 highlights its suitability for developing IoT applications due to its powerful features like a dual-core processor, integrated Wi-Fi and Bluetooth, and low power consumption. Its capabilities enable multitasking and efficient communication, making it an ideal platform for educational IoT projects. The article highlights how IoT is increasingly integrated into educational systems, emphasizing the demand for IoT skills in the workforce. It provides a framework for educational tools and technologies that simplify IoT applications, focusing on student projects where they learn to design and implement IoT solutions. This is relevant because the ESP32 can handle the real-time data transmission and interactions needed for enhancing student-faculty consultations, supporting both hardware and software requirements for IoT-based communication systems. This aligns with your research on enhancing student-faculty interaction through IoT by offering insights into how IoT can support practical learning and improve processes within educational institutions, further validating the approach of using IoT in communication systems. </w:t>
      </w:r>
    </w:p>
    <w:p w14:paraId="5C460ED2" w14:textId="31C07F40" w:rsidR="00165F2B" w:rsidRDefault="00BC666E" w:rsidP="00165F2B">
      <w:pPr>
        <w:spacing w:line="480" w:lineRule="auto"/>
        <w:ind w:left="540"/>
        <w:jc w:val="both"/>
        <w:rPr>
          <w:rFonts w:ascii="Arial Narrow" w:hAnsi="Arial Narrow"/>
          <w:b/>
          <w:bCs/>
          <w:sz w:val="24"/>
          <w:szCs w:val="24"/>
        </w:rPr>
      </w:pPr>
      <w:r w:rsidRPr="00BC666E">
        <w:rPr>
          <w:rFonts w:ascii="Arial Narrow" w:hAnsi="Arial Narrow"/>
          <w:b/>
          <w:bCs/>
          <w:sz w:val="24"/>
          <w:szCs w:val="24"/>
        </w:rPr>
        <w:t>A Review Paper on Raspberry Pi and its Applications</w:t>
      </w:r>
    </w:p>
    <w:p w14:paraId="24025795" w14:textId="1608E796" w:rsidR="5EF4CD17" w:rsidRDefault="00095DCA" w:rsidP="00290407">
      <w:pPr>
        <w:spacing w:line="480" w:lineRule="auto"/>
        <w:ind w:left="540"/>
        <w:jc w:val="both"/>
        <w:rPr>
          <w:rFonts w:ascii="Arial Narrow" w:hAnsi="Arial Narrow"/>
          <w:sz w:val="24"/>
          <w:szCs w:val="24"/>
        </w:rPr>
      </w:pPr>
      <w:r>
        <w:rPr>
          <w:rFonts w:ascii="Arial Narrow" w:hAnsi="Arial Narrow"/>
          <w:b/>
          <w:bCs/>
          <w:sz w:val="24"/>
          <w:szCs w:val="24"/>
        </w:rPr>
        <w:tab/>
      </w:r>
      <w:r w:rsidR="00BC666E" w:rsidRPr="00BC666E">
        <w:rPr>
          <w:rFonts w:ascii="Arial Narrow" w:hAnsi="Arial Narrow"/>
          <w:sz w:val="24"/>
          <w:szCs w:val="24"/>
        </w:rPr>
        <w:t xml:space="preserve">Raspberry Pi, a compact yet powerful minicomputer, has transformed the landscape of embedded systems and computing. Developed by the United Kingdom's Raspberry Pi Foundation, it was designed to inspire creativity and innovation among learners. Since its launch, the device has garnered extensive support from open-source communities, contributing to a wide range of operating systems, applications, and related technologies. Raspberry Pi has become a popular tool for researchers and scholars in embedded systems, powering numerous innovative projects. Constant upgrades in both hardware and software have turned it into a "full-fledged computer" capable of handling complex tasks efficiently. This review paper provides an overview of Raspberry Pi's evolution and its applications, serving as a valuable resource for students and developers in the open-source and embedded systems communities. </w:t>
      </w:r>
    </w:p>
    <w:p w14:paraId="473FEBCD" w14:textId="77777777" w:rsidR="00BC666E" w:rsidRDefault="00BC666E" w:rsidP="00282985">
      <w:pPr>
        <w:spacing w:line="480" w:lineRule="auto"/>
        <w:ind w:left="540" w:firstLine="180"/>
        <w:jc w:val="both"/>
        <w:rPr>
          <w:rFonts w:ascii="Arial Narrow" w:hAnsi="Arial Narrow"/>
          <w:b/>
          <w:sz w:val="24"/>
          <w:szCs w:val="24"/>
        </w:rPr>
      </w:pPr>
      <w:r w:rsidRPr="00BC666E">
        <w:rPr>
          <w:rFonts w:ascii="Arial Narrow" w:hAnsi="Arial Narrow"/>
          <w:b/>
          <w:sz w:val="24"/>
          <w:szCs w:val="24"/>
        </w:rPr>
        <w:t xml:space="preserve">Exploring IOT Application Using Raspberry Pi </w:t>
      </w:r>
    </w:p>
    <w:p w14:paraId="7CB04B71" w14:textId="488C5B6A" w:rsidR="009E1D19" w:rsidRDefault="00BC666E" w:rsidP="00282985">
      <w:pPr>
        <w:spacing w:line="480" w:lineRule="auto"/>
        <w:ind w:left="540" w:firstLine="180"/>
        <w:jc w:val="both"/>
        <w:rPr>
          <w:rFonts w:ascii="Arial Narrow" w:hAnsi="Arial Narrow"/>
          <w:sz w:val="24"/>
          <w:szCs w:val="24"/>
        </w:rPr>
      </w:pPr>
      <w:r w:rsidRPr="00BC666E">
        <w:rPr>
          <w:rFonts w:ascii="Arial Narrow" w:hAnsi="Arial Narrow"/>
          <w:sz w:val="24"/>
          <w:szCs w:val="24"/>
        </w:rPr>
        <w:t>This article examines the application of Raspberry Pi as a server in client-server communication systems, specifically focusing on wireless communication in industries and educational settings. Traditional wired networks, while reliable, are often costly due to extensive cabling. In contrast, low-cost wireless networks are increasingly in demand for non-critical applications, such as temporary networks or areas requiring low data rates and extended battery life. By utilizing Raspberry Pi, the research explores its role as a file server, enabling multiple devices to connect, store, and manage files over a network while ensuring data security through user authentication. Additionally, the study demonstrates how Raspberry Pi, combined with ZigBee modules, can facilitate wireless communication, providing a practical solution for low-power, mobile network applications. This research highlights the versatility of Raspberry Pi in enabling cost effective, wireless communication systems across various sectors.</w:t>
      </w:r>
    </w:p>
    <w:p w14:paraId="39F008F9" w14:textId="245D61DE" w:rsidR="6D4D0A33" w:rsidRPr="00B630D2" w:rsidRDefault="00CB5F75" w:rsidP="007F4401">
      <w:pPr>
        <w:pStyle w:val="Style2"/>
        <w:rPr>
          <w:b w:val="0"/>
        </w:rPr>
      </w:pPr>
      <w:bookmarkStart w:id="46" w:name="_Toc199771373"/>
      <w:r w:rsidRPr="00FB3415">
        <w:rPr>
          <w:rStyle w:val="eop"/>
        </w:rPr>
        <w:t>Review of Related Studies</w:t>
      </w:r>
      <w:bookmarkEnd w:id="46"/>
    </w:p>
    <w:p w14:paraId="29C3B4D0" w14:textId="09C9F0F3" w:rsidR="00132999" w:rsidRPr="00B630D2" w:rsidRDefault="6D4D0A33" w:rsidP="007F4401">
      <w:pPr>
        <w:pStyle w:val="Style3"/>
        <w:rPr>
          <w:rFonts w:eastAsia="Arial Narrow"/>
          <w:b w:val="0"/>
          <w:i/>
          <w:color w:val="auto"/>
        </w:rPr>
      </w:pPr>
      <w:bookmarkStart w:id="47" w:name="_Toc199771374"/>
      <w:r w:rsidRPr="00B630D2">
        <w:t>International Studies</w:t>
      </w:r>
      <w:bookmarkEnd w:id="47"/>
    </w:p>
    <w:p w14:paraId="38CD9F53" w14:textId="18F791AD" w:rsidR="00BC666E" w:rsidRPr="00BC666E" w:rsidRDefault="00BC666E" w:rsidP="00BC666E">
      <w:pPr>
        <w:spacing w:before="160" w:line="480" w:lineRule="auto"/>
        <w:ind w:left="540"/>
        <w:jc w:val="both"/>
        <w:rPr>
          <w:rFonts w:ascii="Arial Narrow" w:hAnsi="Arial Narrow"/>
          <w:b/>
          <w:bCs/>
          <w:sz w:val="24"/>
          <w:szCs w:val="24"/>
        </w:rPr>
      </w:pPr>
      <w:r w:rsidRPr="00BC666E">
        <w:rPr>
          <w:rFonts w:ascii="Arial Narrow" w:hAnsi="Arial Narrow"/>
          <w:b/>
          <w:bCs/>
          <w:sz w:val="24"/>
          <w:szCs w:val="24"/>
        </w:rPr>
        <w:t>Smart Wireless Message Display: Enhancing Communication with Intelligent Technology</w:t>
      </w:r>
      <w:r>
        <w:rPr>
          <w:rFonts w:ascii="Arial Narrow" w:hAnsi="Arial Narrow"/>
          <w:b/>
          <w:bCs/>
          <w:sz w:val="24"/>
          <w:szCs w:val="24"/>
        </w:rPr>
        <w:t xml:space="preserve"> </w:t>
      </w:r>
      <w:r w:rsidRPr="00BC666E">
        <w:rPr>
          <w:rFonts w:ascii="Arial Narrow" w:hAnsi="Arial Narrow"/>
          <w:b/>
          <w:bCs/>
          <w:sz w:val="24"/>
          <w:szCs w:val="24"/>
        </w:rPr>
        <w:t>(</w:t>
      </w:r>
      <w:r w:rsidRPr="00BC666E">
        <w:rPr>
          <w:rFonts w:ascii="Arial Narrow" w:eastAsia="Arial Narrow" w:hAnsi="Arial Narrow" w:cs="Arial Narrow"/>
          <w:b/>
          <w:bCs/>
          <w:sz w:val="24"/>
          <w:szCs w:val="24"/>
        </w:rPr>
        <w:t>by Ahil et al.</w:t>
      </w:r>
      <w:r w:rsidR="00E24EF7">
        <w:rPr>
          <w:rFonts w:ascii="Arial Narrow" w:eastAsia="Arial Narrow" w:hAnsi="Arial Narrow" w:cs="Arial Narrow"/>
          <w:b/>
          <w:bCs/>
          <w:sz w:val="24"/>
          <w:szCs w:val="24"/>
        </w:rPr>
        <w:t>,</w:t>
      </w:r>
      <w:r w:rsidRPr="00BC666E">
        <w:rPr>
          <w:rFonts w:ascii="Arial Narrow" w:eastAsia="Arial Narrow" w:hAnsi="Arial Narrow" w:cs="Arial Narrow"/>
          <w:b/>
          <w:bCs/>
          <w:sz w:val="24"/>
          <w:szCs w:val="24"/>
        </w:rPr>
        <w:t xml:space="preserve"> 2024)</w:t>
      </w:r>
    </w:p>
    <w:p w14:paraId="61E3966A" w14:textId="3640B301" w:rsidR="00BC666E" w:rsidRPr="00BC666E" w:rsidRDefault="00BC666E" w:rsidP="00BC666E">
      <w:pPr>
        <w:spacing w:after="0" w:line="480" w:lineRule="auto"/>
        <w:ind w:left="540" w:firstLine="180"/>
        <w:jc w:val="both"/>
        <w:rPr>
          <w:rFonts w:ascii="Arial Narrow" w:eastAsia="Arial Narrow" w:hAnsi="Arial Narrow" w:cs="Arial Narrow"/>
          <w:sz w:val="24"/>
          <w:szCs w:val="24"/>
        </w:rPr>
      </w:pPr>
      <w:r w:rsidRPr="00BC666E">
        <w:rPr>
          <w:rFonts w:ascii="Arial Narrow" w:eastAsia="Arial Narrow" w:hAnsi="Arial Narrow" w:cs="Arial Narrow"/>
          <w:sz w:val="24"/>
          <w:szCs w:val="24"/>
        </w:rPr>
        <w:t xml:space="preserve">The study by aimed to enhance communication through the development of a Smart Wireless Message Display (SWMD) utilizing Raspberry Pi technology. The system incorporated a unified display with LED panels to present announcements, documents, PDFs, videos, and photographs, facilitating effective communication among students, staff, and the </w:t>
      </w:r>
      <w:r w:rsidR="00E24EF7" w:rsidRPr="00BC666E">
        <w:rPr>
          <w:rFonts w:ascii="Arial Narrow" w:eastAsia="Arial Narrow" w:hAnsi="Arial Narrow" w:cs="Arial Narrow"/>
          <w:sz w:val="24"/>
          <w:szCs w:val="24"/>
        </w:rPr>
        <w:t>public</w:t>
      </w:r>
      <w:r w:rsidRPr="00BC666E">
        <w:rPr>
          <w:rFonts w:ascii="Arial Narrow" w:eastAsia="Arial Narrow" w:hAnsi="Arial Narrow" w:cs="Arial Narrow"/>
          <w:sz w:val="24"/>
          <w:szCs w:val="24"/>
        </w:rPr>
        <w:t xml:space="preserve">. The SWMD allowed for remote content management via wireless connectivity, promoting rapid and efficient information dissemination. The hardware and software components were designed to be versatile, user-friendly, and accessible, ensuring seamless integration with existing communication infrastructures. </w:t>
      </w:r>
    </w:p>
    <w:p w14:paraId="730E48A8" w14:textId="46316E07" w:rsidR="00BC666E" w:rsidRPr="00BC666E" w:rsidRDefault="00E24EF7" w:rsidP="00BC666E">
      <w:pPr>
        <w:spacing w:after="0" w:line="480" w:lineRule="auto"/>
        <w:ind w:left="540" w:firstLine="180"/>
        <w:jc w:val="both"/>
        <w:rPr>
          <w:rFonts w:ascii="Arial Narrow" w:eastAsia="Arial Narrow" w:hAnsi="Arial Narrow" w:cs="Arial Narrow"/>
          <w:sz w:val="24"/>
          <w:szCs w:val="24"/>
        </w:rPr>
      </w:pPr>
      <w:r w:rsidRPr="00BC666E">
        <w:rPr>
          <w:rFonts w:ascii="Arial Narrow" w:eastAsia="Arial Narrow" w:hAnsi="Arial Narrow" w:cs="Arial Narrow"/>
          <w:sz w:val="24"/>
          <w:szCs w:val="24"/>
        </w:rPr>
        <w:t>Like</w:t>
      </w:r>
      <w:r w:rsidR="00BC666E" w:rsidRPr="00BC666E">
        <w:rPr>
          <w:rFonts w:ascii="Arial Narrow" w:eastAsia="Arial Narrow" w:hAnsi="Arial Narrow" w:cs="Arial Narrow"/>
          <w:sz w:val="24"/>
          <w:szCs w:val="24"/>
        </w:rPr>
        <w:t xml:space="preserve"> Ahil et al., the Touch-fy study aims to improve communication within educational settings but focuses specifically on faculty-student interactions. While Ahil et al. </w:t>
      </w:r>
    </w:p>
    <w:p w14:paraId="231DA3C2" w14:textId="7852D9B9" w:rsidR="00152CDE" w:rsidRPr="00BE4A58" w:rsidRDefault="00BC666E" w:rsidP="00BC666E">
      <w:pPr>
        <w:spacing w:after="0" w:line="480" w:lineRule="auto"/>
        <w:ind w:left="540" w:firstLine="180"/>
        <w:jc w:val="both"/>
        <w:rPr>
          <w:rFonts w:ascii="Arial Narrow" w:eastAsia="Arial Narrow" w:hAnsi="Arial Narrow" w:cs="Arial Narrow"/>
          <w:sz w:val="24"/>
          <w:szCs w:val="24"/>
        </w:rPr>
      </w:pPr>
      <w:r w:rsidRPr="00BC666E">
        <w:rPr>
          <w:rFonts w:ascii="Arial Narrow" w:eastAsia="Arial Narrow" w:hAnsi="Arial Narrow" w:cs="Arial Narrow"/>
          <w:sz w:val="24"/>
          <w:szCs w:val="24"/>
        </w:rPr>
        <w:t>emphasized dynamic content display and remote management to enhance overall communication, the ConsultEase study narrows its focus to automating faculty-student interactions. Both studies utilize the versatility of Raspberry Pi and wireless connectivity to create efficient and user-friendly communication systems. Ahil et al. demonstrated the effectiveness of using a unified display for broad communication needs, whereas Touch-fy aims to streamline specific interactions within the academic environment, establishing timely and accurate updates of faculty availability</w:t>
      </w:r>
      <w:r>
        <w:rPr>
          <w:rFonts w:ascii="Arial Narrow" w:eastAsia="Arial Narrow" w:hAnsi="Arial Narrow" w:cs="Arial Narrow"/>
          <w:sz w:val="24"/>
          <w:szCs w:val="24"/>
        </w:rPr>
        <w:t xml:space="preserve">. </w:t>
      </w:r>
    </w:p>
    <w:p w14:paraId="155C40F7" w14:textId="3E66E472" w:rsidR="00BC666E" w:rsidRPr="00E24EF7" w:rsidRDefault="00BC666E" w:rsidP="00452328">
      <w:pPr>
        <w:spacing w:after="0" w:line="480" w:lineRule="auto"/>
        <w:ind w:left="540" w:firstLine="180"/>
        <w:jc w:val="both"/>
        <w:rPr>
          <w:rFonts w:ascii="Arial Narrow" w:eastAsia="Arial Narrow" w:hAnsi="Arial Narrow" w:cs="Arial Narrow"/>
          <w:b/>
          <w:bCs/>
          <w:sz w:val="24"/>
          <w:szCs w:val="24"/>
        </w:rPr>
      </w:pPr>
      <w:r w:rsidRPr="00BC666E">
        <w:rPr>
          <w:rFonts w:ascii="Arial Narrow" w:eastAsia="Arial Narrow" w:hAnsi="Arial Narrow" w:cs="Arial Narrow"/>
          <w:b/>
          <w:bCs/>
          <w:sz w:val="24"/>
          <w:szCs w:val="24"/>
        </w:rPr>
        <w:t xml:space="preserve">RFID Based Attendance System </w:t>
      </w:r>
      <w:r w:rsidR="00E24EF7">
        <w:rPr>
          <w:rFonts w:ascii="Arial Narrow" w:eastAsia="Arial Narrow" w:hAnsi="Arial Narrow" w:cs="Arial Narrow"/>
          <w:b/>
          <w:bCs/>
          <w:sz w:val="24"/>
          <w:szCs w:val="24"/>
        </w:rPr>
        <w:t>(</w:t>
      </w:r>
      <w:r w:rsidR="00E24EF7" w:rsidRPr="00E24EF7">
        <w:rPr>
          <w:rFonts w:ascii="Arial Narrow" w:eastAsia="Arial Narrow" w:hAnsi="Arial Narrow" w:cs="Arial Narrow"/>
          <w:b/>
          <w:bCs/>
          <w:sz w:val="24"/>
          <w:szCs w:val="24"/>
        </w:rPr>
        <w:t>Ashok et al. 2022)</w:t>
      </w:r>
    </w:p>
    <w:p w14:paraId="49B9ED33" w14:textId="77265CB7" w:rsidR="00E24EF7" w:rsidRPr="00E24EF7" w:rsidRDefault="00E24EF7" w:rsidP="00E24EF7">
      <w:pPr>
        <w:spacing w:after="0"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The study</w:t>
      </w:r>
      <w:r w:rsidR="00B17B8A">
        <w:rPr>
          <w:rFonts w:ascii="Arial Narrow" w:eastAsia="Arial Narrow" w:hAnsi="Arial Narrow" w:cs="Arial Narrow"/>
          <w:sz w:val="24"/>
          <w:szCs w:val="24"/>
        </w:rPr>
        <w:t xml:space="preserve"> </w:t>
      </w:r>
      <w:r w:rsidRPr="00E24EF7">
        <w:rPr>
          <w:rFonts w:ascii="Arial Narrow" w:eastAsia="Arial Narrow" w:hAnsi="Arial Narrow" w:cs="Arial Narrow"/>
          <w:sz w:val="24"/>
          <w:szCs w:val="24"/>
        </w:rPr>
        <w:t xml:space="preserve">aimed to develop an RFID-based attendance system in educational institutions, utilizing machine learning to analyze attendance trends. </w:t>
      </w:r>
    </w:p>
    <w:p w14:paraId="7CCD9FFB" w14:textId="77777777" w:rsidR="00E24EF7" w:rsidRPr="00E24EF7" w:rsidRDefault="00E24EF7" w:rsidP="00E24EF7">
      <w:pPr>
        <w:spacing w:after="0"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 xml:space="preserve">RFID tags were used to identify students, while NodeMCU ESP8266 microcontrollers transmitted the data to the cloud for storage in Google Sheets. The focus of the study was on automating attendance logging, with key components including the RFID readers, which recorded attendance when students scanned their cards, and the use of time series forecasting to predict future attendance. Based on the results, the number of RFID scans was found to be a crucial factor in predicting attendance patterns, improving both accuracy and effectiveness. The study concluded that integrating RFID with machine learning could optimize attendance tracking and aid in institutional resource planning, such as for dining hall preparation. These findings could have broader applications, including workforce management.  </w:t>
      </w:r>
    </w:p>
    <w:p w14:paraId="562C1106" w14:textId="659ABB45" w:rsidR="00E23FEF" w:rsidRDefault="00E24EF7" w:rsidP="00E24EF7">
      <w:pPr>
        <w:spacing w:after="0"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Comparable to Ashok et al., ConsultEase uses RFID technology to automate student verification, but it specifically emphasizes interactivity and real-time updates. Ashok et al. log attendance through RFID scanning, while ConsultEase integrates a Raspberry Pi touchscreen for student interaction and automatically updates the professor’s presence. ConsultEase focuses on automating faculty presence and providing real-time schedule updates, whereas Ashok et al. aimed to streamline attendance logging using machine learning and cloud storage. While both systems improved accuracy, ConsultEase aims to enhance communication between students and faculty through its interactive design</w:t>
      </w:r>
      <w:r>
        <w:rPr>
          <w:rFonts w:ascii="Arial Narrow" w:eastAsia="Arial Narrow" w:hAnsi="Arial Narrow" w:cs="Arial Narrow"/>
          <w:sz w:val="24"/>
          <w:szCs w:val="24"/>
        </w:rPr>
        <w:t>.</w:t>
      </w:r>
    </w:p>
    <w:p w14:paraId="6F108D5E" w14:textId="77777777" w:rsidR="00E24EF7" w:rsidRDefault="00E24EF7" w:rsidP="00E24EF7">
      <w:pPr>
        <w:spacing w:after="0" w:line="480" w:lineRule="auto"/>
        <w:ind w:left="540" w:firstLine="180"/>
        <w:jc w:val="both"/>
        <w:rPr>
          <w:rFonts w:ascii="Arial Narrow" w:eastAsia="Arial Narrow" w:hAnsi="Arial Narrow" w:cs="Arial Narrow"/>
          <w:sz w:val="24"/>
          <w:szCs w:val="24"/>
        </w:rPr>
      </w:pPr>
    </w:p>
    <w:p w14:paraId="64581D8E" w14:textId="77777777" w:rsidR="00E24EF7" w:rsidRDefault="00E24EF7" w:rsidP="00E24EF7">
      <w:pPr>
        <w:spacing w:after="0" w:line="480" w:lineRule="auto"/>
        <w:ind w:left="540" w:firstLine="180"/>
        <w:jc w:val="both"/>
        <w:rPr>
          <w:rFonts w:ascii="Arial Narrow" w:eastAsia="Arial Narrow" w:hAnsi="Arial Narrow" w:cs="Arial Narrow"/>
          <w:sz w:val="24"/>
          <w:szCs w:val="24"/>
        </w:rPr>
      </w:pPr>
    </w:p>
    <w:p w14:paraId="7D9F8649" w14:textId="729DCC9E" w:rsidR="00E24EF7" w:rsidRDefault="00E24EF7" w:rsidP="4A06CF11">
      <w:pPr>
        <w:spacing w:line="480" w:lineRule="auto"/>
        <w:ind w:left="540" w:firstLine="180"/>
        <w:jc w:val="both"/>
        <w:rPr>
          <w:rFonts w:ascii="Arial Narrow" w:eastAsia="Arial Narrow" w:hAnsi="Arial Narrow" w:cs="Arial Narrow"/>
          <w:b/>
          <w:bCs/>
          <w:sz w:val="24"/>
          <w:szCs w:val="24"/>
        </w:rPr>
      </w:pPr>
      <w:r w:rsidRPr="00E24EF7">
        <w:rPr>
          <w:rFonts w:ascii="Arial Narrow" w:eastAsia="Arial Narrow" w:hAnsi="Arial Narrow" w:cs="Arial Narrow"/>
          <w:b/>
          <w:bCs/>
          <w:sz w:val="24"/>
          <w:szCs w:val="24"/>
        </w:rPr>
        <w:t>Enhancing School Security System Using RFID: A Comprehensive Approach</w:t>
      </w:r>
      <w:r>
        <w:rPr>
          <w:rFonts w:ascii="Arial Narrow" w:eastAsia="Arial Narrow" w:hAnsi="Arial Narrow" w:cs="Arial Narrow"/>
          <w:b/>
          <w:bCs/>
          <w:sz w:val="24"/>
          <w:szCs w:val="24"/>
        </w:rPr>
        <w:t xml:space="preserve"> (</w:t>
      </w:r>
      <w:r w:rsidRPr="00E24EF7">
        <w:rPr>
          <w:rFonts w:ascii="Arial Narrow" w:eastAsia="Arial Narrow" w:hAnsi="Arial Narrow" w:cs="Arial Narrow"/>
          <w:b/>
          <w:bCs/>
          <w:sz w:val="24"/>
          <w:szCs w:val="24"/>
        </w:rPr>
        <w:t>Johnson Sirleaf Brisban</w:t>
      </w:r>
      <w:r>
        <w:rPr>
          <w:rFonts w:ascii="Arial Narrow" w:eastAsia="Arial Narrow" w:hAnsi="Arial Narrow" w:cs="Arial Narrow"/>
          <w:b/>
          <w:bCs/>
          <w:sz w:val="24"/>
          <w:szCs w:val="24"/>
        </w:rPr>
        <w:t>e</w:t>
      </w:r>
      <w:r w:rsidR="009026AF">
        <w:rPr>
          <w:rFonts w:ascii="Arial Narrow" w:eastAsia="Arial Narrow" w:hAnsi="Arial Narrow" w:cs="Arial Narrow"/>
          <w:b/>
          <w:bCs/>
          <w:sz w:val="24"/>
          <w:szCs w:val="24"/>
        </w:rPr>
        <w:t>,</w:t>
      </w:r>
      <w:r w:rsidRPr="00E24EF7">
        <w:rPr>
          <w:rFonts w:ascii="Arial Narrow" w:eastAsia="Arial Narrow" w:hAnsi="Arial Narrow" w:cs="Arial Narrow"/>
          <w:b/>
          <w:bCs/>
          <w:sz w:val="24"/>
          <w:szCs w:val="24"/>
        </w:rPr>
        <w:t xml:space="preserve"> 2024)  </w:t>
      </w:r>
    </w:p>
    <w:p w14:paraId="7D635AF1" w14:textId="47BD1DA7" w:rsidR="00E24EF7" w:rsidRPr="00E24EF7"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 xml:space="preserve">The study aimed to enhance school security by utilizing RFID technology to track student movements. RFID identification cards were issued to students, and the system recorded the time and location of their entry and exit from school premises. Automatic notifications were sent to parents or guardians to improve communication and keep them informed. The study focused on the system’s methodology, implementation, and integration into the school's infrastructure. Based on the results, there was a positive correlation between the adoption of RFID technology and improved security measures in educational institutions. The findings suggest that this system could help alleviate issues such as students skipping lectures and enhance overall school safety. </w:t>
      </w:r>
    </w:p>
    <w:p w14:paraId="348B2C13" w14:textId="76F0D993" w:rsidR="000B1096"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The study by Brisbane’s and the ConsultEase both utilize RFID technology for automation and real-time updates but differ in focus and implementation. Brisbane’s system aimed to enhance school security by tracking student movements and sending automatic notifications to parents. ConsultEase, on the other hand, aims to improve communication between students and faculty by integrating a Raspberry Pi with a touchscreen to provide real-time updates on the professor’s schedule and presence. While both systems streamline processes using RFID, Brisbane focuses on security and attendance, whereas ConsultEase emphasizes dynamic faculty-student interaction.</w:t>
      </w:r>
    </w:p>
    <w:p w14:paraId="3B20E7DF" w14:textId="3B8597B0" w:rsidR="00E24EF7" w:rsidRDefault="00E24EF7" w:rsidP="00C53946">
      <w:pPr>
        <w:spacing w:line="480" w:lineRule="auto"/>
        <w:ind w:left="540" w:firstLine="180"/>
        <w:jc w:val="both"/>
        <w:rPr>
          <w:rFonts w:ascii="Arial Narrow" w:eastAsia="Arial Narrow" w:hAnsi="Arial Narrow" w:cs="Arial Narrow"/>
          <w:b/>
          <w:bCs/>
          <w:sz w:val="24"/>
          <w:szCs w:val="24"/>
        </w:rPr>
      </w:pPr>
      <w:r w:rsidRPr="00E24EF7">
        <w:rPr>
          <w:rFonts w:ascii="Arial Narrow" w:eastAsia="Arial Narrow" w:hAnsi="Arial Narrow" w:cs="Arial Narrow"/>
          <w:b/>
          <w:bCs/>
          <w:sz w:val="24"/>
          <w:szCs w:val="24"/>
        </w:rPr>
        <w:t>Empowering Communication: A Raspberry Pi Based Smart Noticeboard System</w:t>
      </w:r>
      <w:r>
        <w:rPr>
          <w:rFonts w:ascii="Arial Narrow" w:eastAsia="Arial Narrow" w:hAnsi="Arial Narrow" w:cs="Arial Narrow"/>
          <w:b/>
          <w:bCs/>
          <w:sz w:val="24"/>
          <w:szCs w:val="24"/>
        </w:rPr>
        <w:t xml:space="preserve"> (Ajay</w:t>
      </w:r>
      <w:r w:rsidRPr="00E24EF7">
        <w:rPr>
          <w:rFonts w:ascii="Arial Narrow" w:eastAsia="Arial Narrow" w:hAnsi="Arial Narrow" w:cs="Arial Narrow"/>
          <w:b/>
          <w:bCs/>
          <w:sz w:val="24"/>
          <w:szCs w:val="24"/>
        </w:rPr>
        <w:t xml:space="preserve"> et al. 2024) </w:t>
      </w:r>
    </w:p>
    <w:p w14:paraId="036BAA4D" w14:textId="25B26443" w:rsidR="00E24EF7" w:rsidRPr="00E24EF7"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 xml:space="preserve">The study developed a Smart Notice Board using Internet of Things (IoT) technology and Raspberry Pi to address the limitations of traditional notice boards, such as outdated information and reliance on paper. The researchers created a web application that enables real-time updates, multimedia integration, and remote management, employing HTML, CSS, and JavaScript for the frontend, along with Python and Flask for the backend. Results indicated that the Smart Notice Board significantly improved communication efficiency within organizations. Additionally, it promoted environmental sustainability by reducing paper waste, making this innovative solution beneficial for educational institutions, corporate settings, and public facilities. </w:t>
      </w:r>
    </w:p>
    <w:p w14:paraId="62CD1395" w14:textId="326CE0F4" w:rsidR="00F45EEA"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The ConsultEase study similarly employs Raspberry Pi technology but specifically targets communication improvements between students and faculty. It automates the tracking of a professor's presence in the faculty room and provides updates to the professor's schedule on the student's touchscreen. Although both studies utilize Raspberry Pi to enhance communication, Ajay et al. concentrate on a wider scope of information dissemination, while ConsultEase prioritizes direct interaction and automation in the student</w:t>
      </w:r>
      <w:r>
        <w:rPr>
          <w:rFonts w:ascii="Arial Narrow" w:eastAsia="Arial Narrow" w:hAnsi="Arial Narrow" w:cs="Arial Narrow"/>
          <w:sz w:val="24"/>
          <w:szCs w:val="24"/>
        </w:rPr>
        <w:t>-</w:t>
      </w:r>
      <w:r w:rsidRPr="00E24EF7">
        <w:rPr>
          <w:rFonts w:ascii="Arial Narrow" w:eastAsia="Arial Narrow" w:hAnsi="Arial Narrow" w:cs="Arial Narrow"/>
          <w:sz w:val="24"/>
          <w:szCs w:val="24"/>
        </w:rPr>
        <w:t>faculty</w:t>
      </w:r>
      <w:r>
        <w:rPr>
          <w:rFonts w:ascii="Arial Narrow" w:eastAsia="Arial Narrow" w:hAnsi="Arial Narrow" w:cs="Arial Narrow"/>
          <w:sz w:val="24"/>
          <w:szCs w:val="24"/>
        </w:rPr>
        <w:t xml:space="preserve"> relationship.</w:t>
      </w:r>
    </w:p>
    <w:p w14:paraId="66164A99" w14:textId="6D6AA4E1" w:rsidR="00E24EF7" w:rsidRDefault="00E24EF7" w:rsidP="00B630D2">
      <w:pPr>
        <w:spacing w:line="480" w:lineRule="auto"/>
        <w:ind w:left="540" w:firstLine="180"/>
        <w:jc w:val="both"/>
        <w:rPr>
          <w:rFonts w:ascii="Arial Narrow" w:eastAsia="Arial Narrow" w:hAnsi="Arial Narrow" w:cs="Arial Narrow"/>
          <w:b/>
          <w:bCs/>
          <w:sz w:val="24"/>
          <w:szCs w:val="24"/>
        </w:rPr>
      </w:pPr>
      <w:r w:rsidRPr="00E24EF7">
        <w:rPr>
          <w:rFonts w:ascii="Arial Narrow" w:eastAsia="Arial Narrow" w:hAnsi="Arial Narrow" w:cs="Arial Narrow"/>
          <w:b/>
          <w:bCs/>
          <w:sz w:val="24"/>
          <w:szCs w:val="24"/>
        </w:rPr>
        <w:t xml:space="preserve">Portable Biometric Attendance System Using IOT </w:t>
      </w:r>
      <w:r>
        <w:rPr>
          <w:rFonts w:ascii="Arial Narrow" w:eastAsia="Arial Narrow" w:hAnsi="Arial Narrow" w:cs="Arial Narrow"/>
          <w:b/>
          <w:bCs/>
          <w:sz w:val="24"/>
          <w:szCs w:val="24"/>
        </w:rPr>
        <w:t>(</w:t>
      </w:r>
      <w:r w:rsidRPr="00E24EF7">
        <w:rPr>
          <w:rFonts w:ascii="Arial Narrow" w:eastAsia="Arial Narrow" w:hAnsi="Arial Narrow" w:cs="Arial Narrow"/>
          <w:b/>
          <w:bCs/>
          <w:sz w:val="24"/>
          <w:szCs w:val="24"/>
        </w:rPr>
        <w:t xml:space="preserve">Jadhav et al., </w:t>
      </w:r>
      <w:r w:rsidR="009026AF">
        <w:rPr>
          <w:rFonts w:ascii="Arial Narrow" w:eastAsia="Arial Narrow" w:hAnsi="Arial Narrow" w:cs="Arial Narrow"/>
          <w:b/>
          <w:bCs/>
          <w:sz w:val="24"/>
          <w:szCs w:val="24"/>
        </w:rPr>
        <w:t>2019</w:t>
      </w:r>
      <w:r w:rsidRPr="00E24EF7">
        <w:rPr>
          <w:rFonts w:ascii="Arial Narrow" w:eastAsia="Arial Narrow" w:hAnsi="Arial Narrow" w:cs="Arial Narrow"/>
          <w:b/>
          <w:bCs/>
          <w:sz w:val="24"/>
          <w:szCs w:val="24"/>
        </w:rPr>
        <w:t>)</w:t>
      </w:r>
      <w:r>
        <w:rPr>
          <w:rFonts w:ascii="Arial Narrow" w:eastAsia="Arial Narrow" w:hAnsi="Arial Narrow" w:cs="Arial Narrow"/>
          <w:sz w:val="24"/>
          <w:szCs w:val="24"/>
        </w:rPr>
        <w:t xml:space="preserve"> </w:t>
      </w:r>
    </w:p>
    <w:p w14:paraId="448250A7" w14:textId="15BFDDA2" w:rsidR="00E24EF7" w:rsidRPr="00E24EF7"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 xml:space="preserve">The study aimed to investigate the effectiveness of IoT-based biometric attendance systems in educational settings. The research analyzed several factors contributing to the performance of these systems, including hardware reliability, network connectivity, and data security. The study focused on real-time data transfer, biometric accuracy, and the impact of IoT integration on traditional attendance tracking methods. Based on the results, the study found that IoT-based systems achieved a 95% accuracy rate in attendance tracking, with fingerprint recognition emerging as the most reliable method. Issues such as hardware limitations and network connectivity posed challenges, but overall, the system demonstrated significant improvements in accuracy and efficiency compared to manual attendance methods. The study concluded that these findings may be helpful for educational institutions aiming to modernize their attendance tracking systems. </w:t>
      </w:r>
    </w:p>
    <w:p w14:paraId="565CF706" w14:textId="77777777" w:rsidR="00E24EF7" w:rsidRPr="00E24EF7"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 xml:space="preserve">Like the ConsultEase system, this study focuses on automation and real-time updates. </w:t>
      </w:r>
    </w:p>
    <w:p w14:paraId="651B3817" w14:textId="7CF6FF94" w:rsidR="009C7A76" w:rsidRDefault="00E24EF7" w:rsidP="00E24EF7">
      <w:pPr>
        <w:spacing w:line="480" w:lineRule="auto"/>
        <w:ind w:left="540" w:firstLine="180"/>
        <w:jc w:val="both"/>
        <w:rPr>
          <w:rFonts w:ascii="Arial Narrow" w:eastAsia="Arial Narrow" w:hAnsi="Arial Narrow" w:cs="Arial Narrow"/>
          <w:sz w:val="24"/>
          <w:szCs w:val="24"/>
        </w:rPr>
      </w:pPr>
      <w:r w:rsidRPr="00E24EF7">
        <w:rPr>
          <w:rFonts w:ascii="Arial Narrow" w:eastAsia="Arial Narrow" w:hAnsi="Arial Narrow" w:cs="Arial Narrow"/>
          <w:sz w:val="24"/>
          <w:szCs w:val="24"/>
        </w:rPr>
        <w:t>While Jadhav et al. emphasize attendance accuracy through biometric systems, ConsultEase enhances student-faculty communication with wireless touchscreen notifications. Both systems improve institutional processes by automating verification and leveraging wireless connectivity, though they address different academic need</w:t>
      </w:r>
      <w:r>
        <w:rPr>
          <w:rFonts w:ascii="Arial Narrow" w:eastAsia="Arial Narrow" w:hAnsi="Arial Narrow" w:cs="Arial Narrow"/>
          <w:sz w:val="24"/>
          <w:szCs w:val="24"/>
        </w:rPr>
        <w:t xml:space="preserve">s. </w:t>
      </w:r>
    </w:p>
    <w:p w14:paraId="013F0FAE" w14:textId="38A49FAB" w:rsidR="6D4D0A33" w:rsidRPr="00B630D2" w:rsidRDefault="55B02B5D" w:rsidP="00B630D2">
      <w:pPr>
        <w:pStyle w:val="Heading2"/>
        <w:ind w:firstLine="540"/>
        <w:rPr>
          <w:rFonts w:ascii="Arial Narrow" w:eastAsia="Arial Narrow" w:hAnsi="Arial Narrow"/>
          <w:b/>
          <w:i/>
          <w:iCs/>
          <w:color w:val="auto"/>
          <w:sz w:val="24"/>
          <w:szCs w:val="24"/>
        </w:rPr>
      </w:pPr>
      <w:bookmarkStart w:id="48" w:name="_Toc199771375"/>
      <w:r w:rsidRPr="00B630D2">
        <w:rPr>
          <w:rFonts w:ascii="Arial Narrow" w:eastAsia="Arial Narrow" w:hAnsi="Arial Narrow"/>
          <w:b/>
          <w:i/>
          <w:iCs/>
          <w:color w:val="auto"/>
          <w:sz w:val="24"/>
          <w:szCs w:val="24"/>
        </w:rPr>
        <w:t>2.3.2 Local</w:t>
      </w:r>
      <w:r w:rsidR="6D4D0A33" w:rsidRPr="00B630D2">
        <w:rPr>
          <w:rFonts w:ascii="Arial Narrow" w:eastAsia="Arial Narrow" w:hAnsi="Arial Narrow"/>
          <w:b/>
          <w:i/>
          <w:iCs/>
          <w:color w:val="auto"/>
          <w:sz w:val="24"/>
          <w:szCs w:val="24"/>
        </w:rPr>
        <w:t xml:space="preserve"> Studies</w:t>
      </w:r>
      <w:bookmarkEnd w:id="48"/>
    </w:p>
    <w:p w14:paraId="6409D452" w14:textId="7506CE5D" w:rsidR="00B17B8A" w:rsidRPr="00B17B8A" w:rsidRDefault="00B17B8A" w:rsidP="00B630D2">
      <w:pPr>
        <w:spacing w:line="480" w:lineRule="auto"/>
        <w:ind w:left="540" w:firstLine="180"/>
        <w:jc w:val="both"/>
        <w:rPr>
          <w:rFonts w:ascii="Arial Narrow" w:eastAsia="Arial Narrow" w:hAnsi="Arial Narrow" w:cs="Arial Narrow"/>
          <w:b/>
          <w:bCs/>
          <w:sz w:val="24"/>
          <w:szCs w:val="24"/>
        </w:rPr>
      </w:pPr>
      <w:r w:rsidRPr="00B17B8A">
        <w:rPr>
          <w:rFonts w:ascii="Arial Narrow" w:eastAsia="Arial Narrow" w:hAnsi="Arial Narrow" w:cs="Arial Narrow"/>
          <w:b/>
          <w:bCs/>
          <w:sz w:val="24"/>
          <w:szCs w:val="24"/>
        </w:rPr>
        <w:t>System Design for Automating Smart Internet of Things Devices Using Bluetooth Localization</w:t>
      </w:r>
      <w:r>
        <w:rPr>
          <w:rFonts w:ascii="Arial Narrow" w:eastAsia="Arial Narrow" w:hAnsi="Arial Narrow" w:cs="Arial Narrow"/>
          <w:b/>
          <w:bCs/>
          <w:sz w:val="24"/>
          <w:szCs w:val="24"/>
        </w:rPr>
        <w:t xml:space="preserve"> (Uy</w:t>
      </w:r>
      <w:r w:rsidRPr="00B17B8A">
        <w:rPr>
          <w:rFonts w:ascii="Arial Narrow" w:eastAsia="Arial Narrow" w:hAnsi="Arial Narrow" w:cs="Arial Narrow"/>
          <w:sz w:val="24"/>
          <w:szCs w:val="24"/>
        </w:rPr>
        <w:t xml:space="preserve"> </w:t>
      </w:r>
      <w:r w:rsidRPr="00B17B8A">
        <w:rPr>
          <w:rFonts w:ascii="Arial Narrow" w:eastAsia="Arial Narrow" w:hAnsi="Arial Narrow" w:cs="Arial Narrow"/>
          <w:b/>
          <w:bCs/>
          <w:sz w:val="24"/>
          <w:szCs w:val="24"/>
        </w:rPr>
        <w:t>et al. 2022)</w:t>
      </w:r>
    </w:p>
    <w:p w14:paraId="771B06DE" w14:textId="77777777" w:rsidR="00B17B8A" w:rsidRPr="00B17B8A" w:rsidRDefault="00B17B8A" w:rsidP="00B17B8A">
      <w:pPr>
        <w:spacing w:line="480" w:lineRule="auto"/>
        <w:ind w:left="540" w:firstLine="180"/>
        <w:jc w:val="both"/>
        <w:rPr>
          <w:rFonts w:ascii="Arial Narrow" w:eastAsia="Arial Narrow" w:hAnsi="Arial Narrow" w:cs="Arial Narrow"/>
          <w:sz w:val="24"/>
          <w:szCs w:val="24"/>
        </w:rPr>
      </w:pPr>
      <w:r w:rsidRPr="00B17B8A">
        <w:rPr>
          <w:rFonts w:ascii="Arial Narrow" w:eastAsia="Arial Narrow" w:hAnsi="Arial Narrow" w:cs="Arial Narrow"/>
          <w:sz w:val="24"/>
          <w:szCs w:val="24"/>
        </w:rPr>
        <w:t xml:space="preserve">Internet of Things (IoT) automation to monitor employee presence and optimize energy consumption in workplaces. The system uses Bluetooth Low Energy (BLE) beacons and ESP32 mesh networks to gather real-time occupancy data and control smart devices accordingly. The data is processed via a Raspberry Pi server using Node-RED, which automates the control of devices such as lights and plugs based on the presence of individuals. This research highlights the scalability and flexibility of IoT solutions for both indoor and outdoor environments, demonstrating how Bluetooth localization can be used to automate processes and improve operational efficiency (Uy et al., 2022). </w:t>
      </w:r>
    </w:p>
    <w:p w14:paraId="1293B1C3" w14:textId="510A201E" w:rsidR="00AC6366" w:rsidRDefault="00B17B8A" w:rsidP="00B17B8A">
      <w:pPr>
        <w:spacing w:line="480" w:lineRule="auto"/>
        <w:ind w:left="540" w:firstLine="180"/>
        <w:jc w:val="both"/>
        <w:rPr>
          <w:rFonts w:ascii="Arial Narrow" w:eastAsia="Arial Narrow" w:hAnsi="Arial Narrow" w:cs="Arial Narrow"/>
          <w:sz w:val="24"/>
          <w:szCs w:val="24"/>
        </w:rPr>
      </w:pPr>
      <w:r w:rsidRPr="00B17B8A">
        <w:rPr>
          <w:rFonts w:ascii="Arial Narrow" w:eastAsia="Arial Narrow" w:hAnsi="Arial Narrow" w:cs="Arial Narrow"/>
          <w:sz w:val="24"/>
          <w:szCs w:val="24"/>
        </w:rPr>
        <w:t xml:space="preserve">Like ConsultEase this system used Raspberry Pi, ESP32 and Bluetooth Module for IoT application such as monitoring the presence of people. While Uy et al. focused on automating smart devices in workplaces ConsultEase applies similar principles to academic institutions. </w:t>
      </w:r>
    </w:p>
    <w:p w14:paraId="6B9D0D09" w14:textId="69D5C8FC" w:rsidR="00B17B8A" w:rsidRPr="00B17B8A" w:rsidRDefault="00B17B8A" w:rsidP="00AC6366">
      <w:pPr>
        <w:spacing w:line="480" w:lineRule="auto"/>
        <w:ind w:left="540"/>
        <w:jc w:val="both"/>
        <w:rPr>
          <w:rFonts w:ascii="Arial Narrow" w:eastAsia="Arial Narrow" w:hAnsi="Arial Narrow" w:cs="Arial Narrow"/>
          <w:b/>
          <w:bCs/>
          <w:sz w:val="24"/>
          <w:szCs w:val="24"/>
        </w:rPr>
      </w:pPr>
      <w:r w:rsidRPr="00B17B8A">
        <w:rPr>
          <w:rFonts w:ascii="Arial Narrow" w:eastAsia="Arial Narrow" w:hAnsi="Arial Narrow" w:cs="Arial Narrow"/>
          <w:b/>
          <w:bCs/>
          <w:sz w:val="24"/>
          <w:szCs w:val="24"/>
        </w:rPr>
        <w:t xml:space="preserve">In-Classroom Faculty Attendance Monitoring System </w:t>
      </w:r>
      <w:r>
        <w:rPr>
          <w:rFonts w:ascii="Arial Narrow" w:eastAsia="Arial Narrow" w:hAnsi="Arial Narrow" w:cs="Arial Narrow"/>
          <w:b/>
          <w:bCs/>
          <w:sz w:val="24"/>
          <w:szCs w:val="24"/>
        </w:rPr>
        <w:t>(</w:t>
      </w:r>
      <w:r w:rsidRPr="00B17B8A">
        <w:rPr>
          <w:rFonts w:ascii="Arial Narrow" w:eastAsia="Arial Narrow" w:hAnsi="Arial Narrow" w:cs="Arial Narrow"/>
          <w:b/>
          <w:bCs/>
          <w:sz w:val="24"/>
          <w:szCs w:val="24"/>
        </w:rPr>
        <w:t>Calo, Barbosa, and Llevado 2021)</w:t>
      </w:r>
    </w:p>
    <w:p w14:paraId="34C20C2B" w14:textId="48712304" w:rsidR="00B17B8A" w:rsidRPr="00B17B8A" w:rsidRDefault="00B17B8A" w:rsidP="00B17B8A">
      <w:pPr>
        <w:spacing w:line="480" w:lineRule="auto"/>
        <w:ind w:left="720" w:firstLine="180"/>
        <w:jc w:val="both"/>
        <w:rPr>
          <w:rFonts w:ascii="Arial Narrow" w:eastAsia="Arial Narrow" w:hAnsi="Arial Narrow" w:cs="Arial Narrow"/>
          <w:sz w:val="24"/>
          <w:szCs w:val="24"/>
        </w:rPr>
      </w:pPr>
      <w:r w:rsidRPr="00B17B8A">
        <w:rPr>
          <w:rFonts w:ascii="Arial Narrow" w:eastAsia="Arial Narrow" w:hAnsi="Arial Narrow" w:cs="Arial Narrow"/>
          <w:sz w:val="24"/>
          <w:szCs w:val="24"/>
        </w:rPr>
        <w:t xml:space="preserve">A study developed a faculty attendance monitoring system using Ultra High-Frequency (UHF) Radio Frequency Identification (RFID) and image cross-verification mechanisms. The system focused on monitoring faculty presence in classrooms using UHF-RFID tags embedded in teacher IDs, providing a noncontact method for attendance logging (Calo et al., 2021).  </w:t>
      </w:r>
    </w:p>
    <w:p w14:paraId="5E4DF8A0" w14:textId="70CCC708" w:rsidR="00C20932" w:rsidRPr="00625DDE" w:rsidRDefault="00B17B8A" w:rsidP="00B17B8A">
      <w:pPr>
        <w:spacing w:line="480" w:lineRule="auto"/>
        <w:ind w:left="720" w:firstLine="180"/>
        <w:jc w:val="both"/>
        <w:rPr>
          <w:rFonts w:ascii="Arial Narrow" w:eastAsia="Arial Narrow" w:hAnsi="Arial Narrow" w:cs="Arial Narrow"/>
          <w:sz w:val="24"/>
          <w:szCs w:val="24"/>
        </w:rPr>
      </w:pPr>
      <w:r w:rsidRPr="00B17B8A">
        <w:rPr>
          <w:rFonts w:ascii="Arial Narrow" w:eastAsia="Arial Narrow" w:hAnsi="Arial Narrow" w:cs="Arial Narrow"/>
          <w:sz w:val="24"/>
          <w:szCs w:val="24"/>
        </w:rPr>
        <w:t>This system also integrated Raspberry Pi for data management, which is like the ConsultEase project’s aim of using Raspberry Pi for processing notifications. The use of RFID in Calo et al.'s study supports ConsultEase's approach in using RFID for verifying the identity of students before they can send notifications, ensuring accuracy and automation without manual inputs</w:t>
      </w:r>
      <w:r>
        <w:rPr>
          <w:rFonts w:ascii="Arial Narrow" w:eastAsia="Arial Narrow" w:hAnsi="Arial Narrow" w:cs="Arial Narrow"/>
          <w:sz w:val="24"/>
          <w:szCs w:val="24"/>
        </w:rPr>
        <w:t>.</w:t>
      </w:r>
    </w:p>
    <w:p w14:paraId="16D354BA" w14:textId="77777777" w:rsidR="00B17B8A" w:rsidRDefault="00B17B8A" w:rsidP="00B17B8A">
      <w:pPr>
        <w:spacing w:line="480" w:lineRule="auto"/>
        <w:ind w:left="540" w:firstLine="180"/>
        <w:jc w:val="both"/>
        <w:rPr>
          <w:rFonts w:ascii="Arial Narrow" w:eastAsia="Arial Narrow" w:hAnsi="Arial Narrow" w:cs="Arial Narrow"/>
          <w:b/>
          <w:bCs/>
          <w:sz w:val="24"/>
          <w:szCs w:val="24"/>
        </w:rPr>
      </w:pPr>
      <w:r w:rsidRPr="00B17B8A">
        <w:rPr>
          <w:rFonts w:ascii="Arial Narrow" w:eastAsia="Arial Narrow" w:hAnsi="Arial Narrow" w:cs="Arial Narrow"/>
          <w:b/>
          <w:bCs/>
          <w:sz w:val="24"/>
          <w:szCs w:val="24"/>
        </w:rPr>
        <w:t xml:space="preserve">Interactive Way-Finder and E-Notices System </w:t>
      </w:r>
    </w:p>
    <w:p w14:paraId="78FEE571" w14:textId="29464375" w:rsidR="00B17B8A" w:rsidRPr="00B17B8A" w:rsidRDefault="00B17B8A" w:rsidP="00B17B8A">
      <w:pPr>
        <w:spacing w:line="480" w:lineRule="auto"/>
        <w:ind w:left="720"/>
        <w:jc w:val="both"/>
        <w:rPr>
          <w:rFonts w:ascii="Arial Narrow" w:eastAsia="Arial Narrow" w:hAnsi="Arial Narrow" w:cs="Arial Narrow"/>
          <w:b/>
          <w:bCs/>
          <w:sz w:val="24"/>
          <w:szCs w:val="24"/>
        </w:rPr>
      </w:pPr>
      <w:r>
        <w:rPr>
          <w:rFonts w:ascii="Arial Narrow" w:eastAsia="Arial Narrow" w:hAnsi="Arial Narrow" w:cs="Arial Narrow"/>
          <w:sz w:val="24"/>
          <w:szCs w:val="24"/>
        </w:rPr>
        <w:t xml:space="preserve">    </w:t>
      </w:r>
      <w:r w:rsidRPr="00B17B8A">
        <w:rPr>
          <w:rFonts w:ascii="Arial Narrow" w:eastAsia="Arial Narrow" w:hAnsi="Arial Narrow" w:cs="Arial Narrow"/>
          <w:sz w:val="24"/>
          <w:szCs w:val="24"/>
        </w:rPr>
        <w:t>Another relevant study by Ganiron Jr. et al. (2019) focused on developing an interactive</w:t>
      </w:r>
      <w:r>
        <w:rPr>
          <w:rFonts w:ascii="Arial Narrow" w:eastAsia="Arial Narrow" w:hAnsi="Arial Narrow" w:cs="Arial Narrow"/>
          <w:sz w:val="24"/>
          <w:szCs w:val="24"/>
        </w:rPr>
        <w:t xml:space="preserve"> </w:t>
      </w:r>
      <w:r w:rsidRPr="00B17B8A">
        <w:rPr>
          <w:rFonts w:ascii="Arial Narrow" w:eastAsia="Arial Narrow" w:hAnsi="Arial Narrow" w:cs="Arial Narrow"/>
          <w:sz w:val="24"/>
          <w:szCs w:val="24"/>
        </w:rPr>
        <w:t xml:space="preserve">way-finder and e-notices system for university campuses. The project utilized a touchscreen monitor placed in high-traffic areas like school lobbies, allowing students to access information such as schedules and announcements (Ganiron Jr. et al., 2019).  </w:t>
      </w:r>
    </w:p>
    <w:p w14:paraId="6D18ED8E" w14:textId="59362C68" w:rsidR="00D44DFC" w:rsidRDefault="00B17B8A" w:rsidP="00B17B8A">
      <w:pPr>
        <w:spacing w:line="480" w:lineRule="auto"/>
        <w:ind w:left="72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r w:rsidRPr="00B17B8A">
        <w:rPr>
          <w:rFonts w:ascii="Arial Narrow" w:eastAsia="Arial Narrow" w:hAnsi="Arial Narrow" w:cs="Arial Narrow"/>
          <w:sz w:val="24"/>
          <w:szCs w:val="24"/>
        </w:rPr>
        <w:t>This system aimed to reduce manual inquiries and direct student requests to digital platforms. Similarly, the ConsultEase project uses a touchscreen interface to display real-time status updates and facilitate communication between students and faculty. The integration of a user-friendly interface in both studies highlights the importance of providing accessible and immediate information to users.</w:t>
      </w:r>
      <w:r w:rsidR="00D44DFC">
        <w:rPr>
          <w:rFonts w:ascii="Arial Narrow" w:eastAsia="Arial Narrow" w:hAnsi="Arial Narrow" w:cs="Arial Narrow"/>
          <w:sz w:val="24"/>
          <w:szCs w:val="24"/>
        </w:rPr>
        <w:t xml:space="preserve"> </w:t>
      </w:r>
    </w:p>
    <w:p w14:paraId="54A06FB6" w14:textId="5CEEB1B9" w:rsidR="00B17B8A" w:rsidRPr="009026AF" w:rsidRDefault="00B17B8A" w:rsidP="00B17B8A">
      <w:pPr>
        <w:spacing w:after="245" w:line="480" w:lineRule="auto"/>
        <w:ind w:left="730"/>
        <w:rPr>
          <w:rFonts w:ascii="Arial Narrow" w:hAnsi="Arial Narrow"/>
          <w:b/>
          <w:bCs/>
          <w:sz w:val="24"/>
          <w:szCs w:val="24"/>
        </w:rPr>
      </w:pPr>
      <w:r w:rsidRPr="00B17B8A">
        <w:rPr>
          <w:rFonts w:ascii="Arial Narrow" w:hAnsi="Arial Narrow"/>
          <w:b/>
          <w:sz w:val="24"/>
          <w:szCs w:val="24"/>
        </w:rPr>
        <w:t>IntelliSchool: A Student Information System for Senior High School</w:t>
      </w:r>
      <w:r w:rsidRPr="00B17B8A">
        <w:rPr>
          <w:rFonts w:ascii="Arial Narrow" w:hAnsi="Arial Narrow"/>
          <w:sz w:val="24"/>
          <w:szCs w:val="24"/>
        </w:rPr>
        <w:t xml:space="preserve"> </w:t>
      </w:r>
      <w:r w:rsidR="009026AF" w:rsidRPr="009026AF">
        <w:rPr>
          <w:rFonts w:ascii="Arial Narrow" w:hAnsi="Arial Narrow"/>
          <w:b/>
          <w:bCs/>
          <w:sz w:val="24"/>
          <w:szCs w:val="24"/>
        </w:rPr>
        <w:t>(</w:t>
      </w:r>
      <w:r w:rsidR="009026AF" w:rsidRPr="009026AF">
        <w:rPr>
          <w:rFonts w:ascii="Arial Narrow" w:eastAsia="Arial Narrow" w:hAnsi="Arial Narrow" w:cs="Arial Narrow"/>
          <w:b/>
          <w:bCs/>
          <w:sz w:val="24"/>
          <w:szCs w:val="24"/>
        </w:rPr>
        <w:t>Campanan et al. 2024)</w:t>
      </w:r>
    </w:p>
    <w:p w14:paraId="1B701C76" w14:textId="65A7D4DB" w:rsidR="00EB6E9A" w:rsidRDefault="00B17B8A" w:rsidP="00B17B8A">
      <w:pPr>
        <w:spacing w:line="480" w:lineRule="auto"/>
        <w:ind w:left="720" w:firstLine="1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r w:rsidR="009026AF">
        <w:rPr>
          <w:rFonts w:ascii="Arial Narrow" w:eastAsia="Arial Narrow" w:hAnsi="Arial Narrow" w:cs="Arial Narrow"/>
          <w:sz w:val="24"/>
          <w:szCs w:val="24"/>
        </w:rPr>
        <w:t>They</w:t>
      </w:r>
      <w:r w:rsidRPr="00B17B8A">
        <w:rPr>
          <w:rFonts w:ascii="Arial Narrow" w:eastAsia="Arial Narrow" w:hAnsi="Arial Narrow" w:cs="Arial Narrow"/>
          <w:sz w:val="24"/>
          <w:szCs w:val="24"/>
        </w:rPr>
        <w:t xml:space="preserve"> developed IntelliSchool, a system designed to streamline various student information processes through a centralized platform. It aimed to improve data accuracy and facilitate communication between school administrators, students, and parents through a web-based portal (Campanan et al., 2024).  Although primarily focused on managing student records and grades, IntelliSchool emphasizes the need for efficient communication systems in academic settings, aligning with ConsultEase's objective to improve communication between students and faculty. </w:t>
      </w:r>
    </w:p>
    <w:p w14:paraId="5A9CCE1A" w14:textId="47988CE9" w:rsidR="21F1A376" w:rsidRDefault="009026AF" w:rsidP="21F1A376">
      <w:pPr>
        <w:spacing w:line="480" w:lineRule="auto"/>
        <w:ind w:left="540"/>
        <w:jc w:val="both"/>
        <w:rPr>
          <w:rFonts w:ascii="Arial Narrow" w:hAnsi="Arial Narrow"/>
          <w:sz w:val="24"/>
          <w:szCs w:val="24"/>
        </w:rPr>
      </w:pPr>
      <w:r w:rsidRPr="009026AF">
        <w:rPr>
          <w:rFonts w:ascii="Arial Narrow" w:hAnsi="Arial Narrow"/>
          <w:b/>
          <w:bCs/>
          <w:sz w:val="24"/>
          <w:szCs w:val="24"/>
        </w:rPr>
        <w:t>Cloud-based Real-time Bulletin Board System (Sabao et al. 2021)</w:t>
      </w:r>
      <w:r w:rsidR="21F1A376" w:rsidRPr="21F1A376">
        <w:rPr>
          <w:rFonts w:ascii="Arial Narrow" w:hAnsi="Arial Narrow"/>
          <w:sz w:val="24"/>
          <w:szCs w:val="24"/>
        </w:rPr>
        <w:t xml:space="preserve"> </w:t>
      </w:r>
    </w:p>
    <w:p w14:paraId="03AB2C5F" w14:textId="2A712BA1" w:rsidR="00B17B8A" w:rsidRPr="00B17B8A" w:rsidRDefault="009026AF" w:rsidP="00B17B8A">
      <w:pPr>
        <w:spacing w:line="480" w:lineRule="auto"/>
        <w:ind w:left="540" w:firstLine="180"/>
        <w:jc w:val="both"/>
        <w:rPr>
          <w:rFonts w:ascii="Arial Narrow" w:hAnsi="Arial Narrow"/>
          <w:sz w:val="24"/>
          <w:szCs w:val="24"/>
        </w:rPr>
      </w:pPr>
      <w:r>
        <w:rPr>
          <w:rFonts w:ascii="Arial Narrow" w:hAnsi="Arial Narrow"/>
          <w:sz w:val="24"/>
          <w:szCs w:val="24"/>
        </w:rPr>
        <w:t xml:space="preserve">They </w:t>
      </w:r>
      <w:r w:rsidR="00B17B8A" w:rsidRPr="00B17B8A">
        <w:rPr>
          <w:rFonts w:ascii="Arial Narrow" w:hAnsi="Arial Narrow"/>
          <w:sz w:val="24"/>
          <w:szCs w:val="24"/>
        </w:rPr>
        <w:t xml:space="preserve">developed a cloud-based real-time bulletin board system designed to enhance information dissemination in academic institutions. The system utilized a web-based interface where authorized personnel could post and update announcements instantly, ensuring that students and faculty received timely updates. The system was accessible from any location and highlighted the role of real-time data in improving communication in academic environments (Sabao et al., 2021). </w:t>
      </w:r>
    </w:p>
    <w:p w14:paraId="4ADD1206" w14:textId="72E9D338" w:rsidR="000607F6" w:rsidRPr="000E1168" w:rsidRDefault="009026AF" w:rsidP="009026AF">
      <w:pPr>
        <w:spacing w:line="480" w:lineRule="auto"/>
        <w:ind w:left="540" w:firstLine="180"/>
        <w:jc w:val="both"/>
        <w:rPr>
          <w:rFonts w:ascii="Arial Narrow" w:hAnsi="Arial Narrow"/>
          <w:sz w:val="24"/>
          <w:szCs w:val="24"/>
        </w:rPr>
      </w:pPr>
      <w:r w:rsidRPr="00B17B8A">
        <w:rPr>
          <w:rFonts w:ascii="Arial Narrow" w:hAnsi="Arial Narrow"/>
          <w:sz w:val="24"/>
          <w:szCs w:val="24"/>
        </w:rPr>
        <w:t>Like</w:t>
      </w:r>
      <w:r w:rsidR="00B17B8A" w:rsidRPr="00B17B8A">
        <w:rPr>
          <w:rFonts w:ascii="Arial Narrow" w:hAnsi="Arial Narrow"/>
          <w:sz w:val="24"/>
          <w:szCs w:val="24"/>
        </w:rPr>
        <w:t xml:space="preserve"> ConsultEase, this system emphasizes the importance of real-time updates and efficient communication in academic institutions. However, while Sabao et al.'s study focuses on general announcement dissemination, ConsultEase aims to create a more personalized, interactive communication platform where students can securely message faculty members, ensuring direct and immediate communication in a shared faculty space. </w:t>
      </w:r>
      <w:r w:rsidR="21F1A376" w:rsidRPr="21F1A376">
        <w:rPr>
          <w:rFonts w:ascii="Arial Narrow" w:hAnsi="Arial Narrow"/>
          <w:sz w:val="24"/>
          <w:szCs w:val="24"/>
        </w:rPr>
        <w:t xml:space="preserve"> setting.</w:t>
      </w:r>
    </w:p>
    <w:p w14:paraId="2B5C2670" w14:textId="334B0ACB" w:rsidR="00C96AD3" w:rsidRDefault="00335464" w:rsidP="002B45B1">
      <w:pPr>
        <w:pStyle w:val="Style2"/>
        <w:rPr>
          <w:rStyle w:val="eop"/>
          <w:b w:val="0"/>
        </w:rPr>
      </w:pPr>
      <w:r>
        <w:rPr>
          <w:rStyle w:val="eop"/>
        </w:rPr>
        <w:t xml:space="preserve"> </w:t>
      </w:r>
      <w:bookmarkStart w:id="49" w:name="_Toc199771376"/>
      <w:r w:rsidR="00CB5F75" w:rsidRPr="00FB3415">
        <w:rPr>
          <w:rStyle w:val="eop"/>
        </w:rPr>
        <w:t>Framework of the Project</w:t>
      </w:r>
      <w:bookmarkEnd w:id="49"/>
    </w:p>
    <w:p w14:paraId="55947CF6" w14:textId="5CF27F47" w:rsidR="00773C04" w:rsidRPr="00CA78E7" w:rsidRDefault="009026AF" w:rsidP="000E1168">
      <w:pPr>
        <w:pStyle w:val="NoSpacing"/>
        <w:spacing w:after="30" w:line="480" w:lineRule="auto"/>
        <w:ind w:left="540" w:firstLine="180"/>
        <w:jc w:val="both"/>
        <w:rPr>
          <w:rStyle w:val="eop"/>
          <w:rFonts w:ascii="Arial Narrow" w:hAnsi="Arial Narrow" w:cs="Segoe UI"/>
          <w:sz w:val="24"/>
          <w:szCs w:val="24"/>
        </w:rPr>
      </w:pPr>
      <w:r w:rsidRPr="009026AF">
        <w:rPr>
          <w:rFonts w:ascii="Arial Narrow" w:hAnsi="Arial Narrow" w:cs="Segoe UI"/>
          <w:sz w:val="24"/>
          <w:szCs w:val="24"/>
        </w:rPr>
        <w:t>The ConsultEase project employs the Input-Process-Output (IPO) model as its conceptual framework, providing a structured approach to system development that ensures comprehensive coverage of all essential components and processes. Each block of the IPO model outlines key aspects that impact the research output, creating a logical progression from theoretical foundations to practical implementation.</w:t>
      </w:r>
    </w:p>
    <w:p w14:paraId="28F4E46E" w14:textId="70F7B503" w:rsidR="00880622" w:rsidRPr="00ED4351" w:rsidRDefault="00335464" w:rsidP="002B45B1">
      <w:pPr>
        <w:pStyle w:val="Style3"/>
      </w:pPr>
      <w:r w:rsidRPr="00910E7B">
        <w:rPr>
          <w:rStyle w:val="eop"/>
          <w:i/>
          <w:iCs/>
          <w:color w:val="auto"/>
        </w:rPr>
        <w:t xml:space="preserve"> </w:t>
      </w:r>
      <w:bookmarkStart w:id="50" w:name="_Toc199771377"/>
      <w:r w:rsidR="00CB5F75" w:rsidRPr="00910E7B">
        <w:rPr>
          <w:rStyle w:val="eop"/>
          <w:i/>
          <w:iCs/>
          <w:color w:val="auto"/>
        </w:rPr>
        <w:t>Conceptual Framework</w:t>
      </w:r>
      <w:bookmarkEnd w:id="50"/>
    </w:p>
    <w:p w14:paraId="3A0DBD0C" w14:textId="1B1FF666" w:rsidR="00251D7C" w:rsidRPr="00880622" w:rsidRDefault="00C320EF" w:rsidP="00C320EF">
      <w:pPr>
        <w:pStyle w:val="Caption"/>
        <w:spacing w:line="360" w:lineRule="auto"/>
        <w:rPr>
          <w:rFonts w:ascii="Arial Narrow" w:hAnsi="Arial Narrow"/>
          <w:b/>
          <w:bCs/>
          <w:i w:val="0"/>
          <w:iCs w:val="0"/>
          <w:color w:val="000000" w:themeColor="text1"/>
          <w:sz w:val="24"/>
          <w:szCs w:val="24"/>
        </w:rPr>
      </w:pPr>
      <w:bookmarkStart w:id="51" w:name="_Toc199768566"/>
      <w:r>
        <w:tab/>
      </w:r>
      <w:r w:rsidRPr="009026AF">
        <w:rPr>
          <w:rFonts w:ascii="Arial Narrow" w:hAnsi="Arial Narrow"/>
          <w:b/>
          <w:bCs/>
          <w:i w:val="0"/>
          <w:iCs w:val="0"/>
          <w:color w:val="000000" w:themeColor="text1"/>
          <w:sz w:val="24"/>
          <w:szCs w:val="24"/>
        </w:rPr>
        <w:t xml:space="preserve">Figure </w:t>
      </w:r>
      <w:r w:rsidRPr="009026AF">
        <w:rPr>
          <w:rFonts w:ascii="Arial Narrow" w:hAnsi="Arial Narrow"/>
          <w:b/>
          <w:bCs/>
          <w:i w:val="0"/>
          <w:iCs w:val="0"/>
          <w:color w:val="000000" w:themeColor="text1"/>
          <w:sz w:val="24"/>
          <w:szCs w:val="24"/>
        </w:rPr>
        <w:fldChar w:fldCharType="begin"/>
      </w:r>
      <w:r w:rsidRPr="009026AF">
        <w:rPr>
          <w:rFonts w:ascii="Arial Narrow" w:hAnsi="Arial Narrow"/>
          <w:b/>
          <w:bCs/>
          <w:i w:val="0"/>
          <w:iCs w:val="0"/>
          <w:color w:val="000000" w:themeColor="text1"/>
          <w:sz w:val="24"/>
          <w:szCs w:val="24"/>
        </w:rPr>
        <w:instrText xml:space="preserve"> SEQ Figure \* ARABIC </w:instrText>
      </w:r>
      <w:r w:rsidRPr="009026AF">
        <w:rPr>
          <w:rFonts w:ascii="Arial Narrow" w:hAnsi="Arial Narrow"/>
          <w:b/>
          <w:bCs/>
          <w:i w:val="0"/>
          <w:iCs w:val="0"/>
          <w:color w:val="000000" w:themeColor="text1"/>
          <w:sz w:val="24"/>
          <w:szCs w:val="24"/>
        </w:rPr>
        <w:fldChar w:fldCharType="separate"/>
      </w:r>
      <w:r w:rsidR="00B63F14" w:rsidRPr="009026AF">
        <w:rPr>
          <w:rFonts w:ascii="Arial Narrow" w:hAnsi="Arial Narrow"/>
          <w:b/>
          <w:bCs/>
          <w:i w:val="0"/>
          <w:iCs w:val="0"/>
          <w:noProof/>
          <w:color w:val="000000" w:themeColor="text1"/>
          <w:sz w:val="24"/>
          <w:szCs w:val="24"/>
        </w:rPr>
        <w:t>1</w:t>
      </w:r>
      <w:r w:rsidRPr="009026AF">
        <w:rPr>
          <w:rFonts w:ascii="Arial Narrow" w:hAnsi="Arial Narrow"/>
          <w:b/>
          <w:bCs/>
          <w:i w:val="0"/>
          <w:iCs w:val="0"/>
          <w:color w:val="000000" w:themeColor="text1"/>
          <w:sz w:val="24"/>
          <w:szCs w:val="24"/>
        </w:rPr>
        <w:fldChar w:fldCharType="end"/>
      </w:r>
      <w:r w:rsidR="009026AF" w:rsidRPr="009026AF">
        <w:rPr>
          <w:rFonts w:ascii="Arial Narrow" w:hAnsi="Arial Narrow"/>
          <w:b/>
          <w:bCs/>
          <w:i w:val="0"/>
          <w:iCs w:val="0"/>
          <w:color w:val="000000" w:themeColor="text1"/>
          <w:sz w:val="24"/>
          <w:szCs w:val="24"/>
        </w:rPr>
        <w:t>: Input-Process-Output Model</w:t>
      </w:r>
      <w:r w:rsidRPr="00C320EF">
        <w:rPr>
          <w:rFonts w:ascii="Arial Narrow" w:hAnsi="Arial Narrow"/>
          <w:b/>
          <w:bCs/>
          <w:i w:val="0"/>
          <w:iCs w:val="0"/>
          <w:sz w:val="24"/>
          <w:szCs w:val="24"/>
        </w:rPr>
        <w:br/>
      </w:r>
      <w:r>
        <w:tab/>
      </w:r>
      <w:r w:rsidRPr="00C320EF">
        <w:rPr>
          <w:rFonts w:ascii="Arial Narrow" w:hAnsi="Arial Narrow"/>
          <w:color w:val="auto"/>
          <w:sz w:val="24"/>
          <w:szCs w:val="24"/>
        </w:rPr>
        <w:t>Conceptual Framework</w:t>
      </w:r>
      <w:bookmarkEnd w:id="51"/>
    </w:p>
    <w:p w14:paraId="5D48E3CE" w14:textId="3C437C98" w:rsidR="00C34036" w:rsidRPr="00217798" w:rsidRDefault="009026AF" w:rsidP="005D49D9">
      <w:pPr>
        <w:jc w:val="center"/>
        <w:rPr>
          <w:rFonts w:ascii="Arial Narrow" w:hAnsi="Arial Narrow"/>
          <w:b/>
          <w:sz w:val="24"/>
          <w:szCs w:val="24"/>
        </w:rPr>
      </w:pPr>
      <w:r>
        <w:rPr>
          <w:rFonts w:ascii="Arial Narrow" w:hAnsi="Arial Narrow"/>
          <w:b/>
          <w:noProof/>
          <w:sz w:val="24"/>
          <w:szCs w:val="24"/>
        </w:rPr>
        <w:drawing>
          <wp:inline distT="0" distB="0" distL="0" distR="0" wp14:anchorId="040FAE8F" wp14:editId="67C1B99A">
            <wp:extent cx="5274310" cy="2966720"/>
            <wp:effectExtent l="0" t="0" r="2540" b="5080"/>
            <wp:docPr id="331791476" name="Picture 1" descr="A diagram of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91476" name="Picture 1" descr="A diagram of software developmen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1A20DAE" w14:textId="493597C7" w:rsidR="009026AF" w:rsidRPr="009026AF"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 xml:space="preserve">The development process begins with a thorough understanding of the background represented in the </w:t>
      </w:r>
      <w:r w:rsidRPr="009026AF">
        <w:rPr>
          <w:rFonts w:ascii="Arial Narrow" w:hAnsi="Arial Narrow"/>
          <w:b/>
          <w:bCs/>
          <w:sz w:val="24"/>
          <w:szCs w:val="24"/>
        </w:rPr>
        <w:t>Input block</w:t>
      </w:r>
      <w:r w:rsidRPr="009026AF">
        <w:rPr>
          <w:rFonts w:ascii="Arial Narrow" w:hAnsi="Arial Narrow"/>
          <w:sz w:val="24"/>
          <w:szCs w:val="24"/>
        </w:rPr>
        <w:t>. This encompasses not only the study's theoretical foundations but also delves deeply into the fundamental understanding of microcontrollers, programming languages, and IoT technologies that form the technical basis of the system. The hardware requirements section covers the basic elements essential to the operation of the system, including RFID readers, Raspberry Pi, ESP32 microcontrollers, and Bluetooth modules. The software requirements specify the precise programming languages, libraries, and frameworks needed to build the system, ensuring that all necessary tools are identified before development begins.</w:t>
      </w:r>
    </w:p>
    <w:p w14:paraId="30F39F75" w14:textId="77777777" w:rsidR="009026AF" w:rsidRPr="009026AF"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 xml:space="preserve">The </w:t>
      </w:r>
      <w:r w:rsidRPr="009026AF">
        <w:rPr>
          <w:rFonts w:ascii="Arial Narrow" w:hAnsi="Arial Narrow"/>
          <w:b/>
          <w:bCs/>
          <w:sz w:val="24"/>
          <w:szCs w:val="24"/>
        </w:rPr>
        <w:t>Process block</w:t>
      </w:r>
      <w:r w:rsidRPr="009026AF">
        <w:rPr>
          <w:rFonts w:ascii="Arial Narrow" w:hAnsi="Arial Narrow"/>
          <w:sz w:val="24"/>
          <w:szCs w:val="24"/>
        </w:rPr>
        <w:t xml:space="preserve"> outlines the flow of system development from initial conception to final implementation. The project adopts the Rapid Application Development (RAD) Model for software development and the Type 1 Prototype Model for hardware development, creating a comprehensive methodology that addresses both digital and physical components of the system. Development begins with gathering detailed user requirements and quickly progresses to prototype creation, allowing for early testing and refinement.</w:t>
      </w:r>
    </w:p>
    <w:p w14:paraId="0D391DC7" w14:textId="77777777" w:rsidR="009026AF" w:rsidRPr="009026AF"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These prototypes are continuously tested and improved based on user feedback, creating an iterative development cycle that ensures the final system meets actual user needs. Rather than following a rigid, step-by-step approach, development takes place in smaller, iterative cycles that allow for adjustments and refinements throughout the process. The system is released in stages, with each component being tested, improved, and integrated with previous versions to create a cohesive whole.</w:t>
      </w:r>
    </w:p>
    <w:p w14:paraId="63381FB3" w14:textId="77777777" w:rsidR="009026AF" w:rsidRPr="009026AF"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User feedback plays a crucial role in shaping the system as it evolves to meet new requirements and address emerging challenges. This user-centered approach ensures that the final system addresses the actual communication needs of students and faculty rather than implementing theoretical solutions that may not align with real-world usage patterns.</w:t>
      </w:r>
    </w:p>
    <w:p w14:paraId="7B251002" w14:textId="77777777" w:rsidR="009026AF" w:rsidRPr="009026AF"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 xml:space="preserve">The </w:t>
      </w:r>
      <w:r w:rsidRPr="009026AF">
        <w:rPr>
          <w:rFonts w:ascii="Arial Narrow" w:hAnsi="Arial Narrow"/>
          <w:b/>
          <w:bCs/>
          <w:sz w:val="24"/>
          <w:szCs w:val="24"/>
        </w:rPr>
        <w:t>Output block</w:t>
      </w:r>
      <w:r w:rsidRPr="009026AF">
        <w:rPr>
          <w:rFonts w:ascii="Arial Narrow" w:hAnsi="Arial Narrow"/>
          <w:sz w:val="24"/>
          <w:szCs w:val="24"/>
        </w:rPr>
        <w:t xml:space="preserve"> represents the final ConsultEase system, encompassing both the physical hardware components and the software interfaces that enable student-faculty communication. This includes the central terminal with RFID verification, the faculty presence monitoring system, and the secure messaging platform that connects students with available faculty members.</w:t>
      </w:r>
    </w:p>
    <w:p w14:paraId="4709FB5A" w14:textId="10B64EEC" w:rsidR="00B630D2" w:rsidRDefault="009026AF" w:rsidP="009026AF">
      <w:pPr>
        <w:spacing w:line="480" w:lineRule="auto"/>
        <w:ind w:left="720" w:firstLine="720"/>
        <w:jc w:val="both"/>
        <w:rPr>
          <w:rFonts w:ascii="Arial Narrow" w:hAnsi="Arial Narrow"/>
          <w:sz w:val="24"/>
          <w:szCs w:val="24"/>
        </w:rPr>
      </w:pPr>
      <w:r w:rsidRPr="009026AF">
        <w:rPr>
          <w:rFonts w:ascii="Arial Narrow" w:hAnsi="Arial Narrow"/>
          <w:sz w:val="24"/>
          <w:szCs w:val="24"/>
        </w:rPr>
        <w:t>This detailed description of the Input-Process-Output model emphasizes the intricate sequence of steps essential in the construction of ConsultEase. The framework ensures a logical and complete strategy capable of delivering an efficient and functional consultation system, from the integration of initial knowledge to the strategic execution of development phases and the final delivery of a comprehensive communication solution.</w:t>
      </w:r>
    </w:p>
    <w:p w14:paraId="4668F576" w14:textId="02625631" w:rsidR="00EF6565" w:rsidRPr="00921E58" w:rsidRDefault="000918B4" w:rsidP="00921E58">
      <w:pPr>
        <w:pStyle w:val="Caption"/>
        <w:spacing w:line="360" w:lineRule="auto"/>
        <w:rPr>
          <w:rFonts w:ascii="Arial Narrow" w:hAnsi="Arial Narrow"/>
          <w:b/>
          <w:bCs/>
          <w:i w:val="0"/>
          <w:iCs w:val="0"/>
          <w:sz w:val="24"/>
          <w:szCs w:val="24"/>
        </w:rPr>
      </w:pPr>
      <w:bookmarkStart w:id="52" w:name="_Toc199768567"/>
      <w:r>
        <w:rPr>
          <w:noProof/>
        </w:rPr>
        <w:drawing>
          <wp:anchor distT="0" distB="0" distL="114300" distR="114300" simplePos="0" relativeHeight="251658240" behindDoc="1" locked="0" layoutInCell="1" allowOverlap="1" wp14:anchorId="4B1289C0" wp14:editId="287C886B">
            <wp:simplePos x="0" y="0"/>
            <wp:positionH relativeFrom="margin">
              <wp:posOffset>1148444</wp:posOffset>
            </wp:positionH>
            <wp:positionV relativeFrom="paragraph">
              <wp:posOffset>615386</wp:posOffset>
            </wp:positionV>
            <wp:extent cx="3695700" cy="5410200"/>
            <wp:effectExtent l="0" t="0" r="0" b="0"/>
            <wp:wrapTight wrapText="bothSides">
              <wp:wrapPolygon edited="0">
                <wp:start x="0" y="0"/>
                <wp:lineTo x="0" y="21524"/>
                <wp:lineTo x="21489" y="21524"/>
                <wp:lineTo x="21489" y="0"/>
                <wp:lineTo x="0" y="0"/>
              </wp:wrapPolygon>
            </wp:wrapTight>
            <wp:docPr id="1621552939" name="Picture 2"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2939" name="Picture 2" descr="A diagram of a process flow&#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700" cy="5410200"/>
                    </a:xfrm>
                    <a:prstGeom prst="rect">
                      <a:avLst/>
                    </a:prstGeom>
                  </pic:spPr>
                </pic:pic>
              </a:graphicData>
            </a:graphic>
            <wp14:sizeRelH relativeFrom="page">
              <wp14:pctWidth>0</wp14:pctWidth>
            </wp14:sizeRelH>
            <wp14:sizeRelV relativeFrom="page">
              <wp14:pctHeight>0</wp14:pctHeight>
            </wp14:sizeRelV>
          </wp:anchor>
        </w:drawing>
      </w:r>
      <w:r w:rsidR="00921E58">
        <w:tab/>
      </w:r>
      <w:r w:rsidR="00921E58" w:rsidRPr="00921E58">
        <w:rPr>
          <w:rFonts w:ascii="Arial Narrow" w:hAnsi="Arial Narrow"/>
          <w:b/>
          <w:bCs/>
          <w:i w:val="0"/>
          <w:iCs w:val="0"/>
          <w:color w:val="auto"/>
          <w:sz w:val="24"/>
          <w:szCs w:val="24"/>
        </w:rPr>
        <w:t xml:space="preserve">Figure </w:t>
      </w:r>
      <w:r w:rsidR="00921E58" w:rsidRPr="00921E58">
        <w:rPr>
          <w:rFonts w:ascii="Arial Narrow" w:hAnsi="Arial Narrow"/>
          <w:b/>
          <w:bCs/>
          <w:i w:val="0"/>
          <w:iCs w:val="0"/>
          <w:color w:val="auto"/>
          <w:sz w:val="24"/>
          <w:szCs w:val="24"/>
        </w:rPr>
        <w:fldChar w:fldCharType="begin"/>
      </w:r>
      <w:r w:rsidR="00921E58" w:rsidRPr="00921E58">
        <w:rPr>
          <w:rFonts w:ascii="Arial Narrow" w:hAnsi="Arial Narrow"/>
          <w:b/>
          <w:bCs/>
          <w:i w:val="0"/>
          <w:iCs w:val="0"/>
          <w:color w:val="auto"/>
          <w:sz w:val="24"/>
          <w:szCs w:val="24"/>
        </w:rPr>
        <w:instrText xml:space="preserve"> SEQ Figure \* ARABIC </w:instrText>
      </w:r>
      <w:r w:rsidR="00921E58" w:rsidRPr="00921E58">
        <w:rPr>
          <w:rFonts w:ascii="Arial Narrow" w:hAnsi="Arial Narrow"/>
          <w:b/>
          <w:bCs/>
          <w:i w:val="0"/>
          <w:iCs w:val="0"/>
          <w:color w:val="auto"/>
          <w:sz w:val="24"/>
          <w:szCs w:val="24"/>
        </w:rPr>
        <w:fldChar w:fldCharType="separate"/>
      </w:r>
      <w:r w:rsidR="00B63F14">
        <w:rPr>
          <w:rFonts w:ascii="Arial Narrow" w:hAnsi="Arial Narrow"/>
          <w:b/>
          <w:bCs/>
          <w:i w:val="0"/>
          <w:iCs w:val="0"/>
          <w:noProof/>
          <w:color w:val="auto"/>
          <w:sz w:val="24"/>
          <w:szCs w:val="24"/>
        </w:rPr>
        <w:t>2</w:t>
      </w:r>
      <w:r w:rsidR="00921E58" w:rsidRPr="00921E58">
        <w:rPr>
          <w:rFonts w:ascii="Arial Narrow" w:hAnsi="Arial Narrow"/>
          <w:b/>
          <w:bCs/>
          <w:i w:val="0"/>
          <w:iCs w:val="0"/>
          <w:color w:val="auto"/>
          <w:sz w:val="24"/>
          <w:szCs w:val="24"/>
        </w:rPr>
        <w:fldChar w:fldCharType="end"/>
      </w:r>
      <w:r w:rsidR="009026AF">
        <w:rPr>
          <w:rFonts w:ascii="Arial Narrow" w:hAnsi="Arial Narrow"/>
          <w:b/>
          <w:bCs/>
          <w:i w:val="0"/>
          <w:iCs w:val="0"/>
          <w:color w:val="auto"/>
          <w:sz w:val="24"/>
          <w:szCs w:val="24"/>
        </w:rPr>
        <w:t xml:space="preserve">: </w:t>
      </w:r>
      <w:r w:rsidR="00921E58" w:rsidRPr="009026AF">
        <w:rPr>
          <w:rFonts w:ascii="Arial Narrow" w:hAnsi="Arial Narrow"/>
          <w:b/>
          <w:bCs/>
          <w:i w:val="0"/>
          <w:iCs w:val="0"/>
          <w:color w:val="auto"/>
          <w:sz w:val="24"/>
          <w:szCs w:val="24"/>
        </w:rPr>
        <w:br/>
      </w:r>
      <w:r w:rsidR="00921E58" w:rsidRPr="00921E58">
        <w:rPr>
          <w:rFonts w:ascii="Arial Narrow" w:hAnsi="Arial Narrow"/>
          <w:b/>
          <w:bCs/>
          <w:color w:val="auto"/>
          <w:sz w:val="24"/>
          <w:szCs w:val="24"/>
        </w:rPr>
        <w:tab/>
      </w:r>
      <w:bookmarkEnd w:id="52"/>
      <w:r w:rsidR="009026AF">
        <w:rPr>
          <w:rFonts w:ascii="Arial Narrow" w:hAnsi="Arial Narrow"/>
          <w:color w:val="auto"/>
          <w:sz w:val="24"/>
          <w:szCs w:val="24"/>
        </w:rPr>
        <w:t>Operational Framework</w:t>
      </w:r>
    </w:p>
    <w:p w14:paraId="2E6EFAC9" w14:textId="064AE5E6" w:rsidR="000918B4" w:rsidRPr="000918B4" w:rsidRDefault="000918B4" w:rsidP="000918B4">
      <w:pPr>
        <w:pStyle w:val="NoSpacing"/>
        <w:spacing w:after="30" w:line="480" w:lineRule="auto"/>
        <w:ind w:left="720" w:firstLine="720"/>
        <w:jc w:val="both"/>
        <w:rPr>
          <w:rFonts w:ascii="Arial Narrow" w:hAnsi="Arial Narrow" w:cs="Segoe UI"/>
          <w:sz w:val="24"/>
          <w:szCs w:val="24"/>
        </w:rPr>
      </w:pPr>
      <w:r w:rsidRPr="000918B4">
        <w:rPr>
          <w:rFonts w:ascii="Arial Narrow" w:hAnsi="Arial Narrow" w:cs="Segoe UI"/>
          <w:sz w:val="24"/>
          <w:szCs w:val="24"/>
        </w:rPr>
        <w:t>The operational framework of ConsultEase is illustrated through a detailed flowchart that depicts the system's functionality from initialization to completion of a consultation request. The process begins with the simultaneous initialization of three key components: the central terminal (which serves as the main student interface), the built-in dock (which houses the RFID reader), and the BLE beacon (which detects faculty presence).</w:t>
      </w:r>
    </w:p>
    <w:p w14:paraId="7297B640" w14:textId="77777777" w:rsidR="000918B4" w:rsidRPr="000918B4" w:rsidRDefault="000918B4" w:rsidP="000918B4">
      <w:pPr>
        <w:pStyle w:val="NoSpacing"/>
        <w:spacing w:after="30" w:line="480" w:lineRule="auto"/>
        <w:ind w:left="720" w:firstLine="720"/>
        <w:jc w:val="both"/>
        <w:rPr>
          <w:rFonts w:ascii="Arial Narrow" w:hAnsi="Arial Narrow" w:cs="Segoe UI"/>
          <w:sz w:val="24"/>
          <w:szCs w:val="24"/>
        </w:rPr>
      </w:pPr>
      <w:r w:rsidRPr="000918B4">
        <w:rPr>
          <w:rFonts w:ascii="Arial Narrow" w:hAnsi="Arial Narrow" w:cs="Segoe UI"/>
          <w:sz w:val="24"/>
          <w:szCs w:val="24"/>
        </w:rPr>
        <w:t>Once these components establish a stable connection, the system prompts the student to verify their identity by tapping their ID card on the RFID reader. The system then validates the RFID card against the university database to ensure that only authorized students can access the consultation system. If the RFID verification fails, the system returns to the prompt state, requesting the student to try again or seek assistance.</w:t>
      </w:r>
    </w:p>
    <w:p w14:paraId="4137AF29" w14:textId="77777777" w:rsidR="000918B4" w:rsidRPr="000918B4" w:rsidRDefault="000918B4" w:rsidP="000918B4">
      <w:pPr>
        <w:pStyle w:val="NoSpacing"/>
        <w:spacing w:after="30" w:line="480" w:lineRule="auto"/>
        <w:ind w:left="720" w:firstLine="720"/>
        <w:jc w:val="both"/>
        <w:rPr>
          <w:rFonts w:ascii="Arial Narrow" w:hAnsi="Arial Narrow" w:cs="Segoe UI"/>
          <w:sz w:val="24"/>
          <w:szCs w:val="24"/>
        </w:rPr>
      </w:pPr>
      <w:r w:rsidRPr="000918B4">
        <w:rPr>
          <w:rFonts w:ascii="Arial Narrow" w:hAnsi="Arial Narrow" w:cs="Segoe UI"/>
          <w:sz w:val="24"/>
          <w:szCs w:val="24"/>
        </w:rPr>
        <w:t>If the RFID card is successfully validated, the system proceeds to check faculty availability by querying the presence detection system. This system uses Bluetooth Low Energy (BLE) to detect whether faculty members are present at their designated locations. The availability status is then displayed on the central terminal, showing which faculty members are currently available for consultation.</w:t>
      </w:r>
    </w:p>
    <w:p w14:paraId="59909E85" w14:textId="6A065030" w:rsidR="00211A8A" w:rsidRPr="000918B4" w:rsidRDefault="000918B4" w:rsidP="000918B4">
      <w:pPr>
        <w:pStyle w:val="NoSpacing"/>
        <w:spacing w:after="30" w:line="480" w:lineRule="auto"/>
        <w:ind w:left="720" w:firstLine="720"/>
        <w:jc w:val="both"/>
        <w:rPr>
          <w:rStyle w:val="eop"/>
          <w:rFonts w:ascii="Arial Narrow" w:hAnsi="Arial Narrow" w:cs="Segoe UI"/>
          <w:sz w:val="24"/>
          <w:szCs w:val="24"/>
        </w:rPr>
      </w:pPr>
      <w:r w:rsidRPr="000918B4">
        <w:rPr>
          <w:rFonts w:ascii="Arial Narrow" w:hAnsi="Arial Narrow" w:cs="Segoe UI"/>
          <w:sz w:val="24"/>
          <w:szCs w:val="24"/>
        </w:rPr>
        <w:t xml:space="preserve">When a faculty member is available, the student can submit a consultation request through the touchscreen interface, including a short message describing the purpose of the consultation. This request is transmitted to the faculty member's notification system, alerting them to </w:t>
      </w:r>
      <w:r>
        <w:rPr>
          <w:rFonts w:ascii="Arial Narrow" w:hAnsi="Arial Narrow" w:cs="Segoe UI"/>
          <w:sz w:val="24"/>
          <w:szCs w:val="24"/>
        </w:rPr>
        <w:t>pending</w:t>
      </w:r>
      <w:r w:rsidR="04BAA3CB" w:rsidRPr="04BAA3CB">
        <w:rPr>
          <w:rFonts w:ascii="Arial Narrow" w:hAnsi="Arial Narrow" w:cs="Segoe UI"/>
          <w:sz w:val="24"/>
          <w:szCs w:val="24"/>
        </w:rPr>
        <w:t xml:space="preserve"> approval</w:t>
      </w:r>
      <w:r>
        <w:rPr>
          <w:rFonts w:ascii="Arial Narrow" w:hAnsi="Arial Narrow" w:cs="Segoe UI"/>
          <w:sz w:val="24"/>
          <w:szCs w:val="24"/>
        </w:rPr>
        <w:t>.</w:t>
      </w:r>
    </w:p>
    <w:p w14:paraId="69CB6D2D" w14:textId="152762C3" w:rsidR="00C30ACC" w:rsidRPr="00E56919" w:rsidRDefault="165B20BA" w:rsidP="005801EB">
      <w:pPr>
        <w:pStyle w:val="Heading2"/>
        <w:spacing w:line="480" w:lineRule="auto"/>
        <w:rPr>
          <w:rFonts w:ascii="Arial Narrow" w:eastAsia="Arial Narrow" w:hAnsi="Arial Narrow"/>
          <w:b/>
          <w:color w:val="auto"/>
          <w:sz w:val="24"/>
          <w:szCs w:val="24"/>
        </w:rPr>
      </w:pPr>
      <w:bookmarkStart w:id="53" w:name="_Toc199771379"/>
      <w:r w:rsidRPr="00E56919">
        <w:rPr>
          <w:rFonts w:ascii="Arial Narrow" w:eastAsia="Arial Narrow" w:hAnsi="Arial Narrow"/>
          <w:b/>
          <w:color w:val="auto"/>
          <w:sz w:val="24"/>
          <w:szCs w:val="24"/>
          <w:lang w:val="en-PH"/>
        </w:rPr>
        <w:t>2.5 Hypothesis of the Study</w:t>
      </w:r>
      <w:bookmarkEnd w:id="53"/>
    </w:p>
    <w:p w14:paraId="5FB99975" w14:textId="49CA9AE6" w:rsidR="00C30ACC" w:rsidRDefault="165B20BA" w:rsidP="006B26FA">
      <w:pPr>
        <w:pStyle w:val="Heading2"/>
        <w:numPr>
          <w:ilvl w:val="2"/>
          <w:numId w:val="15"/>
        </w:numPr>
        <w:spacing w:line="480" w:lineRule="auto"/>
        <w:rPr>
          <w:rFonts w:ascii="Arial Narrow" w:eastAsia="Arial Narrow" w:hAnsi="Arial Narrow"/>
          <w:b/>
          <w:i/>
          <w:iCs/>
          <w:color w:val="auto"/>
          <w:sz w:val="24"/>
          <w:szCs w:val="24"/>
          <w:lang w:val="en-PH"/>
        </w:rPr>
      </w:pPr>
      <w:bookmarkStart w:id="54" w:name="_Toc199771380"/>
      <w:r w:rsidRPr="005801EB">
        <w:rPr>
          <w:rFonts w:ascii="Arial Narrow" w:eastAsia="Arial Narrow" w:hAnsi="Arial Narrow"/>
          <w:b/>
          <w:i/>
          <w:iCs/>
          <w:color w:val="auto"/>
          <w:sz w:val="24"/>
          <w:szCs w:val="24"/>
          <w:lang w:val="en-PH"/>
        </w:rPr>
        <w:t>Null Hypothesis</w:t>
      </w:r>
      <w:bookmarkEnd w:id="54"/>
    </w:p>
    <w:p w14:paraId="5D60A4BB" w14:textId="571E5DEF" w:rsidR="000E1168" w:rsidRPr="00554072" w:rsidRDefault="000918B4" w:rsidP="000E1168">
      <w:pPr>
        <w:spacing w:after="0" w:line="480" w:lineRule="auto"/>
        <w:ind w:firstLine="720"/>
        <w:jc w:val="both"/>
        <w:rPr>
          <w:rFonts w:ascii="Arial Narrow" w:eastAsia="Arial Narrow" w:hAnsi="Arial Narrow" w:cs="Arial Narrow"/>
          <w:color w:val="000000" w:themeColor="text1"/>
          <w:sz w:val="24"/>
          <w:szCs w:val="24"/>
          <w:lang w:val="en-PH"/>
        </w:rPr>
      </w:pPr>
      <w:r w:rsidRPr="000918B4">
        <w:rPr>
          <w:rFonts w:ascii="Arial Narrow" w:eastAsia="Arial Narrow" w:hAnsi="Arial Narrow" w:cs="Arial Narrow"/>
          <w:sz w:val="24"/>
          <w:szCs w:val="24"/>
          <w:lang w:val="en-PH"/>
        </w:rPr>
        <w:t xml:space="preserve">The IoT Integrated Consultation System </w:t>
      </w:r>
      <w:r w:rsidRPr="000918B4">
        <w:rPr>
          <w:rFonts w:ascii="Arial Narrow" w:eastAsia="Arial Narrow" w:hAnsi="Arial Narrow" w:cs="Arial Narrow"/>
          <w:b/>
          <w:bCs/>
          <w:sz w:val="24"/>
          <w:szCs w:val="24"/>
          <w:lang w:val="en-PH"/>
        </w:rPr>
        <w:t>does not improve</w:t>
      </w:r>
      <w:r w:rsidRPr="000918B4">
        <w:rPr>
          <w:rFonts w:ascii="Arial Narrow" w:eastAsia="Arial Narrow" w:hAnsi="Arial Narrow" w:cs="Arial Narrow"/>
          <w:sz w:val="24"/>
          <w:szCs w:val="24"/>
          <w:lang w:val="en-PH"/>
        </w:rPr>
        <w:t xml:space="preserve"> the communication process and faculty presence tracking for student consultations compared to traditional methods. </w:t>
      </w:r>
    </w:p>
    <w:p w14:paraId="417DCCC5" w14:textId="28DEC0C5" w:rsidR="00C30ACC" w:rsidRPr="005801EB" w:rsidRDefault="00F94400" w:rsidP="005801EB">
      <w:pPr>
        <w:pStyle w:val="Heading2"/>
        <w:spacing w:line="480" w:lineRule="auto"/>
        <w:rPr>
          <w:rFonts w:ascii="Arial Narrow" w:eastAsia="Arial Narrow" w:hAnsi="Arial Narrow" w:cs="Arial Narrow"/>
          <w:b/>
          <w:bCs/>
          <w:i/>
          <w:iCs/>
          <w:color w:val="000000" w:themeColor="text1"/>
          <w:sz w:val="24"/>
          <w:szCs w:val="24"/>
          <w:lang w:val="en-PH"/>
        </w:rPr>
      </w:pPr>
      <w:r>
        <w:rPr>
          <w:rFonts w:ascii="Arial Narrow" w:eastAsia="Arial Narrow" w:hAnsi="Arial Narrow"/>
          <w:b/>
          <w:i/>
          <w:iCs/>
          <w:color w:val="auto"/>
          <w:sz w:val="24"/>
          <w:szCs w:val="24"/>
          <w:lang w:val="en-PH"/>
        </w:rPr>
        <w:t xml:space="preserve">     </w:t>
      </w:r>
      <w:bookmarkStart w:id="55" w:name="_Toc199771381"/>
      <w:r w:rsidR="165B20BA" w:rsidRPr="005801EB">
        <w:rPr>
          <w:rFonts w:ascii="Arial Narrow" w:eastAsia="Arial Narrow" w:hAnsi="Arial Narrow"/>
          <w:b/>
          <w:i/>
          <w:iCs/>
          <w:color w:val="auto"/>
          <w:sz w:val="24"/>
          <w:szCs w:val="24"/>
          <w:lang w:val="en-PH"/>
        </w:rPr>
        <w:t>2.5.2 Alternative Hypothesis</w:t>
      </w:r>
      <w:bookmarkEnd w:id="55"/>
    </w:p>
    <w:p w14:paraId="275EFF2C" w14:textId="1348B7D9" w:rsidR="00554072" w:rsidRPr="00554072" w:rsidRDefault="000918B4" w:rsidP="00554072">
      <w:pPr>
        <w:spacing w:after="0" w:line="480" w:lineRule="auto"/>
        <w:ind w:firstLine="720"/>
        <w:jc w:val="both"/>
        <w:rPr>
          <w:rFonts w:ascii="Arial Narrow" w:eastAsia="Arial Narrow" w:hAnsi="Arial Narrow" w:cs="Arial Narrow"/>
          <w:color w:val="000000" w:themeColor="text1"/>
          <w:sz w:val="24"/>
          <w:szCs w:val="24"/>
          <w:lang w:val="en-PH"/>
        </w:rPr>
      </w:pPr>
      <w:r w:rsidRPr="000918B4">
        <w:rPr>
          <w:rFonts w:ascii="Arial Narrow" w:eastAsia="Arial Narrow" w:hAnsi="Arial Narrow" w:cs="Arial Narrow"/>
          <w:sz w:val="24"/>
          <w:szCs w:val="24"/>
          <w:lang w:val="en-PH"/>
        </w:rPr>
        <w:t xml:space="preserve">The IoT Integrated Consultation System </w:t>
      </w:r>
      <w:r w:rsidRPr="000918B4">
        <w:rPr>
          <w:rFonts w:ascii="Arial Narrow" w:eastAsia="Arial Narrow" w:hAnsi="Arial Narrow" w:cs="Arial Narrow"/>
          <w:b/>
          <w:bCs/>
          <w:sz w:val="24"/>
          <w:szCs w:val="24"/>
          <w:lang w:val="en-PH"/>
        </w:rPr>
        <w:t>improves</w:t>
      </w:r>
      <w:r w:rsidRPr="000918B4">
        <w:rPr>
          <w:rFonts w:ascii="Arial Narrow" w:eastAsia="Arial Narrow" w:hAnsi="Arial Narrow" w:cs="Arial Narrow"/>
          <w:sz w:val="24"/>
          <w:szCs w:val="24"/>
          <w:lang w:val="en-PH"/>
        </w:rPr>
        <w:t xml:space="preserve"> the communication process and faculty presence tracking for student consultations compared to traditional methods </w:t>
      </w:r>
    </w:p>
    <w:p w14:paraId="6ED69903" w14:textId="77777777" w:rsidR="00554072" w:rsidRPr="000E1168" w:rsidRDefault="00554072" w:rsidP="000E1168">
      <w:pPr>
        <w:spacing w:after="0" w:line="480" w:lineRule="auto"/>
        <w:ind w:firstLine="720"/>
        <w:jc w:val="both"/>
        <w:rPr>
          <w:rFonts w:ascii="Arial Narrow" w:eastAsia="Arial Narrow" w:hAnsi="Arial Narrow" w:cs="Arial Narrow"/>
          <w:b/>
          <w:bCs/>
          <w:color w:val="000000" w:themeColor="text1"/>
          <w:sz w:val="24"/>
          <w:szCs w:val="24"/>
          <w:lang w:val="en-PH"/>
        </w:rPr>
      </w:pPr>
    </w:p>
    <w:p w14:paraId="2D979293" w14:textId="1051D05C" w:rsidR="0088784C" w:rsidRPr="00E250F3" w:rsidRDefault="006B4C7D" w:rsidP="00E46AF3">
      <w:pPr>
        <w:pStyle w:val="Heading1"/>
        <w:spacing w:line="480" w:lineRule="auto"/>
        <w:jc w:val="center"/>
        <w:rPr>
          <w:rFonts w:ascii="Arial Narrow" w:hAnsi="Arial Narrow"/>
          <w:b/>
          <w:bCs/>
          <w:sz w:val="24"/>
          <w:szCs w:val="24"/>
        </w:rPr>
      </w:pPr>
      <w:bookmarkStart w:id="56" w:name="_Toc199771382"/>
      <w:r w:rsidRPr="00E250F3">
        <w:rPr>
          <w:rFonts w:ascii="Arial Narrow" w:hAnsi="Arial Narrow"/>
          <w:b/>
          <w:bCs/>
          <w:color w:val="auto"/>
          <w:sz w:val="24"/>
          <w:szCs w:val="24"/>
        </w:rPr>
        <w:t>CHAPTER 3:</w:t>
      </w:r>
      <w:r w:rsidR="005A4B91" w:rsidRPr="00E250F3">
        <w:rPr>
          <w:rFonts w:ascii="Arial Narrow" w:hAnsi="Arial Narrow"/>
          <w:b/>
          <w:bCs/>
          <w:color w:val="auto"/>
          <w:sz w:val="24"/>
          <w:szCs w:val="24"/>
        </w:rPr>
        <w:t xml:space="preserve"> RESEARCH METHODOLOGY</w:t>
      </w:r>
      <w:bookmarkEnd w:id="56"/>
    </w:p>
    <w:p w14:paraId="14E9083C" w14:textId="3F70AD20" w:rsidR="00D603E4" w:rsidRPr="00D603E4" w:rsidRDefault="00CD0419" w:rsidP="0385B84C">
      <w:pPr>
        <w:pStyle w:val="NoSpacing"/>
        <w:keepNext/>
        <w:keepLines/>
        <w:spacing w:before="160" w:after="80" w:line="480" w:lineRule="auto"/>
        <w:ind w:left="180" w:firstLine="360"/>
        <w:jc w:val="both"/>
        <w:rPr>
          <w:rFonts w:ascii="Arial Narrow" w:hAnsi="Arial Narrow"/>
          <w:sz w:val="24"/>
          <w:szCs w:val="24"/>
        </w:rPr>
      </w:pPr>
      <w:r>
        <w:rPr>
          <w:rFonts w:ascii="Arial Narrow" w:hAnsi="Arial Narrow"/>
          <w:sz w:val="24"/>
          <w:szCs w:val="24"/>
        </w:rPr>
        <w:t>T</w:t>
      </w:r>
      <w:r w:rsidRPr="00CD0419">
        <w:rPr>
          <w:rFonts w:ascii="Arial Narrow" w:hAnsi="Arial Narrow"/>
          <w:sz w:val="24"/>
          <w:szCs w:val="24"/>
        </w:rPr>
        <w:t xml:space="preserve">his study employed a quantitative research methodology to assess the performance of the ConsultEase system through measurable user feedback. Using purposive sampling, data were gathered from students and faculty members at National University – Baliwag who </w:t>
      </w:r>
      <w:r w:rsidR="0385B84C" w:rsidRPr="0385B84C">
        <w:rPr>
          <w:rFonts w:ascii="Arial Narrow" w:hAnsi="Arial Narrow"/>
          <w:sz w:val="24"/>
          <w:szCs w:val="24"/>
        </w:rPr>
        <w:t xml:space="preserve">were </w:t>
      </w:r>
      <w:r w:rsidRPr="00CD0419">
        <w:rPr>
          <w:rFonts w:ascii="Arial Narrow" w:hAnsi="Arial Narrow"/>
          <w:sz w:val="24"/>
          <w:szCs w:val="24"/>
        </w:rPr>
        <w:t xml:space="preserve">directly engaged with the system. A survey instrument, based on the ISO/IEC 25010 quality model, was used to evaluate key system attributes such as functional suitability, usability, reliability, maintainability, and security. </w:t>
      </w:r>
      <w:bookmarkStart w:id="57" w:name="_Toc177213349"/>
      <w:bookmarkStart w:id="58" w:name="_Toc177213418"/>
      <w:bookmarkStart w:id="59" w:name="_Toc177213475"/>
      <w:bookmarkStart w:id="60" w:name="_Toc177213538"/>
      <w:bookmarkStart w:id="61" w:name="_Toc177214047"/>
      <w:bookmarkStart w:id="62" w:name="_Toc177292745"/>
      <w:bookmarkStart w:id="63" w:name="_Toc179061464"/>
      <w:bookmarkStart w:id="64" w:name="_Toc179061548"/>
      <w:bookmarkStart w:id="65" w:name="_Toc179061607"/>
      <w:bookmarkStart w:id="66" w:name="_Toc179061668"/>
      <w:bookmarkStart w:id="67" w:name="_Toc179670327"/>
      <w:bookmarkStart w:id="68" w:name="_Toc179717416"/>
      <w:bookmarkStart w:id="69" w:name="_Toc179717708"/>
      <w:bookmarkStart w:id="70" w:name="_Toc179789664"/>
      <w:bookmarkStart w:id="71" w:name="_Toc199765144"/>
      <w:bookmarkStart w:id="72" w:name="_Toc199765289"/>
      <w:bookmarkStart w:id="73" w:name="_Toc199765472"/>
      <w:bookmarkStart w:id="74" w:name="_Toc199766038"/>
      <w:bookmarkStart w:id="75" w:name="_Toc199766276"/>
      <w:bookmarkStart w:id="76" w:name="_Toc199766486"/>
      <w:bookmarkStart w:id="77" w:name="_Toc199766552"/>
      <w:bookmarkStart w:id="78" w:name="_Toc199766724"/>
      <w:bookmarkStart w:id="79" w:name="_Toc199768669"/>
      <w:bookmarkStart w:id="80" w:name="_Toc199771281"/>
      <w:bookmarkStart w:id="81" w:name="_Toc199771383"/>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AC09ABD" w14:textId="77777777" w:rsidR="002B45B1" w:rsidRPr="002B45B1" w:rsidRDefault="002B45B1" w:rsidP="002B45B1">
      <w:pPr>
        <w:pStyle w:val="ListParagraph"/>
        <w:keepNext/>
        <w:keepLines/>
        <w:numPr>
          <w:ilvl w:val="0"/>
          <w:numId w:val="4"/>
        </w:numPr>
        <w:spacing w:before="160" w:after="80" w:line="480" w:lineRule="auto"/>
        <w:jc w:val="both"/>
        <w:outlineLvl w:val="1"/>
        <w:rPr>
          <w:rStyle w:val="eop"/>
          <w:rFonts w:ascii="Arial Narrow" w:eastAsiaTheme="majorEastAsia" w:hAnsi="Arial Narrow" w:cs="Segoe UI"/>
          <w:b/>
          <w:bCs/>
          <w:vanish/>
          <w:sz w:val="24"/>
          <w:szCs w:val="24"/>
        </w:rPr>
      </w:pPr>
      <w:bookmarkStart w:id="82" w:name="_Toc199771386"/>
    </w:p>
    <w:p w14:paraId="39F83EC2" w14:textId="336B3B4C" w:rsidR="009C6071" w:rsidRDefault="009C6071" w:rsidP="002B45B1">
      <w:pPr>
        <w:pStyle w:val="Style2"/>
        <w:rPr>
          <w:rStyle w:val="eop"/>
          <w:b w:val="0"/>
        </w:rPr>
      </w:pPr>
      <w:r w:rsidRPr="00FB3415">
        <w:rPr>
          <w:rStyle w:val="eop"/>
        </w:rPr>
        <w:t>Population of the Study</w:t>
      </w:r>
      <w:bookmarkEnd w:id="82"/>
    </w:p>
    <w:p w14:paraId="0D0002F3" w14:textId="28005CC5" w:rsidR="005B7CBC" w:rsidRPr="005B7CBC" w:rsidRDefault="00CD0419" w:rsidP="000E1168">
      <w:pPr>
        <w:pStyle w:val="paragraph"/>
        <w:spacing w:line="480" w:lineRule="auto"/>
        <w:ind w:left="540" w:firstLine="180"/>
        <w:jc w:val="both"/>
        <w:rPr>
          <w:rFonts w:ascii="Arial Narrow" w:hAnsi="Arial Narrow" w:cs="Segoe UI"/>
        </w:rPr>
      </w:pPr>
      <w:r w:rsidRPr="00CD0419">
        <w:rPr>
          <w:rFonts w:ascii="Arial Narrow" w:hAnsi="Arial Narrow" w:cs="Segoe UI"/>
        </w:rPr>
        <w:t xml:space="preserve">The population of the study consists of students who often encounter challenges in locating specific faculty personnel, faculty members who face issues with communication and availability, and other staff members involved in facilitating interactions within the university. Through purposive sampling, the sample will consist of </w:t>
      </w:r>
      <w:r w:rsidR="00DD23C8">
        <w:rPr>
          <w:rFonts w:ascii="Arial Narrow" w:hAnsi="Arial Narrow" w:cs="Segoe UI"/>
        </w:rPr>
        <w:t>3</w:t>
      </w:r>
      <w:r w:rsidRPr="00CD0419">
        <w:rPr>
          <w:rFonts w:ascii="Arial Narrow" w:hAnsi="Arial Narrow" w:cs="Segoe UI"/>
        </w:rPr>
        <w:t>0 students and 5 faculty members in National University Baliwag, this targeted selection guarantees a diverse and representative sample for the study, facilitating a thorough assessment of ConsultEase.</w:t>
      </w:r>
    </w:p>
    <w:p w14:paraId="038C5ADE" w14:textId="77DB50C7" w:rsidR="009C6071" w:rsidRPr="0051523B" w:rsidRDefault="009C6071" w:rsidP="002B45B1">
      <w:pPr>
        <w:pStyle w:val="Style3"/>
        <w:rPr>
          <w:rStyle w:val="eop"/>
          <w:b w:val="0"/>
          <w:i/>
          <w:iCs/>
          <w:color w:val="auto"/>
        </w:rPr>
      </w:pPr>
      <w:bookmarkStart w:id="83" w:name="_Toc199771387"/>
      <w:r w:rsidRPr="0051523B">
        <w:rPr>
          <w:rStyle w:val="eop"/>
          <w:i/>
          <w:iCs/>
          <w:color w:val="auto"/>
        </w:rPr>
        <w:t>Design Requirements and Specifications</w:t>
      </w:r>
      <w:bookmarkEnd w:id="83"/>
    </w:p>
    <w:p w14:paraId="08E4B61A" w14:textId="77777777" w:rsidR="00CD0419" w:rsidRDefault="00CD0419" w:rsidP="00CD0419">
      <w:pPr>
        <w:spacing w:after="0" w:line="480" w:lineRule="auto"/>
        <w:ind w:left="108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project requires in-depth knowledge in several key areas. Proficiency in MQTT communication protocols will be essential for enabling wireless connectivity between devices. Expertise in PyQt5 application development using Raspberry Pi will be vital for creating the central touchscreen interface and ensuring efficient data processing. Additionally, understanding RFID technology will be necessary for automating student verification, and BLE (Bluetooth Low Energy) beacon detection will be required for faculty presence detection.</w:t>
      </w:r>
      <w:r>
        <w:rPr>
          <w:rFonts w:ascii="Arial Narrow" w:eastAsia="Arial Narrow" w:hAnsi="Arial Narrow" w:cs="Arial Narrow"/>
          <w:sz w:val="24"/>
          <w:szCs w:val="24"/>
        </w:rPr>
        <w:t xml:space="preserve"> </w:t>
      </w:r>
    </w:p>
    <w:p w14:paraId="403568C7" w14:textId="77777777" w:rsidR="00CD0419" w:rsidRDefault="00CD0419" w:rsidP="00CD0419">
      <w:pPr>
        <w:spacing w:after="0" w:line="480" w:lineRule="auto"/>
        <w:ind w:left="108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hardware requirements for the project include a touchscreen display for the Raspberry Pi to provide an intuitive user interface for consultation management, a Raspberry Pi to serve as the central processing unit managing data collection and processing, and an RFID reader for student ID verification. The project also incorporates an ESP32 microcontroller that connects to the Raspberry Pi via Wi-Fi and MQTT messaging.</w:t>
      </w:r>
      <w:r>
        <w:rPr>
          <w:rFonts w:ascii="Arial Narrow" w:eastAsia="Arial Narrow" w:hAnsi="Arial Narrow" w:cs="Arial Narrow"/>
          <w:sz w:val="24"/>
          <w:szCs w:val="24"/>
        </w:rPr>
        <w:t xml:space="preserve"> </w:t>
      </w:r>
    </w:p>
    <w:p w14:paraId="4E58E527" w14:textId="77777777" w:rsidR="00CD0419" w:rsidRDefault="00CD0419" w:rsidP="00CD0419">
      <w:pPr>
        <w:spacing w:after="0" w:line="480" w:lineRule="auto"/>
        <w:ind w:left="108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Additionally, BLE beacon detection using MAC address scanning will be implemented on the ESP32 to detect the presence of faculty members in their offices. A 2.4" TFT display (ST7789 SPI interface) will be included on the ESP32 for displaying consultation requests and providing visual feedback during user interactions.</w:t>
      </w:r>
      <w:r>
        <w:rPr>
          <w:rFonts w:ascii="Arial Narrow" w:eastAsia="Arial Narrow" w:hAnsi="Arial Narrow" w:cs="Arial Narrow"/>
          <w:sz w:val="24"/>
          <w:szCs w:val="24"/>
        </w:rPr>
        <w:t xml:space="preserve"> </w:t>
      </w:r>
    </w:p>
    <w:p w14:paraId="4696B313" w14:textId="7BB0F2A0" w:rsidR="00CD0419" w:rsidRDefault="00CD0419" w:rsidP="00CD0419">
      <w:pPr>
        <w:spacing w:after="0" w:line="480" w:lineRule="auto"/>
        <w:ind w:left="108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For the software, the project utilizes Python with PyQt5 for the main application development, ensuring the creation of a professional touchscreen interface and backend functionality. PostgreSQL is employed as the database solution for storing and managing faculty schedules, student records, and consultation data. MQTT (Message Queuing Telemetry Transport) serves as the communication protocol between the central system and ESP32 faculty desk units. Various Python libraries including paho-mqtt, SQLAlchemy, evdev, psycopg2-binary, and bcrypt support the integration of hardware components, database operations, and security features, enabling real-time data updates and enhancing the overall capabilities of the system.</w:t>
      </w:r>
    </w:p>
    <w:p w14:paraId="000C93D6" w14:textId="77777777" w:rsidR="00CD0419" w:rsidRDefault="00CD0419" w:rsidP="00CD0419">
      <w:pPr>
        <w:spacing w:after="0" w:line="480" w:lineRule="auto"/>
        <w:ind w:left="1080" w:firstLine="360"/>
        <w:jc w:val="both"/>
        <w:rPr>
          <w:rFonts w:ascii="Arial Narrow" w:eastAsia="Arial Narrow" w:hAnsi="Arial Narrow" w:cs="Arial Narrow"/>
          <w:sz w:val="24"/>
          <w:szCs w:val="24"/>
        </w:rPr>
      </w:pPr>
    </w:p>
    <w:p w14:paraId="3A86A794" w14:textId="435BDAEA" w:rsidR="009C6071" w:rsidRPr="00FB3415" w:rsidRDefault="009C6071" w:rsidP="002B45B1">
      <w:pPr>
        <w:pStyle w:val="Style2"/>
        <w:rPr>
          <w:rStyle w:val="eop"/>
          <w:b w:val="0"/>
        </w:rPr>
      </w:pPr>
      <w:bookmarkStart w:id="84" w:name="_Toc199771388"/>
      <w:r w:rsidRPr="00FB3415">
        <w:rPr>
          <w:rStyle w:val="eop"/>
        </w:rPr>
        <w:t>Methods and Techniques of the Study</w:t>
      </w:r>
      <w:bookmarkEnd w:id="84"/>
    </w:p>
    <w:p w14:paraId="722B34A5" w14:textId="6828B3C4" w:rsidR="30EFBF99" w:rsidRDefault="00CD0419" w:rsidP="000E1168">
      <w:pPr>
        <w:spacing w:after="0"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research adopts a quantitative research approach to systematically evaluate the accuracy and functionality of IoT Integrated Consultation System for Enhanced Student-Faculty Interaction. Quantitative approaches, according to the USC Libraries, emphasize objective measurements and statistical analysis of gathered data through surveys and polls, utilizing computer technology for data manipulation. The study employs a structured process that prioritizes numerical data collection and statistical analysis.</w:t>
      </w:r>
    </w:p>
    <w:p w14:paraId="0EC1348D" w14:textId="77777777" w:rsidR="00CD0419" w:rsidRPr="00CD0419" w:rsidRDefault="00CD0419" w:rsidP="00CD0419">
      <w:pPr>
        <w:pStyle w:val="NoSpacing"/>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 xml:space="preserve">Moreover, The Rapid Application Development Model shown in Figure 3 for the software development plan and Prototyping Model shown in Figure 4 for hardware development plan will be adopted to guide their methodology. The Rapid Application Development Model encompasses distinct phases which includes Requirements Planning, Prototyping, Rapid Construction and </w:t>
      </w:r>
    </w:p>
    <w:p w14:paraId="2509BE65" w14:textId="102704F4" w:rsidR="00CD0419" w:rsidRPr="00CD0419" w:rsidRDefault="00CD0419" w:rsidP="00CD0419">
      <w:pPr>
        <w:pStyle w:val="NoSpacing"/>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Feedback and Implementation. With Rapid Application Development Model, the researchers can quickly make multiple iterations and updates to the software without starting from scratch</w:t>
      </w:r>
      <w:r w:rsidR="0385B84C" w:rsidRPr="0385B84C">
        <w:rPr>
          <w:rFonts w:ascii="Arial Narrow" w:eastAsia="Arial Narrow" w:hAnsi="Arial Narrow" w:cs="Arial Narrow"/>
          <w:sz w:val="24"/>
          <w:szCs w:val="24"/>
        </w:rPr>
        <w:t>,</w:t>
      </w:r>
      <w:r w:rsidRPr="00CD0419">
        <w:rPr>
          <w:rFonts w:ascii="Arial Narrow" w:eastAsia="Arial Narrow" w:hAnsi="Arial Narrow" w:cs="Arial Narrow"/>
          <w:sz w:val="24"/>
          <w:szCs w:val="24"/>
        </w:rPr>
        <w:t xml:space="preserve"> which ensures that the outcome aligns with the end user’s requirements. </w:t>
      </w:r>
    </w:p>
    <w:p w14:paraId="0E985027" w14:textId="36DEF56E" w:rsidR="009879A3" w:rsidRDefault="00CD0419" w:rsidP="00CD0419">
      <w:pPr>
        <w:pStyle w:val="NoSpacing"/>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 xml:space="preserve"> For Hardware Development plan the researchers employed Type 1 Prototype model which includes identifying user problem then developing a prototype according to the identified problem and technical specifications and then determining if the prototype is acceptable. If yes, then the prototype will be used if not again</w:t>
      </w:r>
      <w:r w:rsidR="0385B84C" w:rsidRPr="0385B84C">
        <w:rPr>
          <w:rFonts w:ascii="Arial Narrow" w:eastAsia="Arial Narrow" w:hAnsi="Arial Narrow" w:cs="Arial Narrow"/>
          <w:sz w:val="24"/>
          <w:szCs w:val="24"/>
        </w:rPr>
        <w:t>. The</w:t>
      </w:r>
      <w:r w:rsidRPr="00CD0419">
        <w:rPr>
          <w:rFonts w:ascii="Arial Narrow" w:eastAsia="Arial Narrow" w:hAnsi="Arial Narrow" w:cs="Arial Narrow"/>
          <w:sz w:val="24"/>
          <w:szCs w:val="24"/>
        </w:rPr>
        <w:t xml:space="preserve"> loop continues from beginning. This model is iterative, focusing on continuous user feedback and prototype refinement to ensure the final prototype addresses the identified user problem effectively. </w:t>
      </w:r>
    </w:p>
    <w:p w14:paraId="0003F921" w14:textId="77777777" w:rsidR="00CD0419" w:rsidRDefault="00CD0419" w:rsidP="00CD0419">
      <w:pPr>
        <w:pStyle w:val="NoSpacing"/>
        <w:spacing w:line="480" w:lineRule="auto"/>
        <w:ind w:left="540" w:firstLine="180"/>
        <w:jc w:val="both"/>
        <w:rPr>
          <w:rFonts w:ascii="Arial Narrow" w:eastAsia="Arial Narrow" w:hAnsi="Arial Narrow" w:cs="Arial Narrow"/>
          <w:sz w:val="24"/>
          <w:szCs w:val="24"/>
        </w:rPr>
      </w:pPr>
    </w:p>
    <w:p w14:paraId="47AB7C65" w14:textId="77777777" w:rsidR="00CD0419" w:rsidRDefault="00CD0419" w:rsidP="00CD0419">
      <w:pPr>
        <w:pStyle w:val="NoSpacing"/>
        <w:spacing w:line="480" w:lineRule="auto"/>
        <w:ind w:left="540" w:firstLine="180"/>
        <w:jc w:val="both"/>
        <w:rPr>
          <w:rFonts w:ascii="Arial Narrow" w:hAnsi="Arial Narrow"/>
          <w:sz w:val="24"/>
          <w:szCs w:val="24"/>
        </w:rPr>
      </w:pPr>
    </w:p>
    <w:p w14:paraId="595D330F" w14:textId="2BDC3989" w:rsidR="005E04DA" w:rsidRDefault="00921E58" w:rsidP="00921E58">
      <w:pPr>
        <w:pStyle w:val="Caption"/>
        <w:spacing w:line="360" w:lineRule="auto"/>
        <w:rPr>
          <w:rFonts w:ascii="Arial Narrow" w:hAnsi="Arial Narrow"/>
          <w:color w:val="auto"/>
          <w:sz w:val="24"/>
          <w:szCs w:val="24"/>
        </w:rPr>
      </w:pPr>
      <w:bookmarkStart w:id="85" w:name="_Toc199768570"/>
      <w:r>
        <w:tab/>
      </w:r>
      <w:r w:rsidRPr="00921E58">
        <w:rPr>
          <w:rFonts w:ascii="Arial Narrow" w:hAnsi="Arial Narrow"/>
          <w:b/>
          <w:bCs/>
          <w:i w:val="0"/>
          <w:iCs w:val="0"/>
          <w:color w:val="auto"/>
          <w:sz w:val="24"/>
          <w:szCs w:val="24"/>
        </w:rPr>
        <w:t xml:space="preserve">Figure </w:t>
      </w:r>
      <w:r w:rsidRPr="00921E58">
        <w:rPr>
          <w:rFonts w:ascii="Arial Narrow" w:hAnsi="Arial Narrow"/>
          <w:b/>
          <w:bCs/>
          <w:i w:val="0"/>
          <w:iCs w:val="0"/>
          <w:color w:val="auto"/>
          <w:sz w:val="24"/>
          <w:szCs w:val="24"/>
        </w:rPr>
        <w:fldChar w:fldCharType="begin"/>
      </w:r>
      <w:r w:rsidRPr="00921E58">
        <w:rPr>
          <w:rFonts w:ascii="Arial Narrow" w:hAnsi="Arial Narrow"/>
          <w:b/>
          <w:bCs/>
          <w:i w:val="0"/>
          <w:iCs w:val="0"/>
          <w:color w:val="auto"/>
          <w:sz w:val="24"/>
          <w:szCs w:val="24"/>
        </w:rPr>
        <w:instrText xml:space="preserve"> SEQ Figure \* ARABIC </w:instrText>
      </w:r>
      <w:r w:rsidRPr="00921E58">
        <w:rPr>
          <w:rFonts w:ascii="Arial Narrow" w:hAnsi="Arial Narrow"/>
          <w:b/>
          <w:bCs/>
          <w:i w:val="0"/>
          <w:iCs w:val="0"/>
          <w:color w:val="auto"/>
          <w:sz w:val="24"/>
          <w:szCs w:val="24"/>
        </w:rPr>
        <w:fldChar w:fldCharType="separate"/>
      </w:r>
      <w:r w:rsidRPr="00921E58">
        <w:rPr>
          <w:rFonts w:ascii="Arial Narrow" w:hAnsi="Arial Narrow"/>
          <w:b/>
          <w:bCs/>
          <w:i w:val="0"/>
          <w:iCs w:val="0"/>
          <w:color w:val="auto"/>
          <w:sz w:val="24"/>
          <w:szCs w:val="24"/>
        </w:rPr>
        <w:fldChar w:fldCharType="end"/>
      </w:r>
      <w:r w:rsidRPr="00921E58">
        <w:rPr>
          <w:rFonts w:ascii="Arial Narrow" w:hAnsi="Arial Narrow"/>
          <w:b/>
          <w:bCs/>
          <w:color w:val="auto"/>
          <w:sz w:val="24"/>
          <w:szCs w:val="24"/>
        </w:rPr>
        <w:t xml:space="preserve"> </w:t>
      </w:r>
      <w:r w:rsidRPr="00921E58">
        <w:rPr>
          <w:rFonts w:ascii="Arial Narrow" w:hAnsi="Arial Narrow"/>
          <w:b/>
          <w:bCs/>
          <w:color w:val="auto"/>
          <w:sz w:val="24"/>
          <w:szCs w:val="24"/>
        </w:rPr>
        <w:br/>
      </w:r>
      <w:r w:rsidRPr="00921E58">
        <w:rPr>
          <w:rFonts w:ascii="Arial Narrow" w:hAnsi="Arial Narrow"/>
          <w:b/>
          <w:bCs/>
          <w:color w:val="auto"/>
          <w:sz w:val="24"/>
          <w:szCs w:val="24"/>
        </w:rPr>
        <w:tab/>
      </w:r>
      <w:r w:rsidRPr="00921E58">
        <w:rPr>
          <w:rFonts w:ascii="Arial Narrow" w:hAnsi="Arial Narrow"/>
          <w:color w:val="auto"/>
          <w:sz w:val="24"/>
          <w:szCs w:val="24"/>
        </w:rPr>
        <w:t>Development Methodology</w:t>
      </w:r>
      <w:bookmarkEnd w:id="85"/>
    </w:p>
    <w:p w14:paraId="58D96DF4" w14:textId="4597BB13" w:rsidR="00F00FA5" w:rsidRDefault="00CD0419" w:rsidP="00CD0419">
      <w:r w:rsidRPr="00E73B5D">
        <w:rPr>
          <w:rFonts w:ascii="Arial Narrow" w:hAnsi="Arial Narrow"/>
          <w:noProof/>
        </w:rPr>
        <w:drawing>
          <wp:inline distT="0" distB="0" distL="0" distR="0" wp14:anchorId="39FF3C30" wp14:editId="1C521E60">
            <wp:extent cx="5267325" cy="2962910"/>
            <wp:effectExtent l="0" t="0" r="0" b="0"/>
            <wp:docPr id="2520" name="Picture 2520" descr="A diagram of a user design&#10;&#10;AI-generated content may be incorrect."/>
            <wp:cNvGraphicFramePr/>
            <a:graphic xmlns:a="http://schemas.openxmlformats.org/drawingml/2006/main">
              <a:graphicData uri="http://schemas.openxmlformats.org/drawingml/2006/picture">
                <pic:pic xmlns:pic="http://schemas.openxmlformats.org/drawingml/2006/picture">
                  <pic:nvPicPr>
                    <pic:cNvPr id="2520" name="Picture 2520" descr="A diagram of a user design&#10;&#10;AI-generated content may be incorrect."/>
                    <pic:cNvPicPr/>
                  </pic:nvPicPr>
                  <pic:blipFill>
                    <a:blip r:embed="rId21"/>
                    <a:stretch>
                      <a:fillRect/>
                    </a:stretch>
                  </pic:blipFill>
                  <pic:spPr>
                    <a:xfrm>
                      <a:off x="0" y="0"/>
                      <a:ext cx="5267325" cy="2962910"/>
                    </a:xfrm>
                    <a:prstGeom prst="rect">
                      <a:avLst/>
                    </a:prstGeom>
                  </pic:spPr>
                </pic:pic>
              </a:graphicData>
            </a:graphic>
          </wp:inline>
        </w:drawing>
      </w:r>
    </w:p>
    <w:p w14:paraId="7065FF9E" w14:textId="3A60298D" w:rsidR="00CD0419" w:rsidRDefault="00CD0419" w:rsidP="00CD0419">
      <w:pPr>
        <w:ind w:firstLine="720"/>
        <w:rPr>
          <w:rFonts w:ascii="Arial Narrow" w:hAnsi="Arial Narrow"/>
          <w:b/>
          <w:bCs/>
          <w:i/>
          <w:iCs/>
          <w:sz w:val="24"/>
          <w:szCs w:val="24"/>
        </w:rPr>
      </w:pPr>
      <w:r w:rsidRPr="00921E58">
        <w:rPr>
          <w:rFonts w:ascii="Arial Narrow" w:hAnsi="Arial Narrow"/>
          <w:b/>
          <w:bCs/>
          <w:sz w:val="24"/>
          <w:szCs w:val="24"/>
        </w:rPr>
        <w:t xml:space="preserve">Figure </w:t>
      </w:r>
      <w:r>
        <w:rPr>
          <w:rFonts w:ascii="Arial Narrow" w:hAnsi="Arial Narrow"/>
          <w:b/>
          <w:bCs/>
          <w:i/>
          <w:iCs/>
          <w:sz w:val="24"/>
          <w:szCs w:val="24"/>
        </w:rPr>
        <w:t>6</w:t>
      </w:r>
    </w:p>
    <w:p w14:paraId="6C745739" w14:textId="47134E83" w:rsidR="00CD0419" w:rsidRDefault="00CD0419" w:rsidP="00CD0419">
      <w:pPr>
        <w:ind w:firstLine="720"/>
        <w:rPr>
          <w:rFonts w:ascii="Arial Narrow" w:hAnsi="Arial Narrow"/>
          <w:i/>
          <w:iCs/>
          <w:sz w:val="24"/>
          <w:szCs w:val="24"/>
        </w:rPr>
      </w:pPr>
      <w:r w:rsidRPr="00CD0419">
        <w:rPr>
          <w:rFonts w:ascii="Arial Narrow" w:hAnsi="Arial Narrow"/>
          <w:i/>
          <w:iCs/>
          <w:sz w:val="24"/>
          <w:szCs w:val="24"/>
        </w:rPr>
        <w:t>Type 1 Prototype Model</w:t>
      </w:r>
    </w:p>
    <w:p w14:paraId="36B8C8DB" w14:textId="55AB8656" w:rsidR="00CD0419" w:rsidRPr="00CD0419" w:rsidRDefault="00CD0419" w:rsidP="00CD0419">
      <w:pPr>
        <w:ind w:firstLine="720"/>
        <w:rPr>
          <w:rFonts w:ascii="Arial Narrow" w:hAnsi="Arial Narrow"/>
          <w:i/>
          <w:iCs/>
          <w:sz w:val="24"/>
          <w:szCs w:val="24"/>
        </w:rPr>
      </w:pPr>
      <w:r w:rsidRPr="00E73B5D">
        <w:rPr>
          <w:rFonts w:ascii="Arial Narrow" w:hAnsi="Arial Narrow"/>
          <w:noProof/>
        </w:rPr>
        <w:drawing>
          <wp:inline distT="0" distB="0" distL="0" distR="0" wp14:anchorId="304D63D0" wp14:editId="781C2FDD">
            <wp:extent cx="5274310" cy="2965578"/>
            <wp:effectExtent l="0" t="0" r="0" b="0"/>
            <wp:docPr id="2615" name="Picture 2615"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2615" name="Picture 2615" descr="A screenshot of a computer screen&#10;&#10;AI-generated content may be incorrect."/>
                    <pic:cNvPicPr/>
                  </pic:nvPicPr>
                  <pic:blipFill>
                    <a:blip r:embed="rId22"/>
                    <a:stretch>
                      <a:fillRect/>
                    </a:stretch>
                  </pic:blipFill>
                  <pic:spPr>
                    <a:xfrm>
                      <a:off x="0" y="0"/>
                      <a:ext cx="5274310" cy="2965578"/>
                    </a:xfrm>
                    <a:prstGeom prst="rect">
                      <a:avLst/>
                    </a:prstGeom>
                  </pic:spPr>
                </pic:pic>
              </a:graphicData>
            </a:graphic>
          </wp:inline>
        </w:drawing>
      </w:r>
    </w:p>
    <w:p w14:paraId="760C7C1F" w14:textId="4B353461" w:rsidR="00F00FA5" w:rsidRDefault="00F00FA5" w:rsidP="0385B84C">
      <w:pPr>
        <w:spacing w:after="0" w:line="480" w:lineRule="auto"/>
        <w:ind w:left="540" w:firstLine="180"/>
        <w:jc w:val="right"/>
        <w:rPr>
          <w:rFonts w:ascii="Arial Narrow" w:eastAsia="Arial Narrow" w:hAnsi="Arial Narrow" w:cs="Arial Narrow"/>
          <w:sz w:val="24"/>
          <w:szCs w:val="24"/>
        </w:rPr>
      </w:pPr>
    </w:p>
    <w:p w14:paraId="0924E0AB" w14:textId="76C8C2A8" w:rsidR="00F00FA5" w:rsidRPr="005801EB" w:rsidRDefault="00F00FA5" w:rsidP="005E04DA">
      <w:pPr>
        <w:rPr>
          <w:rFonts w:ascii="Arial Narrow" w:hAnsi="Arial Narrow"/>
          <w:b/>
          <w:i/>
          <w:iCs/>
          <w:sz w:val="24"/>
          <w:szCs w:val="24"/>
        </w:rPr>
      </w:pPr>
    </w:p>
    <w:p w14:paraId="5AD7A3B1" w14:textId="5EE324BC" w:rsidR="009C6071" w:rsidRPr="00FB3415" w:rsidRDefault="009C6071" w:rsidP="002B45B1">
      <w:pPr>
        <w:pStyle w:val="Style2"/>
        <w:rPr>
          <w:rStyle w:val="eop"/>
          <w:b w:val="0"/>
        </w:rPr>
      </w:pPr>
      <w:bookmarkStart w:id="86" w:name="_Toc199771389"/>
      <w:r w:rsidRPr="00FB3415">
        <w:rPr>
          <w:rStyle w:val="eop"/>
        </w:rPr>
        <w:t>Research Instrument</w:t>
      </w:r>
      <w:bookmarkEnd w:id="86"/>
    </w:p>
    <w:p w14:paraId="31BA1F4C" w14:textId="33B59326" w:rsidR="00CD0419" w:rsidRPr="00CD0419" w:rsidRDefault="00CD0419" w:rsidP="00CD0419">
      <w:pPr>
        <w:spacing w:line="480" w:lineRule="auto"/>
        <w:ind w:left="54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researchers will use a survey questionnaire to collect numerical data for the ConsultEase: IoT Integrated Consultation System for Enhanced Student-Faculty Interaction and assess the quality and performance of the prototype using the ISO 25010 quality model. The questions will focus on evaluating the project in terms of its:</w:t>
      </w:r>
    </w:p>
    <w:p w14:paraId="72F782AA" w14:textId="77777777" w:rsidR="00CD0419" w:rsidRDefault="00CD0419" w:rsidP="00CD0419">
      <w:pPr>
        <w:pStyle w:val="ListParagraph"/>
        <w:numPr>
          <w:ilvl w:val="0"/>
          <w:numId w:val="36"/>
        </w:numPr>
        <w:spacing w:line="480" w:lineRule="auto"/>
        <w:jc w:val="both"/>
        <w:rPr>
          <w:rFonts w:ascii="Arial Narrow" w:eastAsia="Arial Narrow" w:hAnsi="Arial Narrow" w:cs="Arial Narrow"/>
          <w:sz w:val="24"/>
          <w:szCs w:val="24"/>
        </w:rPr>
      </w:pPr>
      <w:r w:rsidRPr="00CD0419">
        <w:rPr>
          <w:rFonts w:ascii="Arial Narrow" w:eastAsia="Arial Narrow" w:hAnsi="Arial Narrow" w:cs="Arial Narrow"/>
          <w:sz w:val="24"/>
          <w:szCs w:val="24"/>
        </w:rPr>
        <w:t>Functional Suitability – Assessment of the system's intended function</w:t>
      </w:r>
    </w:p>
    <w:p w14:paraId="0BF251EA" w14:textId="77777777" w:rsidR="00CD0419" w:rsidRDefault="00CD0419" w:rsidP="00CD0419">
      <w:pPr>
        <w:pStyle w:val="ListParagraph"/>
        <w:numPr>
          <w:ilvl w:val="0"/>
          <w:numId w:val="36"/>
        </w:numPr>
        <w:spacing w:line="480" w:lineRule="auto"/>
        <w:jc w:val="both"/>
        <w:rPr>
          <w:rFonts w:ascii="Arial Narrow" w:eastAsia="Arial Narrow" w:hAnsi="Arial Narrow" w:cs="Arial Narrow"/>
          <w:sz w:val="24"/>
          <w:szCs w:val="24"/>
        </w:rPr>
      </w:pPr>
      <w:r w:rsidRPr="00CD0419">
        <w:rPr>
          <w:rFonts w:ascii="Arial Narrow" w:eastAsia="Arial Narrow" w:hAnsi="Arial Narrow" w:cs="Arial Narrow"/>
          <w:sz w:val="24"/>
          <w:szCs w:val="24"/>
        </w:rPr>
        <w:t>Interaction Capability - The system's ease of use, clarity of instructions, intuitiveness of the interface, and learnability</w:t>
      </w:r>
    </w:p>
    <w:p w14:paraId="07788C1B" w14:textId="77777777" w:rsidR="00CD0419" w:rsidRDefault="00CD0419" w:rsidP="00CD0419">
      <w:pPr>
        <w:pStyle w:val="ListParagraph"/>
        <w:numPr>
          <w:ilvl w:val="0"/>
          <w:numId w:val="36"/>
        </w:numPr>
        <w:spacing w:line="480" w:lineRule="auto"/>
        <w:jc w:val="both"/>
        <w:rPr>
          <w:rFonts w:ascii="Arial Narrow" w:eastAsia="Arial Narrow" w:hAnsi="Arial Narrow" w:cs="Arial Narrow"/>
          <w:sz w:val="24"/>
          <w:szCs w:val="24"/>
        </w:rPr>
      </w:pPr>
      <w:r w:rsidRPr="00CD0419">
        <w:rPr>
          <w:rFonts w:ascii="Arial Narrow" w:eastAsia="Arial Narrow" w:hAnsi="Arial Narrow" w:cs="Arial Narrow"/>
          <w:sz w:val="24"/>
          <w:szCs w:val="24"/>
        </w:rPr>
        <w:t>Reliability – Assessment of the system's dependability and consistency in performance</w:t>
      </w:r>
    </w:p>
    <w:p w14:paraId="3B9DE70C" w14:textId="77777777" w:rsidR="00CD0419" w:rsidRDefault="00CD0419" w:rsidP="00CD0419">
      <w:pPr>
        <w:pStyle w:val="ListParagraph"/>
        <w:numPr>
          <w:ilvl w:val="0"/>
          <w:numId w:val="36"/>
        </w:numPr>
        <w:spacing w:line="480" w:lineRule="auto"/>
        <w:jc w:val="both"/>
        <w:rPr>
          <w:rFonts w:ascii="Arial Narrow" w:eastAsia="Arial Narrow" w:hAnsi="Arial Narrow" w:cs="Arial Narrow"/>
          <w:sz w:val="24"/>
          <w:szCs w:val="24"/>
        </w:rPr>
      </w:pPr>
      <w:r w:rsidRPr="00CD0419">
        <w:rPr>
          <w:rFonts w:ascii="Arial Narrow" w:eastAsia="Arial Narrow" w:hAnsi="Arial Narrow" w:cs="Arial Narrow"/>
          <w:sz w:val="24"/>
          <w:szCs w:val="24"/>
        </w:rPr>
        <w:t>Maintainability – Assessment of the system's ability to be modified, updated, and repaired</w:t>
      </w:r>
    </w:p>
    <w:p w14:paraId="5B270C21" w14:textId="38EB72BF" w:rsidR="00CD0419" w:rsidRPr="00CD0419" w:rsidRDefault="00CD0419" w:rsidP="00CD0419">
      <w:pPr>
        <w:pStyle w:val="ListParagraph"/>
        <w:numPr>
          <w:ilvl w:val="0"/>
          <w:numId w:val="36"/>
        </w:numPr>
        <w:spacing w:line="480" w:lineRule="auto"/>
        <w:jc w:val="both"/>
        <w:rPr>
          <w:rFonts w:ascii="Arial Narrow" w:eastAsia="Arial Narrow" w:hAnsi="Arial Narrow" w:cs="Arial Narrow"/>
          <w:sz w:val="24"/>
          <w:szCs w:val="24"/>
        </w:rPr>
      </w:pPr>
      <w:r w:rsidRPr="00CD0419">
        <w:rPr>
          <w:rFonts w:ascii="Arial Narrow" w:eastAsia="Arial Narrow" w:hAnsi="Arial Narrow" w:cs="Arial Narrow"/>
          <w:sz w:val="24"/>
          <w:szCs w:val="24"/>
        </w:rPr>
        <w:t>Security - Assessment of how well the system protects user data and prevents unauthorized access</w:t>
      </w:r>
    </w:p>
    <w:p w14:paraId="389E9506" w14:textId="51BD1A06" w:rsidR="21F1A376" w:rsidRPr="005801EB" w:rsidRDefault="00CD0419" w:rsidP="00CD0419">
      <w:pPr>
        <w:spacing w:line="480" w:lineRule="auto"/>
        <w:ind w:left="540" w:firstLine="360"/>
        <w:jc w:val="both"/>
        <w:rPr>
          <w:rFonts w:ascii="Arial Narrow" w:eastAsia="Arial Narrow" w:hAnsi="Arial Narrow" w:cs="Arial Narrow"/>
          <w:sz w:val="24"/>
          <w:szCs w:val="24"/>
        </w:rPr>
      </w:pPr>
      <w:r w:rsidRPr="00CD0419">
        <w:rPr>
          <w:rFonts w:ascii="Arial Narrow" w:eastAsia="Arial Narrow" w:hAnsi="Arial Narrow" w:cs="Arial Narrow"/>
          <w:sz w:val="24"/>
          <w:szCs w:val="24"/>
        </w:rPr>
        <w:t xml:space="preserve">The responses will be measured using a Likert scale in a scale of 1-5 where 1 is </w:t>
      </w:r>
      <w:r w:rsidRPr="00CD0419">
        <w:rPr>
          <w:rFonts w:ascii="Arial Narrow" w:eastAsia="Arial Narrow" w:hAnsi="Arial Narrow" w:cs="Arial Narrow"/>
          <w:b/>
          <w:bCs/>
          <w:sz w:val="24"/>
          <w:szCs w:val="24"/>
        </w:rPr>
        <w:t>Strongly Disagree</w:t>
      </w:r>
      <w:r w:rsidRPr="00CD0419">
        <w:rPr>
          <w:rFonts w:ascii="Arial Narrow" w:eastAsia="Arial Narrow" w:hAnsi="Arial Narrow" w:cs="Arial Narrow"/>
          <w:sz w:val="24"/>
          <w:szCs w:val="24"/>
        </w:rPr>
        <w:t xml:space="preserve"> and 5 is </w:t>
      </w:r>
      <w:r w:rsidRPr="00CD0419">
        <w:rPr>
          <w:rFonts w:ascii="Arial Narrow" w:eastAsia="Arial Narrow" w:hAnsi="Arial Narrow" w:cs="Arial Narrow"/>
          <w:b/>
          <w:bCs/>
          <w:sz w:val="24"/>
          <w:szCs w:val="24"/>
        </w:rPr>
        <w:t>Strongly Agree</w:t>
      </w:r>
      <w:r w:rsidRPr="00CD0419">
        <w:rPr>
          <w:rFonts w:ascii="Arial Narrow" w:eastAsia="Arial Narrow" w:hAnsi="Arial Narrow" w:cs="Arial Narrow"/>
          <w:sz w:val="24"/>
          <w:szCs w:val="24"/>
        </w:rPr>
        <w:t xml:space="preserve"> to quantify user satisfaction and performance across different metrics</w:t>
      </w:r>
      <w:r>
        <w:rPr>
          <w:rFonts w:ascii="Arial Narrow" w:eastAsia="Arial Narrow" w:hAnsi="Arial Narrow" w:cs="Arial Narrow"/>
          <w:sz w:val="24"/>
          <w:szCs w:val="24"/>
        </w:rPr>
        <w:t>.</w:t>
      </w:r>
    </w:p>
    <w:p w14:paraId="1DAFAFB8" w14:textId="5A9DAB58" w:rsidR="009C6071" w:rsidRPr="00FB3415" w:rsidRDefault="009C6071" w:rsidP="002B45B1">
      <w:pPr>
        <w:pStyle w:val="Style2"/>
        <w:rPr>
          <w:rStyle w:val="eop"/>
          <w:b w:val="0"/>
        </w:rPr>
      </w:pPr>
      <w:bookmarkStart w:id="87" w:name="_Toc199771390"/>
      <w:r w:rsidRPr="00FB3415">
        <w:rPr>
          <w:rStyle w:val="eop"/>
        </w:rPr>
        <w:t>Data Gathering Procedure</w:t>
      </w:r>
      <w:bookmarkEnd w:id="87"/>
    </w:p>
    <w:p w14:paraId="5682AC72"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 xml:space="preserve">The data for the IoT Integrated Consultation System will be collected using survey questionnaires. The sampling method used for this research will be purposive sampling, selecting participants based on their relevance and involvement with the system, including 40 students and 5 faculty members from National University Baliwag. These participants will be chosen based on their roles as primary users of the consultation system, ensuring a diverse range of user experiences. </w:t>
      </w:r>
    </w:p>
    <w:p w14:paraId="6E1E68EE"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participants will fill out the survey questionnaire designed according to the modified ISO 25010 quality model. This survey focuses on evaluating the system's functional suitability, interaction capability, reliability, maintainability, and security. Responses are collected using the 5-point Likert scale described in the Research Instruments section, allowing participants to quantitatively rate their satisfaction and experience with various aspects of the system.</w:t>
      </w:r>
    </w:p>
    <w:p w14:paraId="1FAC524C"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The survey also includes open-ended questions that allow participants to provide qualitative feedback on their experience with the system. These questions address aspects such as:</w:t>
      </w:r>
    </w:p>
    <w:p w14:paraId="30DDED60"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1. Most valuable features of the system</w:t>
      </w:r>
    </w:p>
    <w:p w14:paraId="4CE84574"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2. Suggestions for additional features or functionalities</w:t>
      </w:r>
    </w:p>
    <w:p w14:paraId="05BD5B38"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3. Recommendations for improving the user interface or interactions</w:t>
      </w:r>
    </w:p>
    <w:p w14:paraId="4C613248" w14:textId="77777777" w:rsidR="00CD0419" w:rsidRPr="00CD0419" w:rsidRDefault="00CD0419" w:rsidP="00CD0419">
      <w:pPr>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4. Challenges or difficulties encountered during system use</w:t>
      </w:r>
    </w:p>
    <w:p w14:paraId="62F6780C" w14:textId="00885B08" w:rsidR="3A2E4A5D" w:rsidRDefault="00CD0419" w:rsidP="00CD0419">
      <w:pPr>
        <w:spacing w:line="480" w:lineRule="auto"/>
        <w:ind w:left="540" w:firstLine="180"/>
        <w:jc w:val="both"/>
        <w:rPr>
          <w:rFonts w:ascii="Arial Narrow" w:eastAsia="Arial Narrow" w:hAnsi="Arial Narrow" w:cs="Arial Narrow"/>
          <w:color w:val="FF0000"/>
          <w:sz w:val="24"/>
          <w:szCs w:val="24"/>
        </w:rPr>
      </w:pPr>
      <w:r w:rsidRPr="00CD0419">
        <w:rPr>
          <w:rFonts w:ascii="Arial Narrow" w:eastAsia="Arial Narrow" w:hAnsi="Arial Narrow" w:cs="Arial Narrow"/>
          <w:sz w:val="24"/>
          <w:szCs w:val="24"/>
        </w:rPr>
        <w:t>This qualitative feedback complements the quantitative ratings, providing deeper insights into user perceptions and experiences that might not be fully captured by numerical scales alone.</w:t>
      </w:r>
      <w:r w:rsidR="00396D43">
        <w:rPr>
          <w:rFonts w:ascii="Arial Narrow" w:eastAsia="Arial Narrow" w:hAnsi="Arial Narrow" w:cs="Arial Narrow"/>
          <w:sz w:val="24"/>
          <w:szCs w:val="24"/>
        </w:rPr>
        <w:t xml:space="preserve"> </w:t>
      </w:r>
    </w:p>
    <w:p w14:paraId="77F4E754" w14:textId="21741825" w:rsidR="009C6071" w:rsidRPr="00FB3415" w:rsidRDefault="00335464" w:rsidP="002B45B1">
      <w:pPr>
        <w:pStyle w:val="Style2"/>
        <w:rPr>
          <w:rStyle w:val="eop"/>
          <w:b w:val="0"/>
        </w:rPr>
      </w:pPr>
      <w:r>
        <w:rPr>
          <w:rStyle w:val="eop"/>
        </w:rPr>
        <w:t xml:space="preserve"> </w:t>
      </w:r>
      <w:bookmarkStart w:id="88" w:name="_Toc199771391"/>
      <w:r w:rsidR="009C6071" w:rsidRPr="00FB3415">
        <w:rPr>
          <w:rStyle w:val="eop"/>
        </w:rPr>
        <w:t>Data Processing and Statistical Treatment</w:t>
      </w:r>
      <w:bookmarkEnd w:id="88"/>
    </w:p>
    <w:p w14:paraId="23896401" w14:textId="77777777" w:rsidR="00CD0419" w:rsidRPr="00CD0419" w:rsidRDefault="00CD0419" w:rsidP="00CD0419">
      <w:pPr>
        <w:pStyle w:val="ListParagraph"/>
        <w:spacing w:line="480" w:lineRule="auto"/>
        <w:ind w:left="540" w:firstLine="180"/>
        <w:jc w:val="both"/>
        <w:rPr>
          <w:rFonts w:ascii="Arial Narrow" w:eastAsia="Arial Narrow" w:hAnsi="Arial Narrow" w:cs="Arial Narrow"/>
          <w:sz w:val="24"/>
          <w:szCs w:val="24"/>
        </w:rPr>
      </w:pPr>
      <w:r w:rsidRPr="00CD0419">
        <w:rPr>
          <w:rFonts w:ascii="Arial Narrow" w:eastAsia="Arial Narrow" w:hAnsi="Arial Narrow" w:cs="Arial Narrow"/>
          <w:sz w:val="24"/>
          <w:szCs w:val="24"/>
        </w:rPr>
        <w:t xml:space="preserve">The data from the surveys and system logs will then be analyzed using descriptive statistics, including mean scores and standard deviations, to assess the overall performance of the system. Correlation analysis will be conducted to identify relationships between the system’s functionality and user satisfaction. Based on the findings, the system will be refined, addressing any issues related to usability or performance that were identified during testing. </w:t>
      </w:r>
    </w:p>
    <w:p w14:paraId="491FE7C9" w14:textId="52A7EFEA" w:rsidR="00462492" w:rsidRPr="00396D43" w:rsidRDefault="00CD0419" w:rsidP="00CD0419">
      <w:pPr>
        <w:pStyle w:val="ListParagraph"/>
        <w:spacing w:line="480" w:lineRule="auto"/>
        <w:ind w:left="540" w:firstLine="180"/>
        <w:jc w:val="both"/>
        <w:rPr>
          <w:rFonts w:ascii="Arial Narrow" w:eastAsia="Arial Narrow" w:hAnsi="Arial Narrow" w:cs="Arial Narrow"/>
          <w:color w:val="FF0000"/>
          <w:sz w:val="24"/>
          <w:szCs w:val="24"/>
        </w:rPr>
      </w:pPr>
      <w:r w:rsidRPr="00CD0419">
        <w:rPr>
          <w:rFonts w:ascii="Arial Narrow" w:eastAsia="Arial Narrow" w:hAnsi="Arial Narrow" w:cs="Arial Narrow"/>
          <w:sz w:val="24"/>
          <w:szCs w:val="24"/>
        </w:rPr>
        <w:t>This data gathering procedure ensures that user feedback is thoroughly collected and analyzed to guide further improvements to the IoT Integrated Consultation System.</w:t>
      </w:r>
    </w:p>
    <w:p w14:paraId="1F7F21D0" w14:textId="5C08BBDA" w:rsidR="009009E1" w:rsidRPr="00DA5739" w:rsidRDefault="00335464" w:rsidP="002B45B1">
      <w:pPr>
        <w:pStyle w:val="Style2"/>
      </w:pPr>
      <w:r>
        <w:rPr>
          <w:rStyle w:val="eop"/>
        </w:rPr>
        <w:t xml:space="preserve"> </w:t>
      </w:r>
      <w:bookmarkStart w:id="89" w:name="_Toc199771392"/>
      <w:r w:rsidR="009C6071" w:rsidRPr="00FB3415">
        <w:rPr>
          <w:rStyle w:val="eop"/>
        </w:rPr>
        <w:t>Project Management Plan</w:t>
      </w:r>
      <w:bookmarkEnd w:id="89"/>
    </w:p>
    <w:p w14:paraId="1211F955" w14:textId="51182F06" w:rsidR="00EE474B" w:rsidRPr="001E04E4" w:rsidRDefault="001E04E4" w:rsidP="001E04E4">
      <w:pPr>
        <w:pStyle w:val="Caption"/>
        <w:spacing w:line="360" w:lineRule="auto"/>
        <w:rPr>
          <w:rFonts w:ascii="Arial Narrow" w:hAnsi="Arial Narrow"/>
          <w:b/>
          <w:bCs/>
          <w:i w:val="0"/>
          <w:iCs w:val="0"/>
          <w:color w:val="auto"/>
          <w:sz w:val="24"/>
          <w:szCs w:val="24"/>
        </w:rPr>
      </w:pPr>
      <w:r>
        <w:tab/>
      </w:r>
      <w:bookmarkStart w:id="90" w:name="_Toc199768598"/>
      <w:r w:rsidR="000F4B5B" w:rsidRPr="001E04E4">
        <w:rPr>
          <w:rFonts w:ascii="Arial Narrow" w:hAnsi="Arial Narrow"/>
          <w:b/>
          <w:bCs/>
          <w:i w:val="0"/>
          <w:iCs w:val="0"/>
          <w:color w:val="auto"/>
          <w:sz w:val="24"/>
          <w:szCs w:val="24"/>
        </w:rPr>
        <w:t xml:space="preserve">Table </w:t>
      </w:r>
      <w:r w:rsidR="000F4B5B" w:rsidRPr="001E04E4">
        <w:rPr>
          <w:rFonts w:ascii="Arial Narrow" w:hAnsi="Arial Narrow"/>
          <w:b/>
          <w:bCs/>
          <w:i w:val="0"/>
          <w:iCs w:val="0"/>
          <w:color w:val="auto"/>
          <w:sz w:val="24"/>
          <w:szCs w:val="24"/>
        </w:rPr>
        <w:fldChar w:fldCharType="begin"/>
      </w:r>
      <w:r w:rsidR="000F4B5B" w:rsidRPr="001E04E4">
        <w:rPr>
          <w:rFonts w:ascii="Arial Narrow" w:hAnsi="Arial Narrow"/>
          <w:b/>
          <w:bCs/>
          <w:i w:val="0"/>
          <w:iCs w:val="0"/>
          <w:color w:val="auto"/>
          <w:sz w:val="24"/>
          <w:szCs w:val="24"/>
        </w:rPr>
        <w:instrText xml:space="preserve"> SEQ Table \* ARABIC </w:instrText>
      </w:r>
      <w:r w:rsidR="000F4B5B" w:rsidRPr="001E04E4">
        <w:rPr>
          <w:rFonts w:ascii="Arial Narrow" w:hAnsi="Arial Narrow"/>
          <w:b/>
          <w:bCs/>
          <w:i w:val="0"/>
          <w:iCs w:val="0"/>
          <w:color w:val="auto"/>
          <w:sz w:val="24"/>
          <w:szCs w:val="24"/>
        </w:rPr>
        <w:fldChar w:fldCharType="separate"/>
      </w:r>
      <w:r w:rsidR="007B27A8">
        <w:rPr>
          <w:rFonts w:ascii="Arial Narrow" w:hAnsi="Arial Narrow"/>
          <w:b/>
          <w:bCs/>
          <w:i w:val="0"/>
          <w:iCs w:val="0"/>
          <w:noProof/>
          <w:color w:val="auto"/>
          <w:sz w:val="24"/>
          <w:szCs w:val="24"/>
        </w:rPr>
        <w:t>1</w:t>
      </w:r>
      <w:r w:rsidR="000F4B5B" w:rsidRPr="001E04E4">
        <w:rPr>
          <w:rFonts w:ascii="Arial Narrow" w:hAnsi="Arial Narrow"/>
          <w:b/>
          <w:bCs/>
          <w:i w:val="0"/>
          <w:iCs w:val="0"/>
          <w:color w:val="auto"/>
          <w:sz w:val="24"/>
          <w:szCs w:val="24"/>
        </w:rPr>
        <w:fldChar w:fldCharType="end"/>
      </w:r>
      <w:r w:rsidR="000F4B5B" w:rsidRPr="001E04E4">
        <w:rPr>
          <w:rFonts w:ascii="Arial Narrow" w:hAnsi="Arial Narrow"/>
          <w:b/>
          <w:bCs/>
          <w:color w:val="auto"/>
          <w:sz w:val="24"/>
          <w:szCs w:val="24"/>
        </w:rPr>
        <w:t xml:space="preserve"> </w:t>
      </w:r>
      <w:r w:rsidR="000F4B5B" w:rsidRPr="001E04E4">
        <w:rPr>
          <w:rFonts w:ascii="Arial Narrow" w:hAnsi="Arial Narrow"/>
          <w:b/>
          <w:bCs/>
          <w:color w:val="auto"/>
          <w:sz w:val="24"/>
          <w:szCs w:val="24"/>
        </w:rPr>
        <w:br/>
      </w:r>
      <w:r w:rsidRPr="001E04E4">
        <w:rPr>
          <w:rFonts w:ascii="Arial Narrow" w:hAnsi="Arial Narrow"/>
          <w:b/>
          <w:bCs/>
          <w:color w:val="auto"/>
          <w:sz w:val="24"/>
          <w:szCs w:val="24"/>
        </w:rPr>
        <w:tab/>
      </w:r>
      <w:r w:rsidR="000F4B5B" w:rsidRPr="001E04E4">
        <w:rPr>
          <w:rFonts w:ascii="Arial Narrow" w:hAnsi="Arial Narrow"/>
          <w:color w:val="auto"/>
          <w:sz w:val="24"/>
          <w:szCs w:val="24"/>
        </w:rPr>
        <w:t>Timeline of Activities for Capstone Design Project 1</w:t>
      </w:r>
      <w:bookmarkEnd w:id="90"/>
    </w:p>
    <w:tbl>
      <w:tblPr>
        <w:tblStyle w:val="TableGrid"/>
        <w:tblpPr w:leftFromText="180" w:rightFromText="180" w:vertAnchor="text" w:horzAnchor="page" w:tblpX="2601" w:tblpY="60"/>
        <w:tblW w:w="8033" w:type="dxa"/>
        <w:tblLook w:val="04A0" w:firstRow="1" w:lastRow="0" w:firstColumn="1" w:lastColumn="0" w:noHBand="0" w:noVBand="1"/>
      </w:tblPr>
      <w:tblGrid>
        <w:gridCol w:w="1247"/>
        <w:gridCol w:w="430"/>
        <w:gridCol w:w="483"/>
        <w:gridCol w:w="448"/>
        <w:gridCol w:w="439"/>
        <w:gridCol w:w="430"/>
        <w:gridCol w:w="483"/>
        <w:gridCol w:w="448"/>
        <w:gridCol w:w="439"/>
        <w:gridCol w:w="430"/>
        <w:gridCol w:w="483"/>
        <w:gridCol w:w="448"/>
        <w:gridCol w:w="439"/>
        <w:gridCol w:w="12"/>
        <w:gridCol w:w="418"/>
        <w:gridCol w:w="483"/>
        <w:gridCol w:w="448"/>
        <w:gridCol w:w="439"/>
      </w:tblGrid>
      <w:tr w:rsidR="00A10BFE" w:rsidRPr="00FD5DFE" w14:paraId="0601059A" w14:textId="77777777" w:rsidTr="51431B01">
        <w:trPr>
          <w:trHeight w:val="256"/>
        </w:trPr>
        <w:tc>
          <w:tcPr>
            <w:tcW w:w="1510" w:type="dxa"/>
            <w:vMerge w:val="restart"/>
            <w:shd w:val="clear" w:color="auto" w:fill="B4C6E7"/>
            <w:vAlign w:val="center"/>
          </w:tcPr>
          <w:p w14:paraId="119F17BC" w14:textId="77777777" w:rsidR="00A10BFE" w:rsidRPr="00FD5DFE" w:rsidRDefault="00A10BFE" w:rsidP="00A10BFE">
            <w:pPr>
              <w:rPr>
                <w:rFonts w:ascii="Arial Narrow" w:eastAsia="Calibri" w:hAnsi="Arial Narrow" w:cs="Arial"/>
                <w:sz w:val="18"/>
                <w:szCs w:val="18"/>
              </w:rPr>
            </w:pPr>
            <w:r w:rsidRPr="00FD5DFE">
              <w:rPr>
                <w:rFonts w:ascii="Arial Narrow" w:eastAsia="Calibri" w:hAnsi="Arial Narrow" w:cs="Arial"/>
                <w:sz w:val="18"/>
                <w:szCs w:val="18"/>
              </w:rPr>
              <w:t>Activities</w:t>
            </w:r>
          </w:p>
        </w:tc>
        <w:tc>
          <w:tcPr>
            <w:tcW w:w="1632" w:type="dxa"/>
            <w:gridSpan w:val="4"/>
            <w:shd w:val="clear" w:color="auto" w:fill="FFE599"/>
            <w:vAlign w:val="center"/>
          </w:tcPr>
          <w:p w14:paraId="1F5E3F58"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April</w:t>
            </w:r>
          </w:p>
        </w:tc>
        <w:tc>
          <w:tcPr>
            <w:tcW w:w="1632" w:type="dxa"/>
            <w:gridSpan w:val="4"/>
            <w:shd w:val="clear" w:color="auto" w:fill="FFE599"/>
            <w:vAlign w:val="center"/>
          </w:tcPr>
          <w:p w14:paraId="7DB0E7B6"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May</w:t>
            </w:r>
          </w:p>
        </w:tc>
        <w:tc>
          <w:tcPr>
            <w:tcW w:w="1638" w:type="dxa"/>
            <w:gridSpan w:val="5"/>
            <w:shd w:val="clear" w:color="auto" w:fill="FFE599"/>
            <w:vAlign w:val="center"/>
          </w:tcPr>
          <w:p w14:paraId="06B61BAB"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June</w:t>
            </w:r>
          </w:p>
        </w:tc>
        <w:tc>
          <w:tcPr>
            <w:tcW w:w="1621" w:type="dxa"/>
            <w:gridSpan w:val="4"/>
            <w:shd w:val="clear" w:color="auto" w:fill="FFE599"/>
            <w:vAlign w:val="center"/>
          </w:tcPr>
          <w:p w14:paraId="13502DFD"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July</w:t>
            </w:r>
          </w:p>
        </w:tc>
      </w:tr>
      <w:tr w:rsidR="00CF679B" w:rsidRPr="00FD5DFE" w14:paraId="4F69AFE2" w14:textId="77777777" w:rsidTr="51431B01">
        <w:trPr>
          <w:trHeight w:val="34"/>
        </w:trPr>
        <w:tc>
          <w:tcPr>
            <w:tcW w:w="1510" w:type="dxa"/>
            <w:vMerge/>
            <w:vAlign w:val="center"/>
          </w:tcPr>
          <w:p w14:paraId="70408B62" w14:textId="77777777" w:rsidR="00A10BFE" w:rsidRPr="00FD5DFE" w:rsidRDefault="00A10BFE" w:rsidP="00A10BFE">
            <w:pPr>
              <w:rPr>
                <w:rFonts w:ascii="Arial Narrow" w:eastAsia="Calibri" w:hAnsi="Arial Narrow" w:cs="Arial"/>
                <w:sz w:val="16"/>
                <w:szCs w:val="16"/>
              </w:rPr>
            </w:pPr>
          </w:p>
        </w:tc>
        <w:tc>
          <w:tcPr>
            <w:tcW w:w="392" w:type="dxa"/>
            <w:vAlign w:val="center"/>
          </w:tcPr>
          <w:p w14:paraId="77300F68"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1st</w:t>
            </w:r>
          </w:p>
        </w:tc>
        <w:tc>
          <w:tcPr>
            <w:tcW w:w="435" w:type="dxa"/>
            <w:vAlign w:val="center"/>
          </w:tcPr>
          <w:p w14:paraId="09CBFCB3"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2nd</w:t>
            </w:r>
          </w:p>
        </w:tc>
        <w:tc>
          <w:tcPr>
            <w:tcW w:w="406" w:type="dxa"/>
            <w:vAlign w:val="center"/>
          </w:tcPr>
          <w:p w14:paraId="71AA1280"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3rd</w:t>
            </w:r>
          </w:p>
        </w:tc>
        <w:tc>
          <w:tcPr>
            <w:tcW w:w="399" w:type="dxa"/>
            <w:vAlign w:val="center"/>
          </w:tcPr>
          <w:p w14:paraId="2494B08A"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4th</w:t>
            </w:r>
          </w:p>
        </w:tc>
        <w:tc>
          <w:tcPr>
            <w:tcW w:w="392" w:type="dxa"/>
            <w:vAlign w:val="center"/>
          </w:tcPr>
          <w:p w14:paraId="7745514E"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1st</w:t>
            </w:r>
          </w:p>
        </w:tc>
        <w:tc>
          <w:tcPr>
            <w:tcW w:w="435" w:type="dxa"/>
            <w:vAlign w:val="center"/>
          </w:tcPr>
          <w:p w14:paraId="394D1FDD"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2nd</w:t>
            </w:r>
          </w:p>
        </w:tc>
        <w:tc>
          <w:tcPr>
            <w:tcW w:w="406" w:type="dxa"/>
            <w:vAlign w:val="center"/>
          </w:tcPr>
          <w:p w14:paraId="5ECC24F2"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3rd</w:t>
            </w:r>
          </w:p>
        </w:tc>
        <w:tc>
          <w:tcPr>
            <w:tcW w:w="399" w:type="dxa"/>
            <w:vAlign w:val="center"/>
          </w:tcPr>
          <w:p w14:paraId="58B23293"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4th</w:t>
            </w:r>
          </w:p>
        </w:tc>
        <w:tc>
          <w:tcPr>
            <w:tcW w:w="392" w:type="dxa"/>
            <w:vAlign w:val="center"/>
          </w:tcPr>
          <w:p w14:paraId="474B295D"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1st</w:t>
            </w:r>
          </w:p>
        </w:tc>
        <w:tc>
          <w:tcPr>
            <w:tcW w:w="435" w:type="dxa"/>
            <w:vAlign w:val="center"/>
          </w:tcPr>
          <w:p w14:paraId="297EA735"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2nd</w:t>
            </w:r>
          </w:p>
        </w:tc>
        <w:tc>
          <w:tcPr>
            <w:tcW w:w="406" w:type="dxa"/>
            <w:vAlign w:val="center"/>
          </w:tcPr>
          <w:p w14:paraId="7AE16E99"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3rd</w:t>
            </w:r>
          </w:p>
        </w:tc>
        <w:tc>
          <w:tcPr>
            <w:tcW w:w="399" w:type="dxa"/>
            <w:vAlign w:val="center"/>
          </w:tcPr>
          <w:p w14:paraId="355CD553"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4th</w:t>
            </w:r>
          </w:p>
        </w:tc>
        <w:tc>
          <w:tcPr>
            <w:tcW w:w="396" w:type="dxa"/>
            <w:gridSpan w:val="2"/>
            <w:vAlign w:val="center"/>
          </w:tcPr>
          <w:p w14:paraId="4570A0CD"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1st</w:t>
            </w:r>
          </w:p>
        </w:tc>
        <w:tc>
          <w:tcPr>
            <w:tcW w:w="435" w:type="dxa"/>
            <w:vAlign w:val="center"/>
          </w:tcPr>
          <w:p w14:paraId="0CD5B589"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2nd</w:t>
            </w:r>
          </w:p>
        </w:tc>
        <w:tc>
          <w:tcPr>
            <w:tcW w:w="406" w:type="dxa"/>
            <w:vAlign w:val="center"/>
          </w:tcPr>
          <w:p w14:paraId="7DA2132B"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3rd</w:t>
            </w:r>
          </w:p>
        </w:tc>
        <w:tc>
          <w:tcPr>
            <w:tcW w:w="390" w:type="dxa"/>
            <w:vAlign w:val="center"/>
          </w:tcPr>
          <w:p w14:paraId="4DC666FC" w14:textId="77777777" w:rsidR="00A10BFE" w:rsidRPr="00FD5DFE" w:rsidRDefault="00A10BFE" w:rsidP="00A10BFE">
            <w:pPr>
              <w:rPr>
                <w:rFonts w:ascii="Arial Narrow" w:eastAsia="Calibri" w:hAnsi="Arial Narrow" w:cs="Arial"/>
                <w:sz w:val="16"/>
                <w:szCs w:val="16"/>
              </w:rPr>
            </w:pPr>
            <w:r w:rsidRPr="00FD5DFE">
              <w:rPr>
                <w:rFonts w:ascii="Arial Narrow" w:eastAsia="Calibri" w:hAnsi="Arial Narrow" w:cs="Arial"/>
                <w:sz w:val="16"/>
                <w:szCs w:val="16"/>
              </w:rPr>
              <w:t>4th</w:t>
            </w:r>
          </w:p>
        </w:tc>
      </w:tr>
      <w:tr w:rsidR="00CF679B" w:rsidRPr="00FD5DFE" w14:paraId="10A3FA38" w14:textId="77777777" w:rsidTr="51431B01">
        <w:trPr>
          <w:trHeight w:val="34"/>
        </w:trPr>
        <w:tc>
          <w:tcPr>
            <w:tcW w:w="1510" w:type="dxa"/>
            <w:vAlign w:val="center"/>
          </w:tcPr>
          <w:p w14:paraId="248D3EE1"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Lesson Proper</w:t>
            </w:r>
          </w:p>
        </w:tc>
        <w:tc>
          <w:tcPr>
            <w:tcW w:w="392" w:type="dxa"/>
            <w:shd w:val="clear" w:color="auto" w:fill="2F5496"/>
            <w:vAlign w:val="center"/>
          </w:tcPr>
          <w:p w14:paraId="59B2060B" w14:textId="77777777" w:rsidR="00A10BFE" w:rsidRPr="00FD5DFE" w:rsidRDefault="00A10BFE" w:rsidP="00A10BFE">
            <w:pPr>
              <w:rPr>
                <w:rFonts w:ascii="Arial Narrow" w:eastAsia="Calibri" w:hAnsi="Arial Narrow" w:cs="Arial"/>
                <w:sz w:val="16"/>
                <w:szCs w:val="16"/>
              </w:rPr>
            </w:pPr>
          </w:p>
        </w:tc>
        <w:tc>
          <w:tcPr>
            <w:tcW w:w="435" w:type="dxa"/>
            <w:shd w:val="clear" w:color="auto" w:fill="auto"/>
            <w:vAlign w:val="center"/>
          </w:tcPr>
          <w:p w14:paraId="1D9EB8B4" w14:textId="77777777" w:rsidR="00A10BFE" w:rsidRPr="00FD5DFE" w:rsidRDefault="00A10BFE" w:rsidP="00A10BFE">
            <w:pPr>
              <w:rPr>
                <w:rFonts w:ascii="Arial Narrow" w:eastAsia="Calibri" w:hAnsi="Arial Narrow" w:cs="Arial"/>
                <w:sz w:val="16"/>
                <w:szCs w:val="16"/>
              </w:rPr>
            </w:pPr>
          </w:p>
        </w:tc>
        <w:tc>
          <w:tcPr>
            <w:tcW w:w="406" w:type="dxa"/>
            <w:shd w:val="clear" w:color="auto" w:fill="auto"/>
            <w:vAlign w:val="center"/>
          </w:tcPr>
          <w:p w14:paraId="6D2089A9" w14:textId="77777777" w:rsidR="00A10BFE" w:rsidRPr="00FD5DFE" w:rsidRDefault="00A10BFE" w:rsidP="00A10BFE">
            <w:pPr>
              <w:rPr>
                <w:rFonts w:ascii="Arial Narrow" w:eastAsia="Calibri" w:hAnsi="Arial Narrow" w:cs="Arial"/>
                <w:sz w:val="16"/>
                <w:szCs w:val="16"/>
              </w:rPr>
            </w:pPr>
          </w:p>
        </w:tc>
        <w:tc>
          <w:tcPr>
            <w:tcW w:w="399" w:type="dxa"/>
            <w:shd w:val="clear" w:color="auto" w:fill="auto"/>
            <w:vAlign w:val="center"/>
          </w:tcPr>
          <w:p w14:paraId="144E020C" w14:textId="77777777" w:rsidR="00A10BFE" w:rsidRPr="00FD5DFE" w:rsidRDefault="00A10BFE" w:rsidP="00A10BFE">
            <w:pPr>
              <w:rPr>
                <w:rFonts w:ascii="Arial Narrow" w:eastAsia="Calibri" w:hAnsi="Arial Narrow" w:cs="Arial"/>
                <w:sz w:val="16"/>
                <w:szCs w:val="16"/>
              </w:rPr>
            </w:pPr>
          </w:p>
        </w:tc>
        <w:tc>
          <w:tcPr>
            <w:tcW w:w="392" w:type="dxa"/>
            <w:vAlign w:val="center"/>
          </w:tcPr>
          <w:p w14:paraId="0FB13E56" w14:textId="77777777" w:rsidR="00A10BFE" w:rsidRPr="00FD5DFE" w:rsidRDefault="00A10BFE" w:rsidP="00A10BFE">
            <w:pPr>
              <w:rPr>
                <w:rFonts w:ascii="Arial Narrow" w:eastAsia="Calibri" w:hAnsi="Arial Narrow" w:cs="Arial"/>
                <w:sz w:val="16"/>
                <w:szCs w:val="16"/>
              </w:rPr>
            </w:pPr>
          </w:p>
        </w:tc>
        <w:tc>
          <w:tcPr>
            <w:tcW w:w="435" w:type="dxa"/>
            <w:vAlign w:val="center"/>
          </w:tcPr>
          <w:p w14:paraId="1DB110A8" w14:textId="77777777" w:rsidR="00A10BFE" w:rsidRPr="00FD5DFE" w:rsidRDefault="00A10BFE" w:rsidP="00A10BFE">
            <w:pPr>
              <w:rPr>
                <w:rFonts w:ascii="Arial Narrow" w:eastAsia="Calibri" w:hAnsi="Arial Narrow" w:cs="Arial"/>
                <w:sz w:val="16"/>
                <w:szCs w:val="16"/>
              </w:rPr>
            </w:pPr>
          </w:p>
        </w:tc>
        <w:tc>
          <w:tcPr>
            <w:tcW w:w="406" w:type="dxa"/>
            <w:vAlign w:val="center"/>
          </w:tcPr>
          <w:p w14:paraId="2CD8C557" w14:textId="77777777" w:rsidR="00A10BFE" w:rsidRPr="00FD5DFE" w:rsidRDefault="00A10BFE" w:rsidP="00A10BFE">
            <w:pPr>
              <w:rPr>
                <w:rFonts w:ascii="Arial Narrow" w:eastAsia="Calibri" w:hAnsi="Arial Narrow" w:cs="Arial"/>
                <w:sz w:val="16"/>
                <w:szCs w:val="16"/>
              </w:rPr>
            </w:pPr>
          </w:p>
        </w:tc>
        <w:tc>
          <w:tcPr>
            <w:tcW w:w="399" w:type="dxa"/>
            <w:vAlign w:val="center"/>
          </w:tcPr>
          <w:p w14:paraId="131758F3" w14:textId="77777777" w:rsidR="00A10BFE" w:rsidRPr="00FD5DFE" w:rsidRDefault="00A10BFE" w:rsidP="00A10BFE">
            <w:pPr>
              <w:rPr>
                <w:rFonts w:ascii="Arial Narrow" w:eastAsia="Calibri" w:hAnsi="Arial Narrow" w:cs="Arial"/>
                <w:sz w:val="16"/>
                <w:szCs w:val="16"/>
              </w:rPr>
            </w:pPr>
          </w:p>
        </w:tc>
        <w:tc>
          <w:tcPr>
            <w:tcW w:w="392" w:type="dxa"/>
            <w:vAlign w:val="center"/>
          </w:tcPr>
          <w:p w14:paraId="01BC1A8D" w14:textId="77777777" w:rsidR="00A10BFE" w:rsidRPr="00FD5DFE" w:rsidRDefault="00A10BFE" w:rsidP="00A10BFE">
            <w:pPr>
              <w:rPr>
                <w:rFonts w:ascii="Arial Narrow" w:eastAsia="Calibri" w:hAnsi="Arial Narrow" w:cs="Arial"/>
                <w:sz w:val="16"/>
                <w:szCs w:val="16"/>
              </w:rPr>
            </w:pPr>
          </w:p>
        </w:tc>
        <w:tc>
          <w:tcPr>
            <w:tcW w:w="435" w:type="dxa"/>
            <w:vAlign w:val="center"/>
          </w:tcPr>
          <w:p w14:paraId="28535683" w14:textId="77777777" w:rsidR="00A10BFE" w:rsidRPr="00FD5DFE" w:rsidRDefault="00A10BFE" w:rsidP="00A10BFE">
            <w:pPr>
              <w:rPr>
                <w:rFonts w:ascii="Arial Narrow" w:eastAsia="Calibri" w:hAnsi="Arial Narrow" w:cs="Arial"/>
                <w:sz w:val="16"/>
                <w:szCs w:val="16"/>
              </w:rPr>
            </w:pPr>
          </w:p>
        </w:tc>
        <w:tc>
          <w:tcPr>
            <w:tcW w:w="406" w:type="dxa"/>
            <w:vAlign w:val="center"/>
          </w:tcPr>
          <w:p w14:paraId="202A976B" w14:textId="77777777" w:rsidR="00A10BFE" w:rsidRPr="00FD5DFE" w:rsidRDefault="00A10BFE" w:rsidP="00A10BFE">
            <w:pPr>
              <w:rPr>
                <w:rFonts w:ascii="Arial Narrow" w:eastAsia="Calibri" w:hAnsi="Arial Narrow" w:cs="Arial"/>
                <w:sz w:val="16"/>
                <w:szCs w:val="16"/>
              </w:rPr>
            </w:pPr>
          </w:p>
        </w:tc>
        <w:tc>
          <w:tcPr>
            <w:tcW w:w="399" w:type="dxa"/>
            <w:vAlign w:val="center"/>
          </w:tcPr>
          <w:p w14:paraId="1CFF945A" w14:textId="77777777" w:rsidR="00A10BFE" w:rsidRPr="00FD5DFE" w:rsidRDefault="00A10BFE" w:rsidP="00A10BFE">
            <w:pPr>
              <w:rPr>
                <w:rFonts w:ascii="Arial Narrow" w:eastAsia="Calibri" w:hAnsi="Arial Narrow" w:cs="Arial"/>
                <w:sz w:val="16"/>
                <w:szCs w:val="16"/>
              </w:rPr>
            </w:pPr>
          </w:p>
        </w:tc>
        <w:tc>
          <w:tcPr>
            <w:tcW w:w="396" w:type="dxa"/>
            <w:gridSpan w:val="2"/>
            <w:vAlign w:val="center"/>
          </w:tcPr>
          <w:p w14:paraId="13EB082E" w14:textId="77777777" w:rsidR="00A10BFE" w:rsidRPr="00FD5DFE" w:rsidRDefault="00A10BFE" w:rsidP="00A10BFE">
            <w:pPr>
              <w:rPr>
                <w:rFonts w:ascii="Arial Narrow" w:eastAsia="Calibri" w:hAnsi="Arial Narrow" w:cs="Arial"/>
                <w:sz w:val="16"/>
                <w:szCs w:val="16"/>
              </w:rPr>
            </w:pPr>
          </w:p>
        </w:tc>
        <w:tc>
          <w:tcPr>
            <w:tcW w:w="435" w:type="dxa"/>
            <w:vAlign w:val="center"/>
          </w:tcPr>
          <w:p w14:paraId="3AA58B20" w14:textId="77777777" w:rsidR="00A10BFE" w:rsidRPr="00FD5DFE" w:rsidRDefault="00A10BFE" w:rsidP="00A10BFE">
            <w:pPr>
              <w:rPr>
                <w:rFonts w:ascii="Arial Narrow" w:eastAsia="Calibri" w:hAnsi="Arial Narrow" w:cs="Arial"/>
                <w:sz w:val="16"/>
                <w:szCs w:val="16"/>
              </w:rPr>
            </w:pPr>
          </w:p>
        </w:tc>
        <w:tc>
          <w:tcPr>
            <w:tcW w:w="406" w:type="dxa"/>
            <w:vAlign w:val="center"/>
          </w:tcPr>
          <w:p w14:paraId="7BD73039" w14:textId="77777777" w:rsidR="00A10BFE" w:rsidRPr="00FD5DFE" w:rsidRDefault="00A10BFE" w:rsidP="00A10BFE">
            <w:pPr>
              <w:rPr>
                <w:rFonts w:ascii="Arial Narrow" w:eastAsia="Calibri" w:hAnsi="Arial Narrow" w:cs="Arial"/>
                <w:sz w:val="16"/>
                <w:szCs w:val="16"/>
              </w:rPr>
            </w:pPr>
          </w:p>
        </w:tc>
        <w:tc>
          <w:tcPr>
            <w:tcW w:w="390" w:type="dxa"/>
            <w:vAlign w:val="center"/>
          </w:tcPr>
          <w:p w14:paraId="0962069A" w14:textId="77777777" w:rsidR="00A10BFE" w:rsidRPr="00FD5DFE" w:rsidRDefault="00A10BFE" w:rsidP="00A10BFE">
            <w:pPr>
              <w:rPr>
                <w:rFonts w:ascii="Arial Narrow" w:eastAsia="Calibri" w:hAnsi="Arial Narrow" w:cs="Arial"/>
                <w:sz w:val="16"/>
                <w:szCs w:val="16"/>
              </w:rPr>
            </w:pPr>
          </w:p>
        </w:tc>
      </w:tr>
      <w:tr w:rsidR="00CF679B" w:rsidRPr="00FD5DFE" w14:paraId="53118282" w14:textId="77777777" w:rsidTr="51431B01">
        <w:trPr>
          <w:trHeight w:val="34"/>
        </w:trPr>
        <w:tc>
          <w:tcPr>
            <w:tcW w:w="1510" w:type="dxa"/>
            <w:vAlign w:val="center"/>
          </w:tcPr>
          <w:p w14:paraId="7DC2F9A0" w14:textId="77777777" w:rsidR="00A10BFE" w:rsidRPr="00FD5DFE" w:rsidRDefault="00A10BFE" w:rsidP="00A10BFE">
            <w:pPr>
              <w:rPr>
                <w:rFonts w:ascii="Arial Narrow" w:eastAsia="Calibri" w:hAnsi="Arial Narrow" w:cs="Arial"/>
                <w:sz w:val="18"/>
                <w:szCs w:val="18"/>
              </w:rPr>
            </w:pPr>
            <w:r w:rsidRPr="00FD5DFE">
              <w:rPr>
                <w:rFonts w:ascii="Arial Narrow" w:eastAsia="Calibri" w:hAnsi="Arial Narrow" w:cs="Arial"/>
                <w:sz w:val="18"/>
                <w:szCs w:val="18"/>
              </w:rPr>
              <w:t>Project Ideation</w:t>
            </w:r>
          </w:p>
        </w:tc>
        <w:tc>
          <w:tcPr>
            <w:tcW w:w="392" w:type="dxa"/>
            <w:shd w:val="clear" w:color="auto" w:fill="2F5496"/>
            <w:vAlign w:val="center"/>
          </w:tcPr>
          <w:p w14:paraId="3BEF73AC" w14:textId="77777777" w:rsidR="00A10BFE" w:rsidRPr="00FD5DFE" w:rsidRDefault="00A10BFE" w:rsidP="00A10BFE">
            <w:pPr>
              <w:rPr>
                <w:rFonts w:ascii="Arial Narrow" w:eastAsia="Calibri" w:hAnsi="Arial Narrow" w:cs="Arial"/>
                <w:sz w:val="16"/>
                <w:szCs w:val="16"/>
              </w:rPr>
            </w:pPr>
          </w:p>
        </w:tc>
        <w:tc>
          <w:tcPr>
            <w:tcW w:w="435" w:type="dxa"/>
            <w:shd w:val="clear" w:color="auto" w:fill="auto"/>
            <w:vAlign w:val="center"/>
          </w:tcPr>
          <w:p w14:paraId="6C3573C2" w14:textId="77777777" w:rsidR="00A10BFE" w:rsidRPr="00FD5DFE" w:rsidRDefault="00A10BFE" w:rsidP="00A10BFE">
            <w:pPr>
              <w:rPr>
                <w:rFonts w:ascii="Arial Narrow" w:eastAsia="Calibri" w:hAnsi="Arial Narrow" w:cs="Arial"/>
                <w:sz w:val="16"/>
                <w:szCs w:val="16"/>
              </w:rPr>
            </w:pPr>
          </w:p>
        </w:tc>
        <w:tc>
          <w:tcPr>
            <w:tcW w:w="406" w:type="dxa"/>
            <w:shd w:val="clear" w:color="auto" w:fill="auto"/>
            <w:vAlign w:val="center"/>
          </w:tcPr>
          <w:p w14:paraId="59A6D75B" w14:textId="77777777" w:rsidR="00A10BFE" w:rsidRPr="00FD5DFE" w:rsidRDefault="00A10BFE" w:rsidP="00A10BFE">
            <w:pPr>
              <w:rPr>
                <w:rFonts w:ascii="Arial Narrow" w:eastAsia="Calibri" w:hAnsi="Arial Narrow" w:cs="Arial"/>
                <w:sz w:val="16"/>
                <w:szCs w:val="16"/>
              </w:rPr>
            </w:pPr>
          </w:p>
        </w:tc>
        <w:tc>
          <w:tcPr>
            <w:tcW w:w="399" w:type="dxa"/>
            <w:shd w:val="clear" w:color="auto" w:fill="auto"/>
            <w:vAlign w:val="center"/>
          </w:tcPr>
          <w:p w14:paraId="70A09DE4" w14:textId="77777777" w:rsidR="00A10BFE" w:rsidRPr="00FD5DFE" w:rsidRDefault="00A10BFE" w:rsidP="00A10BFE">
            <w:pPr>
              <w:rPr>
                <w:rFonts w:ascii="Arial Narrow" w:eastAsia="Calibri" w:hAnsi="Arial Narrow" w:cs="Arial"/>
                <w:sz w:val="16"/>
                <w:szCs w:val="16"/>
              </w:rPr>
            </w:pPr>
          </w:p>
        </w:tc>
        <w:tc>
          <w:tcPr>
            <w:tcW w:w="392" w:type="dxa"/>
            <w:shd w:val="clear" w:color="auto" w:fill="auto"/>
            <w:vAlign w:val="center"/>
          </w:tcPr>
          <w:p w14:paraId="5CD619E1" w14:textId="77777777" w:rsidR="00A10BFE" w:rsidRPr="00FD5DFE" w:rsidRDefault="00A10BFE" w:rsidP="00A10BFE">
            <w:pPr>
              <w:rPr>
                <w:rFonts w:ascii="Arial Narrow" w:eastAsia="Calibri" w:hAnsi="Arial Narrow" w:cs="Arial"/>
                <w:sz w:val="16"/>
                <w:szCs w:val="16"/>
              </w:rPr>
            </w:pPr>
          </w:p>
        </w:tc>
        <w:tc>
          <w:tcPr>
            <w:tcW w:w="435" w:type="dxa"/>
            <w:shd w:val="clear" w:color="auto" w:fill="auto"/>
            <w:vAlign w:val="center"/>
          </w:tcPr>
          <w:p w14:paraId="1CABB5DD" w14:textId="77777777" w:rsidR="00A10BFE" w:rsidRPr="00FD5DFE" w:rsidRDefault="00A10BFE" w:rsidP="00A10BFE">
            <w:pPr>
              <w:rPr>
                <w:rFonts w:ascii="Arial Narrow" w:eastAsia="Calibri" w:hAnsi="Arial Narrow" w:cs="Arial"/>
                <w:sz w:val="16"/>
                <w:szCs w:val="16"/>
              </w:rPr>
            </w:pPr>
          </w:p>
        </w:tc>
        <w:tc>
          <w:tcPr>
            <w:tcW w:w="406" w:type="dxa"/>
            <w:vAlign w:val="center"/>
          </w:tcPr>
          <w:p w14:paraId="026CB30F" w14:textId="77777777" w:rsidR="00A10BFE" w:rsidRPr="00FD5DFE" w:rsidRDefault="00A10BFE" w:rsidP="00A10BFE">
            <w:pPr>
              <w:rPr>
                <w:rFonts w:ascii="Arial Narrow" w:eastAsia="Calibri" w:hAnsi="Arial Narrow" w:cs="Arial"/>
                <w:sz w:val="16"/>
                <w:szCs w:val="16"/>
              </w:rPr>
            </w:pPr>
          </w:p>
        </w:tc>
        <w:tc>
          <w:tcPr>
            <w:tcW w:w="399" w:type="dxa"/>
            <w:vAlign w:val="center"/>
          </w:tcPr>
          <w:p w14:paraId="1F1DFCC6" w14:textId="77777777" w:rsidR="00A10BFE" w:rsidRPr="00FD5DFE" w:rsidRDefault="00A10BFE" w:rsidP="00A10BFE">
            <w:pPr>
              <w:rPr>
                <w:rFonts w:ascii="Arial Narrow" w:eastAsia="Calibri" w:hAnsi="Arial Narrow" w:cs="Arial"/>
                <w:sz w:val="16"/>
                <w:szCs w:val="16"/>
              </w:rPr>
            </w:pPr>
          </w:p>
        </w:tc>
        <w:tc>
          <w:tcPr>
            <w:tcW w:w="392" w:type="dxa"/>
            <w:vAlign w:val="center"/>
          </w:tcPr>
          <w:p w14:paraId="5C7705DB" w14:textId="77777777" w:rsidR="00A10BFE" w:rsidRPr="00FD5DFE" w:rsidRDefault="00A10BFE" w:rsidP="00A10BFE">
            <w:pPr>
              <w:rPr>
                <w:rFonts w:ascii="Arial Narrow" w:eastAsia="Calibri" w:hAnsi="Arial Narrow" w:cs="Arial"/>
                <w:sz w:val="16"/>
                <w:szCs w:val="16"/>
              </w:rPr>
            </w:pPr>
          </w:p>
        </w:tc>
        <w:tc>
          <w:tcPr>
            <w:tcW w:w="435" w:type="dxa"/>
            <w:vAlign w:val="center"/>
          </w:tcPr>
          <w:p w14:paraId="5D288FCD" w14:textId="77777777" w:rsidR="00A10BFE" w:rsidRPr="00FD5DFE" w:rsidRDefault="00A10BFE" w:rsidP="00A10BFE">
            <w:pPr>
              <w:rPr>
                <w:rFonts w:ascii="Arial Narrow" w:eastAsia="Calibri" w:hAnsi="Arial Narrow" w:cs="Arial"/>
                <w:sz w:val="16"/>
                <w:szCs w:val="16"/>
              </w:rPr>
            </w:pPr>
          </w:p>
        </w:tc>
        <w:tc>
          <w:tcPr>
            <w:tcW w:w="406" w:type="dxa"/>
            <w:vAlign w:val="center"/>
          </w:tcPr>
          <w:p w14:paraId="7821A53A" w14:textId="77777777" w:rsidR="00A10BFE" w:rsidRPr="00FD5DFE" w:rsidRDefault="00A10BFE" w:rsidP="00A10BFE">
            <w:pPr>
              <w:rPr>
                <w:rFonts w:ascii="Arial Narrow" w:eastAsia="Calibri" w:hAnsi="Arial Narrow" w:cs="Arial"/>
                <w:sz w:val="16"/>
                <w:szCs w:val="16"/>
              </w:rPr>
            </w:pPr>
          </w:p>
        </w:tc>
        <w:tc>
          <w:tcPr>
            <w:tcW w:w="399" w:type="dxa"/>
            <w:vAlign w:val="center"/>
          </w:tcPr>
          <w:p w14:paraId="3DCCA8A4" w14:textId="77777777" w:rsidR="00A10BFE" w:rsidRPr="00FD5DFE" w:rsidRDefault="00A10BFE" w:rsidP="00A10BFE">
            <w:pPr>
              <w:rPr>
                <w:rFonts w:ascii="Arial Narrow" w:eastAsia="Calibri" w:hAnsi="Arial Narrow" w:cs="Arial"/>
                <w:sz w:val="16"/>
                <w:szCs w:val="16"/>
              </w:rPr>
            </w:pPr>
          </w:p>
        </w:tc>
        <w:tc>
          <w:tcPr>
            <w:tcW w:w="396" w:type="dxa"/>
            <w:gridSpan w:val="2"/>
            <w:vAlign w:val="center"/>
          </w:tcPr>
          <w:p w14:paraId="6F6E7E1B" w14:textId="77777777" w:rsidR="00A10BFE" w:rsidRPr="00FD5DFE" w:rsidRDefault="00A10BFE" w:rsidP="00A10BFE">
            <w:pPr>
              <w:rPr>
                <w:rFonts w:ascii="Arial Narrow" w:eastAsia="Calibri" w:hAnsi="Arial Narrow" w:cs="Arial"/>
                <w:sz w:val="16"/>
                <w:szCs w:val="16"/>
              </w:rPr>
            </w:pPr>
          </w:p>
        </w:tc>
        <w:tc>
          <w:tcPr>
            <w:tcW w:w="435" w:type="dxa"/>
            <w:vAlign w:val="center"/>
          </w:tcPr>
          <w:p w14:paraId="7CE8CC8A" w14:textId="77777777" w:rsidR="00A10BFE" w:rsidRPr="00FD5DFE" w:rsidRDefault="00A10BFE" w:rsidP="00A10BFE">
            <w:pPr>
              <w:rPr>
                <w:rFonts w:ascii="Arial Narrow" w:eastAsia="Calibri" w:hAnsi="Arial Narrow" w:cs="Arial"/>
                <w:sz w:val="16"/>
                <w:szCs w:val="16"/>
              </w:rPr>
            </w:pPr>
          </w:p>
        </w:tc>
        <w:tc>
          <w:tcPr>
            <w:tcW w:w="406" w:type="dxa"/>
            <w:vAlign w:val="center"/>
          </w:tcPr>
          <w:p w14:paraId="09FBB85B" w14:textId="77777777" w:rsidR="00A10BFE" w:rsidRPr="00FD5DFE" w:rsidRDefault="00A10BFE" w:rsidP="00A10BFE">
            <w:pPr>
              <w:rPr>
                <w:rFonts w:ascii="Arial Narrow" w:eastAsia="Calibri" w:hAnsi="Arial Narrow" w:cs="Arial"/>
                <w:sz w:val="16"/>
                <w:szCs w:val="16"/>
              </w:rPr>
            </w:pPr>
          </w:p>
        </w:tc>
        <w:tc>
          <w:tcPr>
            <w:tcW w:w="390" w:type="dxa"/>
            <w:vAlign w:val="center"/>
          </w:tcPr>
          <w:p w14:paraId="18DC3608" w14:textId="77777777" w:rsidR="00A10BFE" w:rsidRPr="00FD5DFE" w:rsidRDefault="00A10BFE" w:rsidP="00A10BFE">
            <w:pPr>
              <w:rPr>
                <w:rFonts w:ascii="Arial Narrow" w:eastAsia="Calibri" w:hAnsi="Arial Narrow" w:cs="Arial"/>
                <w:sz w:val="16"/>
                <w:szCs w:val="16"/>
              </w:rPr>
            </w:pPr>
          </w:p>
        </w:tc>
      </w:tr>
      <w:tr w:rsidR="00CF679B" w:rsidRPr="00FD5DFE" w14:paraId="5C61682E" w14:textId="77777777" w:rsidTr="51431B01">
        <w:trPr>
          <w:trHeight w:val="34"/>
        </w:trPr>
        <w:tc>
          <w:tcPr>
            <w:tcW w:w="1510" w:type="dxa"/>
            <w:vAlign w:val="center"/>
          </w:tcPr>
          <w:p w14:paraId="61C89881" w14:textId="77777777" w:rsidR="00A10BFE" w:rsidRPr="00FD5DFE" w:rsidRDefault="00A10BFE" w:rsidP="00A10BFE">
            <w:pPr>
              <w:rPr>
                <w:rFonts w:ascii="Arial Narrow" w:eastAsia="Calibri" w:hAnsi="Arial Narrow" w:cs="Arial"/>
                <w:sz w:val="18"/>
                <w:szCs w:val="18"/>
              </w:rPr>
            </w:pPr>
            <w:r w:rsidRPr="00FD5DFE">
              <w:rPr>
                <w:rFonts w:ascii="Arial Narrow" w:eastAsia="Calibri" w:hAnsi="Arial Narrow" w:cs="Arial"/>
                <w:sz w:val="18"/>
                <w:szCs w:val="18"/>
              </w:rPr>
              <w:t>Title Creation</w:t>
            </w:r>
          </w:p>
        </w:tc>
        <w:tc>
          <w:tcPr>
            <w:tcW w:w="392" w:type="dxa"/>
            <w:shd w:val="clear" w:color="auto" w:fill="auto"/>
            <w:vAlign w:val="center"/>
          </w:tcPr>
          <w:p w14:paraId="678F808D" w14:textId="77777777" w:rsidR="00A10BFE" w:rsidRPr="00FD5DFE" w:rsidRDefault="00A10BFE" w:rsidP="00A10BFE">
            <w:pPr>
              <w:rPr>
                <w:rFonts w:ascii="Arial Narrow" w:eastAsia="Calibri" w:hAnsi="Arial Narrow" w:cs="Arial"/>
                <w:sz w:val="16"/>
                <w:szCs w:val="16"/>
              </w:rPr>
            </w:pPr>
          </w:p>
        </w:tc>
        <w:tc>
          <w:tcPr>
            <w:tcW w:w="435" w:type="dxa"/>
            <w:shd w:val="clear" w:color="auto" w:fill="2F5496"/>
            <w:vAlign w:val="center"/>
          </w:tcPr>
          <w:p w14:paraId="07438C73" w14:textId="77777777" w:rsidR="00A10BFE" w:rsidRPr="00FD5DFE" w:rsidRDefault="00A10BFE" w:rsidP="00A10BFE">
            <w:pPr>
              <w:rPr>
                <w:rFonts w:ascii="Arial Narrow" w:eastAsia="Calibri" w:hAnsi="Arial Narrow" w:cs="Arial"/>
                <w:sz w:val="16"/>
                <w:szCs w:val="16"/>
              </w:rPr>
            </w:pPr>
          </w:p>
        </w:tc>
        <w:tc>
          <w:tcPr>
            <w:tcW w:w="406" w:type="dxa"/>
            <w:shd w:val="clear" w:color="auto" w:fill="auto"/>
            <w:vAlign w:val="center"/>
          </w:tcPr>
          <w:p w14:paraId="456FC87B" w14:textId="77777777" w:rsidR="00A10BFE" w:rsidRPr="00FD5DFE" w:rsidRDefault="00A10BFE" w:rsidP="00A10BFE">
            <w:pPr>
              <w:rPr>
                <w:rFonts w:ascii="Arial Narrow" w:eastAsia="Calibri" w:hAnsi="Arial Narrow" w:cs="Arial"/>
                <w:sz w:val="16"/>
                <w:szCs w:val="16"/>
              </w:rPr>
            </w:pPr>
          </w:p>
        </w:tc>
        <w:tc>
          <w:tcPr>
            <w:tcW w:w="399" w:type="dxa"/>
            <w:shd w:val="clear" w:color="auto" w:fill="auto"/>
            <w:vAlign w:val="center"/>
          </w:tcPr>
          <w:p w14:paraId="6C6AF311" w14:textId="77777777" w:rsidR="00A10BFE" w:rsidRPr="00FD5DFE" w:rsidRDefault="00A10BFE" w:rsidP="00A10BFE">
            <w:pPr>
              <w:rPr>
                <w:rFonts w:ascii="Arial Narrow" w:eastAsia="Calibri" w:hAnsi="Arial Narrow" w:cs="Arial"/>
                <w:sz w:val="16"/>
                <w:szCs w:val="16"/>
              </w:rPr>
            </w:pPr>
          </w:p>
        </w:tc>
        <w:tc>
          <w:tcPr>
            <w:tcW w:w="392" w:type="dxa"/>
            <w:shd w:val="clear" w:color="auto" w:fill="auto"/>
            <w:vAlign w:val="center"/>
          </w:tcPr>
          <w:p w14:paraId="5DFBD1F4" w14:textId="77777777" w:rsidR="00A10BFE" w:rsidRPr="00FD5DFE" w:rsidRDefault="00A10BFE" w:rsidP="00A10BFE">
            <w:pPr>
              <w:rPr>
                <w:rFonts w:ascii="Arial Narrow" w:eastAsia="Calibri" w:hAnsi="Arial Narrow" w:cs="Arial"/>
                <w:sz w:val="16"/>
                <w:szCs w:val="16"/>
              </w:rPr>
            </w:pPr>
          </w:p>
        </w:tc>
        <w:tc>
          <w:tcPr>
            <w:tcW w:w="435" w:type="dxa"/>
            <w:shd w:val="clear" w:color="auto" w:fill="auto"/>
            <w:vAlign w:val="center"/>
          </w:tcPr>
          <w:p w14:paraId="20B2645F" w14:textId="77777777" w:rsidR="00A10BFE" w:rsidRPr="00FD5DFE" w:rsidRDefault="00A10BFE" w:rsidP="00A10BFE">
            <w:pPr>
              <w:rPr>
                <w:rFonts w:ascii="Arial Narrow" w:eastAsia="Calibri" w:hAnsi="Arial Narrow" w:cs="Arial"/>
                <w:sz w:val="16"/>
                <w:szCs w:val="16"/>
              </w:rPr>
            </w:pPr>
          </w:p>
        </w:tc>
        <w:tc>
          <w:tcPr>
            <w:tcW w:w="406" w:type="dxa"/>
            <w:vAlign w:val="center"/>
          </w:tcPr>
          <w:p w14:paraId="76C1451C" w14:textId="77777777" w:rsidR="00A10BFE" w:rsidRPr="00FD5DFE" w:rsidRDefault="00A10BFE" w:rsidP="00A10BFE">
            <w:pPr>
              <w:rPr>
                <w:rFonts w:ascii="Arial Narrow" w:eastAsia="Calibri" w:hAnsi="Arial Narrow" w:cs="Arial"/>
                <w:sz w:val="16"/>
                <w:szCs w:val="16"/>
              </w:rPr>
            </w:pPr>
          </w:p>
        </w:tc>
        <w:tc>
          <w:tcPr>
            <w:tcW w:w="399" w:type="dxa"/>
            <w:vAlign w:val="center"/>
          </w:tcPr>
          <w:p w14:paraId="6F8530A4" w14:textId="77777777" w:rsidR="00A10BFE" w:rsidRPr="00FD5DFE" w:rsidRDefault="00A10BFE" w:rsidP="00A10BFE">
            <w:pPr>
              <w:rPr>
                <w:rFonts w:ascii="Arial Narrow" w:eastAsia="Calibri" w:hAnsi="Arial Narrow" w:cs="Arial"/>
                <w:sz w:val="16"/>
                <w:szCs w:val="16"/>
              </w:rPr>
            </w:pPr>
          </w:p>
        </w:tc>
        <w:tc>
          <w:tcPr>
            <w:tcW w:w="392" w:type="dxa"/>
            <w:vAlign w:val="center"/>
          </w:tcPr>
          <w:p w14:paraId="63A7EBF4" w14:textId="77777777" w:rsidR="00A10BFE" w:rsidRPr="00FD5DFE" w:rsidRDefault="00A10BFE" w:rsidP="00A10BFE">
            <w:pPr>
              <w:rPr>
                <w:rFonts w:ascii="Arial Narrow" w:eastAsia="Calibri" w:hAnsi="Arial Narrow" w:cs="Arial"/>
                <w:sz w:val="16"/>
                <w:szCs w:val="16"/>
              </w:rPr>
            </w:pPr>
          </w:p>
        </w:tc>
        <w:tc>
          <w:tcPr>
            <w:tcW w:w="435" w:type="dxa"/>
            <w:vAlign w:val="center"/>
          </w:tcPr>
          <w:p w14:paraId="3C13CA87" w14:textId="77777777" w:rsidR="00A10BFE" w:rsidRPr="00FD5DFE" w:rsidRDefault="00A10BFE" w:rsidP="00A10BFE">
            <w:pPr>
              <w:rPr>
                <w:rFonts w:ascii="Arial Narrow" w:eastAsia="Calibri" w:hAnsi="Arial Narrow" w:cs="Arial"/>
                <w:sz w:val="16"/>
                <w:szCs w:val="16"/>
              </w:rPr>
            </w:pPr>
          </w:p>
        </w:tc>
        <w:tc>
          <w:tcPr>
            <w:tcW w:w="406" w:type="dxa"/>
            <w:vAlign w:val="center"/>
          </w:tcPr>
          <w:p w14:paraId="5E4D838B" w14:textId="77777777" w:rsidR="00A10BFE" w:rsidRPr="00FD5DFE" w:rsidRDefault="00A10BFE" w:rsidP="00A10BFE">
            <w:pPr>
              <w:rPr>
                <w:rFonts w:ascii="Arial Narrow" w:eastAsia="Calibri" w:hAnsi="Arial Narrow" w:cs="Arial"/>
                <w:sz w:val="16"/>
                <w:szCs w:val="16"/>
              </w:rPr>
            </w:pPr>
          </w:p>
        </w:tc>
        <w:tc>
          <w:tcPr>
            <w:tcW w:w="399" w:type="dxa"/>
            <w:vAlign w:val="center"/>
          </w:tcPr>
          <w:p w14:paraId="5EBC57EA" w14:textId="77777777" w:rsidR="00A10BFE" w:rsidRPr="00FD5DFE" w:rsidRDefault="00A10BFE" w:rsidP="00A10BFE">
            <w:pPr>
              <w:rPr>
                <w:rFonts w:ascii="Arial Narrow" w:eastAsia="Calibri" w:hAnsi="Arial Narrow" w:cs="Arial"/>
                <w:sz w:val="16"/>
                <w:szCs w:val="16"/>
              </w:rPr>
            </w:pPr>
          </w:p>
        </w:tc>
        <w:tc>
          <w:tcPr>
            <w:tcW w:w="396" w:type="dxa"/>
            <w:gridSpan w:val="2"/>
            <w:vAlign w:val="center"/>
          </w:tcPr>
          <w:p w14:paraId="7A85A5D7" w14:textId="77777777" w:rsidR="00A10BFE" w:rsidRPr="00FD5DFE" w:rsidRDefault="00A10BFE" w:rsidP="00A10BFE">
            <w:pPr>
              <w:rPr>
                <w:rFonts w:ascii="Arial Narrow" w:eastAsia="Calibri" w:hAnsi="Arial Narrow" w:cs="Arial"/>
                <w:sz w:val="16"/>
                <w:szCs w:val="16"/>
              </w:rPr>
            </w:pPr>
          </w:p>
        </w:tc>
        <w:tc>
          <w:tcPr>
            <w:tcW w:w="435" w:type="dxa"/>
            <w:vAlign w:val="center"/>
          </w:tcPr>
          <w:p w14:paraId="74381047" w14:textId="77777777" w:rsidR="00A10BFE" w:rsidRPr="00FD5DFE" w:rsidRDefault="00A10BFE" w:rsidP="00A10BFE">
            <w:pPr>
              <w:rPr>
                <w:rFonts w:ascii="Arial Narrow" w:eastAsia="Calibri" w:hAnsi="Arial Narrow" w:cs="Arial"/>
                <w:sz w:val="16"/>
                <w:szCs w:val="16"/>
              </w:rPr>
            </w:pPr>
          </w:p>
        </w:tc>
        <w:tc>
          <w:tcPr>
            <w:tcW w:w="406" w:type="dxa"/>
            <w:vAlign w:val="center"/>
          </w:tcPr>
          <w:p w14:paraId="25D578A5" w14:textId="77777777" w:rsidR="00A10BFE" w:rsidRPr="00FD5DFE" w:rsidRDefault="00A10BFE" w:rsidP="00A10BFE">
            <w:pPr>
              <w:rPr>
                <w:rFonts w:ascii="Arial Narrow" w:eastAsia="Calibri" w:hAnsi="Arial Narrow" w:cs="Arial"/>
                <w:sz w:val="16"/>
                <w:szCs w:val="16"/>
              </w:rPr>
            </w:pPr>
          </w:p>
        </w:tc>
        <w:tc>
          <w:tcPr>
            <w:tcW w:w="390" w:type="dxa"/>
            <w:vAlign w:val="center"/>
          </w:tcPr>
          <w:p w14:paraId="0982075E" w14:textId="77777777" w:rsidR="00A10BFE" w:rsidRPr="00FD5DFE" w:rsidRDefault="00A10BFE" w:rsidP="00A10BFE">
            <w:pPr>
              <w:rPr>
                <w:rFonts w:ascii="Arial Narrow" w:eastAsia="Calibri" w:hAnsi="Arial Narrow" w:cs="Arial"/>
                <w:sz w:val="16"/>
                <w:szCs w:val="16"/>
              </w:rPr>
            </w:pPr>
          </w:p>
        </w:tc>
      </w:tr>
      <w:tr w:rsidR="00CF679B" w:rsidRPr="00FD5DFE" w14:paraId="1CA3EDD8" w14:textId="77777777" w:rsidTr="51431B01">
        <w:trPr>
          <w:trHeight w:val="34"/>
        </w:trPr>
        <w:tc>
          <w:tcPr>
            <w:tcW w:w="1510" w:type="dxa"/>
            <w:vAlign w:val="center"/>
          </w:tcPr>
          <w:p w14:paraId="1FE68E0C"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Titles Proposal and Approval</w:t>
            </w:r>
          </w:p>
        </w:tc>
        <w:tc>
          <w:tcPr>
            <w:tcW w:w="392" w:type="dxa"/>
            <w:vAlign w:val="center"/>
          </w:tcPr>
          <w:p w14:paraId="6AE413F6"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auto"/>
            <w:vAlign w:val="center"/>
          </w:tcPr>
          <w:p w14:paraId="4ADEA7A6"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2F5496"/>
            <w:vAlign w:val="center"/>
          </w:tcPr>
          <w:p w14:paraId="5AD258B4"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52A1E395"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auto"/>
            <w:vAlign w:val="center"/>
          </w:tcPr>
          <w:p w14:paraId="27A49E14"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1511BA9"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auto"/>
            <w:vAlign w:val="center"/>
          </w:tcPr>
          <w:p w14:paraId="4F9F1DA7"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64161DE"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35543F17"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C052D18"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D9FE674"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A58F058"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310931B7"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48C519D7"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4C7D1736"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75F03EBE" w14:textId="77777777" w:rsidR="00A10BFE" w:rsidRPr="00FD5DFE" w:rsidRDefault="00A10BFE" w:rsidP="00A10BFE">
            <w:pPr>
              <w:rPr>
                <w:rFonts w:ascii="Arial Narrow" w:eastAsia="Calibri" w:hAnsi="Arial Narrow" w:cs="Segoe UI"/>
                <w:b/>
                <w:bCs/>
                <w:sz w:val="16"/>
                <w:szCs w:val="16"/>
              </w:rPr>
            </w:pPr>
          </w:p>
        </w:tc>
      </w:tr>
      <w:tr w:rsidR="00CF679B" w:rsidRPr="00FD5DFE" w14:paraId="57E0B393" w14:textId="77777777" w:rsidTr="51431B01">
        <w:trPr>
          <w:trHeight w:val="34"/>
        </w:trPr>
        <w:tc>
          <w:tcPr>
            <w:tcW w:w="1510" w:type="dxa"/>
            <w:vAlign w:val="center"/>
          </w:tcPr>
          <w:p w14:paraId="57E843D2"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Consultation with Adviser</w:t>
            </w:r>
          </w:p>
        </w:tc>
        <w:tc>
          <w:tcPr>
            <w:tcW w:w="392" w:type="dxa"/>
            <w:vAlign w:val="center"/>
          </w:tcPr>
          <w:p w14:paraId="047EACA7"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auto"/>
            <w:vAlign w:val="center"/>
          </w:tcPr>
          <w:p w14:paraId="0AB24296"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2F5496"/>
            <w:vAlign w:val="center"/>
          </w:tcPr>
          <w:p w14:paraId="73B125A4"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6DFE0AC6"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45F0340F"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2B09ED1B"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36D9ED7D"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6178B597"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6EDB523F"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6EEF2668"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7A156CB"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338BA30E"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0EFB2CDA"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54F455BA"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3C8992B1"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04CD6D24" w14:textId="77777777" w:rsidR="00A10BFE" w:rsidRPr="00FD5DFE" w:rsidRDefault="00A10BFE" w:rsidP="00A10BFE">
            <w:pPr>
              <w:rPr>
                <w:rFonts w:ascii="Arial Narrow" w:eastAsia="Calibri" w:hAnsi="Arial Narrow" w:cs="Segoe UI"/>
                <w:b/>
                <w:bCs/>
                <w:sz w:val="16"/>
                <w:szCs w:val="16"/>
              </w:rPr>
            </w:pPr>
          </w:p>
        </w:tc>
      </w:tr>
      <w:tr w:rsidR="00CF679B" w:rsidRPr="00FD5DFE" w14:paraId="07C48166" w14:textId="77777777" w:rsidTr="51431B01">
        <w:trPr>
          <w:trHeight w:val="34"/>
        </w:trPr>
        <w:tc>
          <w:tcPr>
            <w:tcW w:w="1510" w:type="dxa"/>
            <w:vAlign w:val="center"/>
          </w:tcPr>
          <w:p w14:paraId="625602C4"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 xml:space="preserve">Drafting </w:t>
            </w:r>
            <w:r>
              <w:rPr>
                <w:rFonts w:ascii="Arial Narrow" w:eastAsia="Calibri" w:hAnsi="Arial Narrow" w:cs="Segoe UI"/>
                <w:sz w:val="18"/>
                <w:szCs w:val="18"/>
              </w:rPr>
              <w:t>Introduction</w:t>
            </w:r>
          </w:p>
        </w:tc>
        <w:tc>
          <w:tcPr>
            <w:tcW w:w="392" w:type="dxa"/>
            <w:vAlign w:val="center"/>
          </w:tcPr>
          <w:p w14:paraId="18B4F66B"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15E18D8"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auto"/>
            <w:vAlign w:val="center"/>
          </w:tcPr>
          <w:p w14:paraId="41EC1C97"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2F5496"/>
            <w:vAlign w:val="center"/>
          </w:tcPr>
          <w:p w14:paraId="1A11AC18"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2F5496"/>
            <w:vAlign w:val="center"/>
          </w:tcPr>
          <w:p w14:paraId="3303C307"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325DA0C3"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4CED1BAD"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3F4B9696"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51DCD10F"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1F4CFAC0"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73C6A78"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13CD6BD1"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4AADEBD2"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0D3CA84A"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B10DFEB"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016B2DB1" w14:textId="77777777" w:rsidR="00A10BFE" w:rsidRPr="00FD5DFE" w:rsidRDefault="00A10BFE" w:rsidP="00A10BFE">
            <w:pPr>
              <w:rPr>
                <w:rFonts w:ascii="Arial Narrow" w:eastAsia="Calibri" w:hAnsi="Arial Narrow" w:cs="Segoe UI"/>
                <w:b/>
                <w:bCs/>
                <w:sz w:val="16"/>
                <w:szCs w:val="16"/>
              </w:rPr>
            </w:pPr>
          </w:p>
        </w:tc>
      </w:tr>
      <w:tr w:rsidR="00CF679B" w:rsidRPr="00FD5DFE" w14:paraId="6817C3B4" w14:textId="77777777" w:rsidTr="51431B01">
        <w:trPr>
          <w:trHeight w:val="34"/>
        </w:trPr>
        <w:tc>
          <w:tcPr>
            <w:tcW w:w="1510" w:type="dxa"/>
            <w:vAlign w:val="center"/>
          </w:tcPr>
          <w:p w14:paraId="18A4CBF9"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Consultation with Adviser</w:t>
            </w:r>
          </w:p>
        </w:tc>
        <w:tc>
          <w:tcPr>
            <w:tcW w:w="392" w:type="dxa"/>
            <w:vAlign w:val="center"/>
          </w:tcPr>
          <w:p w14:paraId="0531CAFE"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62451E97"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auto"/>
            <w:vAlign w:val="center"/>
          </w:tcPr>
          <w:p w14:paraId="10B384C7"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auto"/>
            <w:vAlign w:val="center"/>
          </w:tcPr>
          <w:p w14:paraId="51F9701A"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2F5496"/>
            <w:vAlign w:val="center"/>
          </w:tcPr>
          <w:p w14:paraId="694E7CEB"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031B3DA8"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47191A4A"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91274EF"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441CBC75"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1D76A0DC"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B05CEEB"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58DFF3A6"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2292FEE6"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C497DFD"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2A735B35"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267EC351" w14:textId="77777777" w:rsidR="00A10BFE" w:rsidRPr="00FD5DFE" w:rsidRDefault="00A10BFE" w:rsidP="00A10BFE">
            <w:pPr>
              <w:rPr>
                <w:rFonts w:ascii="Arial Narrow" w:eastAsia="Calibri" w:hAnsi="Arial Narrow" w:cs="Segoe UI"/>
                <w:b/>
                <w:bCs/>
                <w:sz w:val="16"/>
                <w:szCs w:val="16"/>
              </w:rPr>
            </w:pPr>
          </w:p>
        </w:tc>
      </w:tr>
      <w:tr w:rsidR="00CF679B" w:rsidRPr="00FD5DFE" w14:paraId="44FE1075" w14:textId="77777777" w:rsidTr="51431B01">
        <w:trPr>
          <w:trHeight w:val="34"/>
        </w:trPr>
        <w:tc>
          <w:tcPr>
            <w:tcW w:w="1510" w:type="dxa"/>
            <w:vAlign w:val="center"/>
          </w:tcPr>
          <w:p w14:paraId="72BBC2F4"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 xml:space="preserve">Revision of </w:t>
            </w:r>
            <w:r>
              <w:rPr>
                <w:rFonts w:ascii="Arial Narrow" w:eastAsia="Calibri" w:hAnsi="Arial Narrow" w:cs="Segoe UI"/>
                <w:sz w:val="18"/>
                <w:szCs w:val="18"/>
              </w:rPr>
              <w:t>Introduction</w:t>
            </w:r>
          </w:p>
        </w:tc>
        <w:tc>
          <w:tcPr>
            <w:tcW w:w="392" w:type="dxa"/>
            <w:vAlign w:val="center"/>
          </w:tcPr>
          <w:p w14:paraId="2833006E"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47A4441E"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03D609AB"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auto"/>
            <w:vAlign w:val="center"/>
          </w:tcPr>
          <w:p w14:paraId="453DA5A2"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auto"/>
            <w:vAlign w:val="center"/>
          </w:tcPr>
          <w:p w14:paraId="690820C0"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2F5496"/>
            <w:vAlign w:val="center"/>
          </w:tcPr>
          <w:p w14:paraId="77DD4AFA"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auto"/>
            <w:vAlign w:val="center"/>
          </w:tcPr>
          <w:p w14:paraId="7F9241DE"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8F5D4F7"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79F7D02F"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32FA8DB7"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511B7C06"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671C427"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757EDB11"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1EA6FF48"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079C3A69"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0F798C0A" w14:textId="77777777" w:rsidR="00A10BFE" w:rsidRPr="00FD5DFE" w:rsidRDefault="00A10BFE" w:rsidP="00A10BFE">
            <w:pPr>
              <w:rPr>
                <w:rFonts w:ascii="Arial Narrow" w:eastAsia="Calibri" w:hAnsi="Arial Narrow" w:cs="Segoe UI"/>
                <w:b/>
                <w:bCs/>
                <w:sz w:val="16"/>
                <w:szCs w:val="16"/>
              </w:rPr>
            </w:pPr>
          </w:p>
        </w:tc>
      </w:tr>
      <w:tr w:rsidR="00CF679B" w:rsidRPr="00FD5DFE" w14:paraId="7E14231F" w14:textId="77777777" w:rsidTr="51431B01">
        <w:trPr>
          <w:trHeight w:val="256"/>
        </w:trPr>
        <w:tc>
          <w:tcPr>
            <w:tcW w:w="1510" w:type="dxa"/>
            <w:vAlign w:val="center"/>
          </w:tcPr>
          <w:p w14:paraId="61CA3484"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Online Mock Defense</w:t>
            </w:r>
          </w:p>
        </w:tc>
        <w:tc>
          <w:tcPr>
            <w:tcW w:w="392" w:type="dxa"/>
            <w:vAlign w:val="center"/>
          </w:tcPr>
          <w:p w14:paraId="254D87E4"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2A630ACC"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34A20D33"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47E1363E"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auto"/>
            <w:vAlign w:val="center"/>
          </w:tcPr>
          <w:p w14:paraId="25EAC4C3"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auto"/>
            <w:vAlign w:val="center"/>
          </w:tcPr>
          <w:p w14:paraId="3A8B3752"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F30DC2"/>
            <w:vAlign w:val="center"/>
          </w:tcPr>
          <w:p w14:paraId="09D60D66"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auto"/>
            <w:vAlign w:val="center"/>
          </w:tcPr>
          <w:p w14:paraId="73CCB5E7"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auto"/>
            <w:vAlign w:val="center"/>
          </w:tcPr>
          <w:p w14:paraId="0F6B536F"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236C8E2F"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16977825"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4BE8D977"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3EEB82A5"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6BFFDAAA"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5174AD15"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0420EC41" w14:textId="77777777" w:rsidR="00A10BFE" w:rsidRPr="00FD5DFE" w:rsidRDefault="00A10BFE" w:rsidP="00A10BFE">
            <w:pPr>
              <w:rPr>
                <w:rFonts w:ascii="Arial Narrow" w:eastAsia="Calibri" w:hAnsi="Arial Narrow" w:cs="Segoe UI"/>
                <w:b/>
                <w:bCs/>
                <w:sz w:val="16"/>
                <w:szCs w:val="16"/>
              </w:rPr>
            </w:pPr>
          </w:p>
        </w:tc>
      </w:tr>
      <w:tr w:rsidR="00CF679B" w:rsidRPr="00FD5DFE" w14:paraId="49575113" w14:textId="77777777" w:rsidTr="51431B01">
        <w:trPr>
          <w:trHeight w:val="256"/>
        </w:trPr>
        <w:tc>
          <w:tcPr>
            <w:tcW w:w="1510" w:type="dxa"/>
            <w:vAlign w:val="center"/>
          </w:tcPr>
          <w:p w14:paraId="65944E3A" w14:textId="77777777" w:rsidR="00A10BFE" w:rsidRPr="00FD5DFE" w:rsidRDefault="00A10BFE" w:rsidP="00A10BFE">
            <w:pPr>
              <w:rPr>
                <w:rFonts w:ascii="Arial Narrow" w:eastAsia="Calibri" w:hAnsi="Arial Narrow" w:cs="Segoe UI"/>
                <w:b/>
                <w:bCs/>
                <w:sz w:val="18"/>
                <w:szCs w:val="18"/>
              </w:rPr>
            </w:pPr>
            <w:r w:rsidRPr="00FD5DFE">
              <w:rPr>
                <w:rFonts w:ascii="Arial Narrow" w:eastAsia="Calibri" w:hAnsi="Arial Narrow" w:cs="Segoe UI"/>
                <w:sz w:val="18"/>
                <w:szCs w:val="18"/>
              </w:rPr>
              <w:t>Review of Related Literature &amp; Studies</w:t>
            </w:r>
          </w:p>
        </w:tc>
        <w:tc>
          <w:tcPr>
            <w:tcW w:w="392" w:type="dxa"/>
            <w:vAlign w:val="center"/>
          </w:tcPr>
          <w:p w14:paraId="0589EB8E"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171E49F4"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0007E54B"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49F424F2"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363A2252"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6F437310"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auto"/>
            <w:vAlign w:val="center"/>
          </w:tcPr>
          <w:p w14:paraId="09A20D66"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2F5496"/>
            <w:vAlign w:val="center"/>
          </w:tcPr>
          <w:p w14:paraId="28E8BAC7" w14:textId="77777777" w:rsidR="00A10BFE" w:rsidRPr="00FD5DFE" w:rsidRDefault="00A10BFE" w:rsidP="00A10BFE">
            <w:pPr>
              <w:rPr>
                <w:rFonts w:ascii="Arial Narrow" w:eastAsia="Calibri" w:hAnsi="Arial Narrow" w:cs="Segoe UI"/>
                <w:b/>
                <w:bCs/>
                <w:sz w:val="16"/>
                <w:szCs w:val="16"/>
              </w:rPr>
            </w:pPr>
          </w:p>
        </w:tc>
        <w:tc>
          <w:tcPr>
            <w:tcW w:w="392" w:type="dxa"/>
            <w:shd w:val="clear" w:color="auto" w:fill="2F5496"/>
            <w:vAlign w:val="center"/>
          </w:tcPr>
          <w:p w14:paraId="03522B08"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02497101"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5680F574"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C55358F"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5BF479A7"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4CEBD92E"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0EF78791"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49186E96" w14:textId="77777777" w:rsidR="00A10BFE" w:rsidRPr="00FD5DFE" w:rsidRDefault="00A10BFE" w:rsidP="00A10BFE">
            <w:pPr>
              <w:rPr>
                <w:rFonts w:ascii="Arial Narrow" w:eastAsia="Calibri" w:hAnsi="Arial Narrow" w:cs="Segoe UI"/>
                <w:b/>
                <w:bCs/>
                <w:sz w:val="16"/>
                <w:szCs w:val="16"/>
              </w:rPr>
            </w:pPr>
          </w:p>
        </w:tc>
      </w:tr>
      <w:tr w:rsidR="00CF679B" w:rsidRPr="00FD5DFE" w14:paraId="3CB301D3" w14:textId="77777777" w:rsidTr="51431B01">
        <w:trPr>
          <w:trHeight w:val="256"/>
        </w:trPr>
        <w:tc>
          <w:tcPr>
            <w:tcW w:w="1510" w:type="dxa"/>
            <w:vAlign w:val="center"/>
          </w:tcPr>
          <w:p w14:paraId="35CE24EA"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Methodology</w:t>
            </w:r>
          </w:p>
        </w:tc>
        <w:tc>
          <w:tcPr>
            <w:tcW w:w="392" w:type="dxa"/>
            <w:vAlign w:val="center"/>
          </w:tcPr>
          <w:p w14:paraId="406AE4C6"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5FD74982"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12BE84D"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6C7BB746"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6132E872"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90C4C88"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7E0E58E"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39D36502"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7DD6D131"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2F5496"/>
            <w:vAlign w:val="center"/>
          </w:tcPr>
          <w:p w14:paraId="35245257"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2F5496"/>
            <w:vAlign w:val="center"/>
          </w:tcPr>
          <w:p w14:paraId="4D77B217"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03F7F812"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5AF48A9A"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2761B65"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3805EFA6"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56C773D1" w14:textId="77777777" w:rsidR="00A10BFE" w:rsidRPr="00FD5DFE" w:rsidRDefault="00A10BFE" w:rsidP="00A10BFE">
            <w:pPr>
              <w:rPr>
                <w:rFonts w:ascii="Arial Narrow" w:eastAsia="Calibri" w:hAnsi="Arial Narrow" w:cs="Segoe UI"/>
                <w:b/>
                <w:bCs/>
                <w:sz w:val="16"/>
                <w:szCs w:val="16"/>
              </w:rPr>
            </w:pPr>
          </w:p>
        </w:tc>
      </w:tr>
      <w:tr w:rsidR="00CF679B" w:rsidRPr="00FD5DFE" w14:paraId="365ACCE8" w14:textId="77777777" w:rsidTr="51431B01">
        <w:trPr>
          <w:trHeight w:val="256"/>
        </w:trPr>
        <w:tc>
          <w:tcPr>
            <w:tcW w:w="1510" w:type="dxa"/>
            <w:vAlign w:val="center"/>
          </w:tcPr>
          <w:p w14:paraId="3A59E0E2"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 xml:space="preserve">Chapters </w:t>
            </w:r>
            <w:r>
              <w:rPr>
                <w:rFonts w:ascii="Arial Narrow" w:eastAsia="Calibri" w:hAnsi="Arial Narrow" w:cs="Segoe UI"/>
                <w:sz w:val="18"/>
                <w:szCs w:val="18"/>
              </w:rPr>
              <w:t>1 – 3</w:t>
            </w:r>
            <w:r w:rsidRPr="00FD5DFE">
              <w:rPr>
                <w:rFonts w:ascii="Arial Narrow" w:eastAsia="Calibri" w:hAnsi="Arial Narrow" w:cs="Segoe UI"/>
                <w:sz w:val="18"/>
                <w:szCs w:val="18"/>
              </w:rPr>
              <w:t xml:space="preserve"> Mock Defense</w:t>
            </w:r>
          </w:p>
        </w:tc>
        <w:tc>
          <w:tcPr>
            <w:tcW w:w="392" w:type="dxa"/>
            <w:vAlign w:val="center"/>
          </w:tcPr>
          <w:p w14:paraId="251500CA"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31CC122F"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7CE275E1"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16D12CA8"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71AADC81"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42DA38E6"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48C5A918"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61F4D9E1"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0957769E"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B6E31C2"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4D77DFAE" w14:textId="77777777" w:rsidR="00A10BFE" w:rsidRPr="00FD5DFE" w:rsidRDefault="00A10BFE" w:rsidP="00A10BFE">
            <w:pPr>
              <w:rPr>
                <w:rFonts w:ascii="Arial Narrow" w:eastAsia="Calibri" w:hAnsi="Arial Narrow" w:cs="Segoe UI"/>
                <w:b/>
                <w:bCs/>
                <w:sz w:val="16"/>
                <w:szCs w:val="16"/>
              </w:rPr>
            </w:pPr>
          </w:p>
        </w:tc>
        <w:tc>
          <w:tcPr>
            <w:tcW w:w="399" w:type="dxa"/>
            <w:shd w:val="clear" w:color="auto" w:fill="F30DC2"/>
            <w:vAlign w:val="center"/>
          </w:tcPr>
          <w:p w14:paraId="0ACCE7F6" w14:textId="77777777" w:rsidR="00A10BFE" w:rsidRPr="00FD5DFE" w:rsidRDefault="00A10BFE" w:rsidP="00A10BFE">
            <w:pPr>
              <w:rPr>
                <w:rFonts w:ascii="Arial Narrow" w:eastAsia="Calibri" w:hAnsi="Arial Narrow" w:cs="Segoe UI"/>
                <w:b/>
                <w:bCs/>
                <w:sz w:val="16"/>
                <w:szCs w:val="16"/>
              </w:rPr>
            </w:pPr>
          </w:p>
        </w:tc>
        <w:tc>
          <w:tcPr>
            <w:tcW w:w="396" w:type="dxa"/>
            <w:gridSpan w:val="2"/>
            <w:vAlign w:val="center"/>
          </w:tcPr>
          <w:p w14:paraId="71EB825C"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72F4F3E3"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3A3D3E08" w14:textId="77777777" w:rsidR="00A10BFE" w:rsidRPr="00FD5DFE" w:rsidRDefault="00A10BFE" w:rsidP="00A10BFE">
            <w:pPr>
              <w:rPr>
                <w:rFonts w:ascii="Arial Narrow" w:eastAsia="Calibri" w:hAnsi="Arial Narrow" w:cs="Segoe UI"/>
                <w:b/>
                <w:bCs/>
                <w:sz w:val="16"/>
                <w:szCs w:val="16"/>
              </w:rPr>
            </w:pPr>
          </w:p>
        </w:tc>
        <w:tc>
          <w:tcPr>
            <w:tcW w:w="390" w:type="dxa"/>
            <w:vAlign w:val="center"/>
          </w:tcPr>
          <w:p w14:paraId="5A818867" w14:textId="77777777" w:rsidR="00A10BFE" w:rsidRPr="00FD5DFE" w:rsidRDefault="00A10BFE" w:rsidP="00A10BFE">
            <w:pPr>
              <w:rPr>
                <w:rFonts w:ascii="Arial Narrow" w:eastAsia="Calibri" w:hAnsi="Arial Narrow" w:cs="Segoe UI"/>
                <w:b/>
                <w:bCs/>
                <w:sz w:val="16"/>
                <w:szCs w:val="16"/>
              </w:rPr>
            </w:pPr>
          </w:p>
        </w:tc>
      </w:tr>
      <w:tr w:rsidR="00CF679B" w:rsidRPr="00FD5DFE" w14:paraId="7567DA7B" w14:textId="77777777" w:rsidTr="51431B01">
        <w:trPr>
          <w:trHeight w:val="256"/>
        </w:trPr>
        <w:tc>
          <w:tcPr>
            <w:tcW w:w="1510" w:type="dxa"/>
            <w:vAlign w:val="center"/>
          </w:tcPr>
          <w:p w14:paraId="5473B2ED" w14:textId="77777777" w:rsidR="00A10BFE" w:rsidRPr="00FD5DFE" w:rsidRDefault="00A10BFE" w:rsidP="00A10BFE">
            <w:pPr>
              <w:rPr>
                <w:rFonts w:ascii="Arial Narrow" w:eastAsia="Calibri" w:hAnsi="Arial Narrow" w:cs="Segoe UI"/>
                <w:sz w:val="18"/>
                <w:szCs w:val="18"/>
              </w:rPr>
            </w:pPr>
            <w:r w:rsidRPr="00FD5DFE">
              <w:rPr>
                <w:rFonts w:ascii="Arial Narrow" w:eastAsia="Calibri" w:hAnsi="Arial Narrow" w:cs="Segoe UI"/>
                <w:sz w:val="18"/>
                <w:szCs w:val="18"/>
              </w:rPr>
              <w:t>Possible Revisions</w:t>
            </w:r>
          </w:p>
        </w:tc>
        <w:tc>
          <w:tcPr>
            <w:tcW w:w="392" w:type="dxa"/>
            <w:vAlign w:val="center"/>
          </w:tcPr>
          <w:p w14:paraId="75A41559"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32D3DCB6"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04C702D2"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61C3D774"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312D5A94"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33F8A6A6"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651E01B3"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4B34103C" w14:textId="77777777" w:rsidR="00A10BFE" w:rsidRPr="00FD5DFE" w:rsidRDefault="00A10BFE" w:rsidP="00A10BFE">
            <w:pPr>
              <w:rPr>
                <w:rFonts w:ascii="Arial Narrow" w:eastAsia="Calibri" w:hAnsi="Arial Narrow" w:cs="Segoe UI"/>
                <w:b/>
                <w:bCs/>
                <w:sz w:val="16"/>
                <w:szCs w:val="16"/>
              </w:rPr>
            </w:pPr>
          </w:p>
        </w:tc>
        <w:tc>
          <w:tcPr>
            <w:tcW w:w="392" w:type="dxa"/>
            <w:vAlign w:val="center"/>
          </w:tcPr>
          <w:p w14:paraId="275FB054" w14:textId="77777777" w:rsidR="00A10BFE" w:rsidRPr="00FD5DFE" w:rsidRDefault="00A10BFE" w:rsidP="00A10BFE">
            <w:pPr>
              <w:rPr>
                <w:rFonts w:ascii="Arial Narrow" w:eastAsia="Calibri" w:hAnsi="Arial Narrow" w:cs="Segoe UI"/>
                <w:b/>
                <w:bCs/>
                <w:sz w:val="16"/>
                <w:szCs w:val="16"/>
              </w:rPr>
            </w:pPr>
          </w:p>
        </w:tc>
        <w:tc>
          <w:tcPr>
            <w:tcW w:w="435" w:type="dxa"/>
            <w:vAlign w:val="center"/>
          </w:tcPr>
          <w:p w14:paraId="1CFC5AE3" w14:textId="77777777" w:rsidR="00A10BFE" w:rsidRPr="00FD5DFE" w:rsidRDefault="00A10BFE" w:rsidP="00A10BFE">
            <w:pPr>
              <w:rPr>
                <w:rFonts w:ascii="Arial Narrow" w:eastAsia="Calibri" w:hAnsi="Arial Narrow" w:cs="Segoe UI"/>
                <w:b/>
                <w:bCs/>
                <w:sz w:val="16"/>
                <w:szCs w:val="16"/>
              </w:rPr>
            </w:pPr>
          </w:p>
        </w:tc>
        <w:tc>
          <w:tcPr>
            <w:tcW w:w="406" w:type="dxa"/>
            <w:vAlign w:val="center"/>
          </w:tcPr>
          <w:p w14:paraId="18377E2D" w14:textId="77777777" w:rsidR="00A10BFE" w:rsidRPr="00FD5DFE" w:rsidRDefault="00A10BFE" w:rsidP="00A10BFE">
            <w:pPr>
              <w:rPr>
                <w:rFonts w:ascii="Arial Narrow" w:eastAsia="Calibri" w:hAnsi="Arial Narrow" w:cs="Segoe UI"/>
                <w:b/>
                <w:bCs/>
                <w:sz w:val="16"/>
                <w:szCs w:val="16"/>
              </w:rPr>
            </w:pPr>
          </w:p>
        </w:tc>
        <w:tc>
          <w:tcPr>
            <w:tcW w:w="399" w:type="dxa"/>
            <w:vAlign w:val="center"/>
          </w:tcPr>
          <w:p w14:paraId="23F0314F" w14:textId="77777777" w:rsidR="00A10BFE" w:rsidRPr="00FD5DFE" w:rsidRDefault="00A10BFE" w:rsidP="00A10BFE">
            <w:pPr>
              <w:rPr>
                <w:rFonts w:ascii="Arial Narrow" w:eastAsia="Calibri" w:hAnsi="Arial Narrow" w:cs="Segoe UI"/>
                <w:b/>
                <w:bCs/>
                <w:sz w:val="16"/>
                <w:szCs w:val="16"/>
              </w:rPr>
            </w:pPr>
          </w:p>
        </w:tc>
        <w:tc>
          <w:tcPr>
            <w:tcW w:w="396" w:type="dxa"/>
            <w:gridSpan w:val="2"/>
            <w:shd w:val="clear" w:color="auto" w:fill="FFFF00"/>
            <w:vAlign w:val="center"/>
          </w:tcPr>
          <w:p w14:paraId="50A05693" w14:textId="77777777" w:rsidR="00A10BFE" w:rsidRPr="00FD5DFE" w:rsidRDefault="00A10BFE" w:rsidP="00A10BFE">
            <w:pPr>
              <w:rPr>
                <w:rFonts w:ascii="Arial Narrow" w:eastAsia="Calibri" w:hAnsi="Arial Narrow" w:cs="Segoe UI"/>
                <w:b/>
                <w:bCs/>
                <w:sz w:val="16"/>
                <w:szCs w:val="16"/>
              </w:rPr>
            </w:pPr>
          </w:p>
        </w:tc>
        <w:tc>
          <w:tcPr>
            <w:tcW w:w="435" w:type="dxa"/>
            <w:shd w:val="clear" w:color="auto" w:fill="FFFF00"/>
            <w:vAlign w:val="center"/>
          </w:tcPr>
          <w:p w14:paraId="32262C0E" w14:textId="77777777" w:rsidR="00A10BFE" w:rsidRPr="00FD5DFE" w:rsidRDefault="00A10BFE" w:rsidP="00A10BFE">
            <w:pPr>
              <w:rPr>
                <w:rFonts w:ascii="Arial Narrow" w:eastAsia="Calibri" w:hAnsi="Arial Narrow" w:cs="Segoe UI"/>
                <w:b/>
                <w:bCs/>
                <w:sz w:val="16"/>
                <w:szCs w:val="16"/>
              </w:rPr>
            </w:pPr>
          </w:p>
        </w:tc>
        <w:tc>
          <w:tcPr>
            <w:tcW w:w="406" w:type="dxa"/>
            <w:shd w:val="clear" w:color="auto" w:fill="FFFF00"/>
            <w:vAlign w:val="center"/>
          </w:tcPr>
          <w:p w14:paraId="7D74E914" w14:textId="77777777" w:rsidR="00A10BFE" w:rsidRPr="00FD5DFE" w:rsidRDefault="00A10BFE" w:rsidP="00A10BFE">
            <w:pPr>
              <w:rPr>
                <w:rFonts w:ascii="Arial Narrow" w:eastAsia="Calibri" w:hAnsi="Arial Narrow" w:cs="Segoe UI"/>
                <w:b/>
                <w:bCs/>
                <w:sz w:val="16"/>
                <w:szCs w:val="16"/>
              </w:rPr>
            </w:pPr>
          </w:p>
        </w:tc>
        <w:tc>
          <w:tcPr>
            <w:tcW w:w="390" w:type="dxa"/>
            <w:shd w:val="clear" w:color="auto" w:fill="FFFF00"/>
            <w:vAlign w:val="center"/>
          </w:tcPr>
          <w:p w14:paraId="091E95DC" w14:textId="77777777" w:rsidR="00A10BFE" w:rsidRPr="00FD5DFE" w:rsidRDefault="00A10BFE" w:rsidP="00A10BFE">
            <w:pPr>
              <w:rPr>
                <w:rFonts w:ascii="Arial Narrow" w:eastAsia="Calibri" w:hAnsi="Arial Narrow" w:cs="Segoe UI"/>
                <w:b/>
                <w:bCs/>
                <w:sz w:val="16"/>
                <w:szCs w:val="16"/>
              </w:rPr>
            </w:pPr>
          </w:p>
        </w:tc>
      </w:tr>
    </w:tbl>
    <w:p w14:paraId="4D5FACD2" w14:textId="77777777" w:rsidR="00505E3D" w:rsidRDefault="00505E3D" w:rsidP="00505E3D">
      <w:pPr>
        <w:pStyle w:val="BodyText"/>
        <w:spacing w:before="1" w:line="477" w:lineRule="auto"/>
        <w:ind w:right="133"/>
        <w:jc w:val="both"/>
        <w:rPr>
          <w:rFonts w:ascii="Arial Narrow" w:hAnsi="Arial Narrow"/>
          <w:w w:val="80"/>
        </w:rPr>
      </w:pPr>
    </w:p>
    <w:p w14:paraId="52CDD0C0" w14:textId="77777777" w:rsidR="00505E3D" w:rsidRPr="00505E3D" w:rsidRDefault="00505E3D" w:rsidP="00462492">
      <w:pPr>
        <w:pStyle w:val="BodyText"/>
        <w:spacing w:before="1" w:line="477" w:lineRule="auto"/>
        <w:ind w:left="360" w:right="133"/>
        <w:jc w:val="both"/>
        <w:rPr>
          <w:rFonts w:ascii="Arial Narrow" w:hAnsi="Arial Narrow"/>
          <w:w w:val="80"/>
          <w:sz w:val="4"/>
          <w:szCs w:val="4"/>
        </w:rPr>
      </w:pPr>
    </w:p>
    <w:tbl>
      <w:tblPr>
        <w:tblStyle w:val="TableGrid"/>
        <w:tblW w:w="8016" w:type="dxa"/>
        <w:tblInd w:w="439" w:type="dxa"/>
        <w:tblLook w:val="04A0" w:firstRow="1" w:lastRow="0" w:firstColumn="1" w:lastColumn="0" w:noHBand="0" w:noVBand="1"/>
      </w:tblPr>
      <w:tblGrid>
        <w:gridCol w:w="336"/>
        <w:gridCol w:w="3735"/>
        <w:gridCol w:w="340"/>
        <w:gridCol w:w="3605"/>
      </w:tblGrid>
      <w:tr w:rsidR="00DA49C5" w:rsidRPr="00DA49C5" w14:paraId="1B38A00C" w14:textId="77777777" w:rsidTr="00DA49C5">
        <w:tc>
          <w:tcPr>
            <w:tcW w:w="336" w:type="dxa"/>
            <w:shd w:val="clear" w:color="auto" w:fill="2F5496"/>
            <w:vAlign w:val="center"/>
          </w:tcPr>
          <w:p w14:paraId="6F233182" w14:textId="77777777" w:rsidR="00DA49C5" w:rsidRPr="00DA49C5" w:rsidRDefault="00DA49C5" w:rsidP="00DA49C5">
            <w:pPr>
              <w:rPr>
                <w:rFonts w:ascii="Calibri" w:eastAsia="Calibri" w:hAnsi="Calibri" w:cs="Arial"/>
              </w:rPr>
            </w:pPr>
          </w:p>
        </w:tc>
        <w:tc>
          <w:tcPr>
            <w:tcW w:w="3735" w:type="dxa"/>
            <w:vAlign w:val="center"/>
          </w:tcPr>
          <w:p w14:paraId="342F4894" w14:textId="77777777" w:rsidR="00DA49C5" w:rsidRPr="00DA49C5" w:rsidRDefault="00DA49C5" w:rsidP="00DA49C5">
            <w:pPr>
              <w:rPr>
                <w:rFonts w:ascii="Arial Narrow" w:eastAsia="Calibri" w:hAnsi="Arial Narrow" w:cs="Arial"/>
                <w:sz w:val="18"/>
                <w:szCs w:val="18"/>
              </w:rPr>
            </w:pPr>
            <w:r w:rsidRPr="00DA49C5">
              <w:rPr>
                <w:rFonts w:ascii="Arial Narrow" w:eastAsia="Calibri" w:hAnsi="Arial Narrow" w:cs="Arial"/>
                <w:sz w:val="18"/>
                <w:szCs w:val="18"/>
              </w:rPr>
              <w:t>Days with Classes</w:t>
            </w:r>
          </w:p>
        </w:tc>
        <w:tc>
          <w:tcPr>
            <w:tcW w:w="340" w:type="dxa"/>
            <w:shd w:val="clear" w:color="auto" w:fill="FFFF00"/>
            <w:vAlign w:val="center"/>
          </w:tcPr>
          <w:p w14:paraId="15003574" w14:textId="77777777" w:rsidR="00DA49C5" w:rsidRPr="00DA49C5" w:rsidRDefault="00DA49C5" w:rsidP="00DA49C5">
            <w:pPr>
              <w:rPr>
                <w:rFonts w:ascii="Calibri" w:eastAsia="Calibri" w:hAnsi="Calibri" w:cs="Arial"/>
              </w:rPr>
            </w:pPr>
          </w:p>
        </w:tc>
        <w:tc>
          <w:tcPr>
            <w:tcW w:w="3605" w:type="dxa"/>
            <w:vAlign w:val="center"/>
          </w:tcPr>
          <w:p w14:paraId="440F54E5" w14:textId="77777777" w:rsidR="00DA49C5" w:rsidRPr="00DA49C5" w:rsidRDefault="00DA49C5" w:rsidP="00DA49C5">
            <w:pPr>
              <w:rPr>
                <w:rFonts w:ascii="Arial Narrow" w:eastAsia="Calibri" w:hAnsi="Arial Narrow" w:cs="Arial"/>
                <w:sz w:val="18"/>
                <w:szCs w:val="18"/>
              </w:rPr>
            </w:pPr>
            <w:r w:rsidRPr="00DA49C5">
              <w:rPr>
                <w:rFonts w:ascii="Arial Narrow" w:eastAsia="Calibri" w:hAnsi="Arial Narrow" w:cs="Arial"/>
                <w:sz w:val="18"/>
                <w:szCs w:val="18"/>
              </w:rPr>
              <w:t>No Classes</w:t>
            </w:r>
          </w:p>
        </w:tc>
      </w:tr>
      <w:tr w:rsidR="00DA49C5" w:rsidRPr="00DA49C5" w14:paraId="20EB9A20" w14:textId="77777777" w:rsidTr="00DA49C5">
        <w:tc>
          <w:tcPr>
            <w:tcW w:w="336" w:type="dxa"/>
            <w:shd w:val="clear" w:color="auto" w:fill="F30DC2"/>
            <w:vAlign w:val="center"/>
          </w:tcPr>
          <w:p w14:paraId="6660B171" w14:textId="77777777" w:rsidR="00DA49C5" w:rsidRPr="00DA49C5" w:rsidRDefault="00DA49C5" w:rsidP="00DA49C5">
            <w:pPr>
              <w:rPr>
                <w:rFonts w:ascii="Calibri" w:eastAsia="Calibri" w:hAnsi="Calibri" w:cs="Arial"/>
              </w:rPr>
            </w:pPr>
          </w:p>
        </w:tc>
        <w:tc>
          <w:tcPr>
            <w:tcW w:w="3735" w:type="dxa"/>
            <w:vAlign w:val="center"/>
          </w:tcPr>
          <w:p w14:paraId="26842806" w14:textId="77777777" w:rsidR="00DA49C5" w:rsidRPr="00DA49C5" w:rsidRDefault="00DA49C5" w:rsidP="00DA49C5">
            <w:pPr>
              <w:rPr>
                <w:rFonts w:ascii="Arial Narrow" w:eastAsia="Calibri" w:hAnsi="Arial Narrow" w:cs="Arial"/>
                <w:sz w:val="18"/>
                <w:szCs w:val="18"/>
              </w:rPr>
            </w:pPr>
            <w:r w:rsidRPr="00DA49C5">
              <w:rPr>
                <w:rFonts w:ascii="Arial Narrow" w:eastAsia="Calibri" w:hAnsi="Arial Narrow" w:cs="Arial"/>
                <w:sz w:val="18"/>
                <w:szCs w:val="18"/>
              </w:rPr>
              <w:t>Exam Week</w:t>
            </w:r>
          </w:p>
        </w:tc>
        <w:tc>
          <w:tcPr>
            <w:tcW w:w="340" w:type="dxa"/>
            <w:vAlign w:val="center"/>
          </w:tcPr>
          <w:p w14:paraId="37003E34" w14:textId="77777777" w:rsidR="00DA49C5" w:rsidRPr="00DA49C5" w:rsidRDefault="00DA49C5" w:rsidP="00DA49C5">
            <w:pPr>
              <w:rPr>
                <w:rFonts w:ascii="Calibri" w:eastAsia="Calibri" w:hAnsi="Calibri" w:cs="Arial"/>
              </w:rPr>
            </w:pPr>
          </w:p>
        </w:tc>
        <w:tc>
          <w:tcPr>
            <w:tcW w:w="3605" w:type="dxa"/>
            <w:vAlign w:val="center"/>
          </w:tcPr>
          <w:p w14:paraId="1F5F2A6F" w14:textId="77777777" w:rsidR="00DA49C5" w:rsidRPr="00DA49C5" w:rsidRDefault="00DA49C5" w:rsidP="00DA49C5">
            <w:pPr>
              <w:rPr>
                <w:rFonts w:ascii="Calibri" w:eastAsia="Calibri" w:hAnsi="Calibri" w:cs="Arial"/>
              </w:rPr>
            </w:pPr>
          </w:p>
        </w:tc>
      </w:tr>
    </w:tbl>
    <w:p w14:paraId="6666187E" w14:textId="769F1E0A" w:rsidR="00DA49C5" w:rsidRDefault="00DA49C5" w:rsidP="009E482A">
      <w:pPr>
        <w:pStyle w:val="BodyText"/>
        <w:spacing w:before="1" w:line="477" w:lineRule="auto"/>
        <w:ind w:right="133"/>
        <w:jc w:val="both"/>
        <w:rPr>
          <w:rFonts w:ascii="Arial Narrow" w:hAnsi="Arial Narrow"/>
          <w:w w:val="80"/>
        </w:rPr>
      </w:pPr>
    </w:p>
    <w:p w14:paraId="6AE3F40F" w14:textId="4EA9D0F2" w:rsidR="00DA5739" w:rsidRDefault="0012025D" w:rsidP="00CD0419">
      <w:pPr>
        <w:pStyle w:val="BodyText"/>
        <w:spacing w:before="1" w:line="477" w:lineRule="auto"/>
        <w:ind w:left="360" w:right="133" w:firstLine="360"/>
        <w:jc w:val="both"/>
        <w:rPr>
          <w:rFonts w:ascii="Arial Narrow" w:hAnsi="Arial Narrow"/>
          <w:w w:val="90"/>
        </w:rPr>
      </w:pPr>
      <w:r w:rsidRPr="0012025D">
        <w:rPr>
          <w:rFonts w:ascii="Arial Narrow" w:hAnsi="Arial Narrow"/>
          <w:w w:val="90"/>
        </w:rPr>
        <w:t>Table 1 shows the timeline of activities for Capstone Design Project 1 starting from the first week of April to the last week of July. It includes the overall progress throughout the term and potential revisions for the next phases of the project.</w:t>
      </w:r>
    </w:p>
    <w:p w14:paraId="1A0541D6" w14:textId="77777777" w:rsidR="00CD0419" w:rsidRDefault="00CD0419" w:rsidP="00CD0419">
      <w:pPr>
        <w:pStyle w:val="BodyText"/>
        <w:spacing w:before="1" w:line="477" w:lineRule="auto"/>
        <w:ind w:left="360" w:right="133" w:firstLine="360"/>
        <w:jc w:val="both"/>
        <w:rPr>
          <w:rFonts w:ascii="Arial Narrow" w:hAnsi="Arial Narrow"/>
          <w:w w:val="90"/>
        </w:rPr>
      </w:pPr>
    </w:p>
    <w:p w14:paraId="71122937" w14:textId="77777777" w:rsidR="00CD0419" w:rsidRDefault="00CD0419" w:rsidP="00CD0419">
      <w:pPr>
        <w:pStyle w:val="BodyText"/>
        <w:spacing w:before="1" w:line="477" w:lineRule="auto"/>
        <w:ind w:left="360" w:right="133" w:firstLine="360"/>
        <w:jc w:val="both"/>
        <w:rPr>
          <w:rFonts w:ascii="Arial Narrow" w:hAnsi="Arial Narrow"/>
          <w:w w:val="90"/>
        </w:rPr>
      </w:pPr>
    </w:p>
    <w:p w14:paraId="5E27E399" w14:textId="77777777" w:rsidR="00CD0419" w:rsidRPr="00CD0419" w:rsidRDefault="00CD0419" w:rsidP="00CD0419">
      <w:pPr>
        <w:pStyle w:val="BodyText"/>
        <w:spacing w:before="1" w:line="477" w:lineRule="auto"/>
        <w:ind w:left="360" w:right="133" w:firstLine="360"/>
        <w:jc w:val="both"/>
        <w:rPr>
          <w:rFonts w:ascii="Arial Narrow" w:hAnsi="Arial Narrow"/>
          <w:w w:val="90"/>
        </w:rPr>
      </w:pPr>
    </w:p>
    <w:p w14:paraId="3894A70C" w14:textId="56A6F0E9" w:rsidR="00ED79B5" w:rsidRPr="001E04E4" w:rsidRDefault="001E04E4" w:rsidP="001E04E4">
      <w:pPr>
        <w:pStyle w:val="Caption"/>
        <w:spacing w:line="360" w:lineRule="auto"/>
        <w:rPr>
          <w:rFonts w:ascii="Arial Narrow" w:hAnsi="Arial Narrow"/>
          <w:b/>
          <w:bCs/>
          <w:i w:val="0"/>
          <w:iCs w:val="0"/>
          <w:color w:val="auto"/>
          <w:sz w:val="24"/>
          <w:szCs w:val="24"/>
        </w:rPr>
      </w:pPr>
      <w:r w:rsidRPr="001E04E4">
        <w:rPr>
          <w:i w:val="0"/>
          <w:iCs w:val="0"/>
        </w:rPr>
        <w:tab/>
      </w:r>
      <w:bookmarkStart w:id="91" w:name="_Toc199768599"/>
      <w:r w:rsidRPr="001E04E4">
        <w:rPr>
          <w:rFonts w:ascii="Arial Narrow" w:hAnsi="Arial Narrow"/>
          <w:b/>
          <w:bCs/>
          <w:i w:val="0"/>
          <w:iCs w:val="0"/>
          <w:color w:val="auto"/>
          <w:sz w:val="24"/>
          <w:szCs w:val="24"/>
        </w:rPr>
        <w:t xml:space="preserve">Table </w:t>
      </w:r>
      <w:r w:rsidRPr="001E04E4">
        <w:rPr>
          <w:rFonts w:ascii="Arial Narrow" w:hAnsi="Arial Narrow"/>
          <w:b/>
          <w:bCs/>
          <w:i w:val="0"/>
          <w:iCs w:val="0"/>
          <w:color w:val="auto"/>
          <w:sz w:val="24"/>
          <w:szCs w:val="24"/>
        </w:rPr>
        <w:fldChar w:fldCharType="begin"/>
      </w:r>
      <w:r w:rsidRPr="001E04E4">
        <w:rPr>
          <w:rFonts w:ascii="Arial Narrow" w:hAnsi="Arial Narrow"/>
          <w:b/>
          <w:bCs/>
          <w:i w:val="0"/>
          <w:iCs w:val="0"/>
          <w:color w:val="auto"/>
          <w:sz w:val="24"/>
          <w:szCs w:val="24"/>
        </w:rPr>
        <w:instrText xml:space="preserve"> SEQ Table \* ARABIC </w:instrText>
      </w:r>
      <w:r w:rsidRPr="001E04E4">
        <w:rPr>
          <w:rFonts w:ascii="Arial Narrow" w:hAnsi="Arial Narrow"/>
          <w:b/>
          <w:bCs/>
          <w:i w:val="0"/>
          <w:iCs w:val="0"/>
          <w:color w:val="auto"/>
          <w:sz w:val="24"/>
          <w:szCs w:val="24"/>
        </w:rPr>
        <w:fldChar w:fldCharType="separate"/>
      </w:r>
      <w:r w:rsidR="007B27A8">
        <w:rPr>
          <w:rFonts w:ascii="Arial Narrow" w:hAnsi="Arial Narrow"/>
          <w:b/>
          <w:bCs/>
          <w:i w:val="0"/>
          <w:iCs w:val="0"/>
          <w:noProof/>
          <w:color w:val="auto"/>
          <w:sz w:val="24"/>
          <w:szCs w:val="24"/>
        </w:rPr>
        <w:t>2</w:t>
      </w:r>
      <w:r w:rsidRPr="001E04E4">
        <w:rPr>
          <w:rFonts w:ascii="Arial Narrow" w:hAnsi="Arial Narrow"/>
          <w:b/>
          <w:bCs/>
          <w:i w:val="0"/>
          <w:iCs w:val="0"/>
          <w:color w:val="auto"/>
          <w:sz w:val="24"/>
          <w:szCs w:val="24"/>
        </w:rPr>
        <w:fldChar w:fldCharType="end"/>
      </w:r>
      <w:r w:rsidRPr="001E04E4">
        <w:rPr>
          <w:rFonts w:ascii="Arial Narrow" w:hAnsi="Arial Narrow"/>
          <w:b/>
          <w:bCs/>
          <w:color w:val="auto"/>
          <w:sz w:val="24"/>
          <w:szCs w:val="24"/>
        </w:rPr>
        <w:t xml:space="preserve"> </w:t>
      </w:r>
      <w:r w:rsidRPr="001E04E4">
        <w:rPr>
          <w:rFonts w:ascii="Arial Narrow" w:hAnsi="Arial Narrow"/>
          <w:b/>
          <w:bCs/>
          <w:color w:val="auto"/>
          <w:sz w:val="24"/>
          <w:szCs w:val="24"/>
        </w:rPr>
        <w:br/>
      </w:r>
      <w:r w:rsidRPr="001E04E4">
        <w:rPr>
          <w:rFonts w:ascii="Arial Narrow" w:hAnsi="Arial Narrow"/>
          <w:b/>
          <w:bCs/>
          <w:color w:val="auto"/>
          <w:sz w:val="24"/>
          <w:szCs w:val="24"/>
        </w:rPr>
        <w:tab/>
      </w:r>
      <w:r w:rsidRPr="001E04E4">
        <w:rPr>
          <w:rFonts w:ascii="Arial Narrow" w:hAnsi="Arial Narrow"/>
          <w:color w:val="auto"/>
          <w:sz w:val="24"/>
          <w:szCs w:val="24"/>
        </w:rPr>
        <w:t>Timeline of Activities for Capstone Design Project 2</w:t>
      </w:r>
      <w:bookmarkEnd w:id="91"/>
    </w:p>
    <w:tbl>
      <w:tblPr>
        <w:tblStyle w:val="TableGrid"/>
        <w:tblpPr w:leftFromText="180" w:rightFromText="180" w:vertAnchor="text" w:horzAnchor="page" w:tblpX="2601" w:tblpY="60"/>
        <w:tblW w:w="4847" w:type="pct"/>
        <w:tblLook w:val="04A0" w:firstRow="1" w:lastRow="0" w:firstColumn="1" w:lastColumn="0" w:noHBand="0" w:noVBand="1"/>
      </w:tblPr>
      <w:tblGrid>
        <w:gridCol w:w="1560"/>
        <w:gridCol w:w="430"/>
        <w:gridCol w:w="483"/>
        <w:gridCol w:w="448"/>
        <w:gridCol w:w="439"/>
        <w:gridCol w:w="430"/>
        <w:gridCol w:w="483"/>
        <w:gridCol w:w="448"/>
        <w:gridCol w:w="439"/>
        <w:gridCol w:w="430"/>
        <w:gridCol w:w="483"/>
        <w:gridCol w:w="448"/>
        <w:gridCol w:w="439"/>
        <w:gridCol w:w="9"/>
        <w:gridCol w:w="421"/>
        <w:gridCol w:w="483"/>
        <w:gridCol w:w="448"/>
        <w:gridCol w:w="439"/>
      </w:tblGrid>
      <w:tr w:rsidR="008B4548" w:rsidRPr="00FD5DFE" w14:paraId="65424510" w14:textId="77777777" w:rsidTr="00007B2D">
        <w:trPr>
          <w:trHeight w:val="256"/>
        </w:trPr>
        <w:tc>
          <w:tcPr>
            <w:tcW w:w="938" w:type="pct"/>
            <w:vMerge w:val="restart"/>
            <w:shd w:val="clear" w:color="auto" w:fill="B4C6E7"/>
            <w:vAlign w:val="center"/>
          </w:tcPr>
          <w:p w14:paraId="566B3640" w14:textId="77777777" w:rsidR="008B4548" w:rsidRPr="00FD5DFE" w:rsidRDefault="008B4548">
            <w:pPr>
              <w:rPr>
                <w:rFonts w:ascii="Arial Narrow" w:eastAsia="Calibri" w:hAnsi="Arial Narrow" w:cs="Arial"/>
                <w:sz w:val="18"/>
                <w:szCs w:val="18"/>
              </w:rPr>
            </w:pPr>
            <w:r w:rsidRPr="00FD5DFE">
              <w:rPr>
                <w:rFonts w:ascii="Arial Narrow" w:eastAsia="Calibri" w:hAnsi="Arial Narrow" w:cs="Arial"/>
                <w:sz w:val="18"/>
                <w:szCs w:val="18"/>
              </w:rPr>
              <w:t>Activities</w:t>
            </w:r>
          </w:p>
        </w:tc>
        <w:tc>
          <w:tcPr>
            <w:tcW w:w="1015" w:type="pct"/>
            <w:gridSpan w:val="4"/>
            <w:shd w:val="clear" w:color="auto" w:fill="FFE599"/>
            <w:vAlign w:val="center"/>
          </w:tcPr>
          <w:p w14:paraId="6A0D18E8" w14:textId="292D3D95" w:rsidR="008B4548" w:rsidRPr="00FD5DFE" w:rsidRDefault="008B4548">
            <w:pPr>
              <w:rPr>
                <w:rFonts w:ascii="Arial Narrow" w:eastAsia="Calibri" w:hAnsi="Arial Narrow" w:cs="Arial"/>
                <w:sz w:val="16"/>
                <w:szCs w:val="16"/>
              </w:rPr>
            </w:pPr>
            <w:r>
              <w:rPr>
                <w:rFonts w:ascii="Arial Narrow" w:eastAsia="Calibri" w:hAnsi="Arial Narrow" w:cs="Arial"/>
                <w:sz w:val="16"/>
                <w:szCs w:val="16"/>
              </w:rPr>
              <w:t>August</w:t>
            </w:r>
          </w:p>
        </w:tc>
        <w:tc>
          <w:tcPr>
            <w:tcW w:w="1015" w:type="pct"/>
            <w:gridSpan w:val="4"/>
            <w:shd w:val="clear" w:color="auto" w:fill="FFE599"/>
            <w:vAlign w:val="center"/>
          </w:tcPr>
          <w:p w14:paraId="13815D17" w14:textId="559CDA89" w:rsidR="008B4548" w:rsidRPr="00FD5DFE" w:rsidRDefault="008B4548">
            <w:pPr>
              <w:rPr>
                <w:rFonts w:ascii="Arial Narrow" w:eastAsia="Calibri" w:hAnsi="Arial Narrow" w:cs="Arial"/>
                <w:sz w:val="16"/>
                <w:szCs w:val="16"/>
              </w:rPr>
            </w:pPr>
            <w:r>
              <w:rPr>
                <w:rFonts w:ascii="Arial Narrow" w:eastAsia="Calibri" w:hAnsi="Arial Narrow" w:cs="Arial"/>
                <w:sz w:val="16"/>
                <w:szCs w:val="16"/>
              </w:rPr>
              <w:t>September</w:t>
            </w:r>
          </w:p>
        </w:tc>
        <w:tc>
          <w:tcPr>
            <w:tcW w:w="1019" w:type="pct"/>
            <w:gridSpan w:val="5"/>
            <w:shd w:val="clear" w:color="auto" w:fill="FFE599"/>
            <w:vAlign w:val="center"/>
          </w:tcPr>
          <w:p w14:paraId="64DD08E8" w14:textId="51A93603" w:rsidR="008B4548" w:rsidRPr="00FD5DFE" w:rsidRDefault="008B4548">
            <w:pPr>
              <w:rPr>
                <w:rFonts w:ascii="Arial Narrow" w:eastAsia="Calibri" w:hAnsi="Arial Narrow" w:cs="Arial"/>
                <w:sz w:val="16"/>
                <w:szCs w:val="16"/>
              </w:rPr>
            </w:pPr>
            <w:r>
              <w:rPr>
                <w:rFonts w:ascii="Arial Narrow" w:eastAsia="Calibri" w:hAnsi="Arial Narrow" w:cs="Arial"/>
                <w:sz w:val="16"/>
                <w:szCs w:val="16"/>
              </w:rPr>
              <w:t>October</w:t>
            </w:r>
          </w:p>
        </w:tc>
        <w:tc>
          <w:tcPr>
            <w:tcW w:w="1013" w:type="pct"/>
            <w:gridSpan w:val="4"/>
            <w:shd w:val="clear" w:color="auto" w:fill="FFE599"/>
            <w:vAlign w:val="center"/>
          </w:tcPr>
          <w:p w14:paraId="0EAB860C" w14:textId="15E00078" w:rsidR="008B4548" w:rsidRPr="00FD5DFE" w:rsidRDefault="008B4548">
            <w:pPr>
              <w:rPr>
                <w:rFonts w:ascii="Arial Narrow" w:eastAsia="Calibri" w:hAnsi="Arial Narrow" w:cs="Arial"/>
                <w:sz w:val="16"/>
                <w:szCs w:val="16"/>
              </w:rPr>
            </w:pPr>
            <w:r>
              <w:rPr>
                <w:rFonts w:ascii="Arial Narrow" w:eastAsia="Calibri" w:hAnsi="Arial Narrow" w:cs="Arial"/>
                <w:sz w:val="16"/>
                <w:szCs w:val="16"/>
              </w:rPr>
              <w:t>November</w:t>
            </w:r>
          </w:p>
        </w:tc>
      </w:tr>
      <w:tr w:rsidR="008B4548" w:rsidRPr="00FD5DFE" w14:paraId="666D2417" w14:textId="77777777" w:rsidTr="00007B2D">
        <w:trPr>
          <w:trHeight w:val="34"/>
        </w:trPr>
        <w:tc>
          <w:tcPr>
            <w:tcW w:w="938" w:type="pct"/>
            <w:vMerge/>
            <w:vAlign w:val="center"/>
          </w:tcPr>
          <w:p w14:paraId="3A605453" w14:textId="77777777" w:rsidR="008B4548" w:rsidRPr="00FD5DFE" w:rsidRDefault="008B4548">
            <w:pPr>
              <w:rPr>
                <w:rFonts w:ascii="Arial Narrow" w:eastAsia="Calibri" w:hAnsi="Arial Narrow" w:cs="Arial"/>
                <w:sz w:val="16"/>
                <w:szCs w:val="16"/>
              </w:rPr>
            </w:pPr>
          </w:p>
        </w:tc>
        <w:tc>
          <w:tcPr>
            <w:tcW w:w="244" w:type="pct"/>
            <w:vAlign w:val="center"/>
          </w:tcPr>
          <w:p w14:paraId="1C8FC201"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52126FA3"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2851A0CD"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5E92911E"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4" w:type="pct"/>
            <w:vAlign w:val="center"/>
          </w:tcPr>
          <w:p w14:paraId="37D61207"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2A7E6020"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4D3A6D56"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5581618B"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4" w:type="pct"/>
            <w:vAlign w:val="center"/>
          </w:tcPr>
          <w:p w14:paraId="5F880183"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7FAEEDA1"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74DF4108"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33CEC060"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6" w:type="pct"/>
            <w:gridSpan w:val="2"/>
            <w:vAlign w:val="center"/>
          </w:tcPr>
          <w:p w14:paraId="1DB6EF14"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0DFEA1B1"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7C8DCB74"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9" w:type="pct"/>
            <w:vAlign w:val="center"/>
          </w:tcPr>
          <w:p w14:paraId="66C31E45" w14:textId="77777777" w:rsidR="008B4548" w:rsidRPr="00FD5DFE" w:rsidRDefault="008B4548">
            <w:pPr>
              <w:rPr>
                <w:rFonts w:ascii="Arial Narrow" w:eastAsia="Calibri" w:hAnsi="Arial Narrow" w:cs="Arial"/>
                <w:sz w:val="16"/>
                <w:szCs w:val="16"/>
              </w:rPr>
            </w:pPr>
            <w:r w:rsidRPr="00FD5DFE">
              <w:rPr>
                <w:rFonts w:ascii="Arial Narrow" w:eastAsia="Calibri" w:hAnsi="Arial Narrow" w:cs="Arial"/>
                <w:sz w:val="16"/>
                <w:szCs w:val="16"/>
              </w:rPr>
              <w:t>4th</w:t>
            </w:r>
          </w:p>
        </w:tc>
      </w:tr>
      <w:tr w:rsidR="008B4548" w:rsidRPr="00FD5DFE" w14:paraId="2F6D7470" w14:textId="77777777" w:rsidTr="00007B2D">
        <w:trPr>
          <w:trHeight w:val="34"/>
        </w:trPr>
        <w:tc>
          <w:tcPr>
            <w:tcW w:w="938" w:type="pct"/>
            <w:vAlign w:val="center"/>
          </w:tcPr>
          <w:p w14:paraId="040E7D32" w14:textId="52168A96" w:rsidR="008B4548" w:rsidRPr="00FD5DFE" w:rsidRDefault="008447FF">
            <w:pPr>
              <w:rPr>
                <w:rFonts w:ascii="Arial Narrow" w:eastAsia="Calibri" w:hAnsi="Arial Narrow" w:cs="Segoe UI"/>
                <w:sz w:val="18"/>
                <w:szCs w:val="18"/>
              </w:rPr>
            </w:pPr>
            <w:r>
              <w:rPr>
                <w:rFonts w:ascii="Arial Narrow" w:eastAsia="Calibri" w:hAnsi="Arial Narrow" w:cs="Segoe UI"/>
                <w:sz w:val="18"/>
                <w:szCs w:val="18"/>
              </w:rPr>
              <w:t>Lesson Proper</w:t>
            </w:r>
          </w:p>
        </w:tc>
        <w:tc>
          <w:tcPr>
            <w:tcW w:w="244" w:type="pct"/>
            <w:shd w:val="clear" w:color="auto" w:fill="215E99" w:themeFill="text2" w:themeFillTint="BF"/>
            <w:vAlign w:val="center"/>
          </w:tcPr>
          <w:p w14:paraId="3AE59DCA"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15E311D2" w14:textId="77777777" w:rsidR="008B4548" w:rsidRPr="00FD5DFE" w:rsidRDefault="008B4548">
            <w:pPr>
              <w:rPr>
                <w:rFonts w:ascii="Arial Narrow" w:eastAsia="Calibri" w:hAnsi="Arial Narrow" w:cs="Arial"/>
                <w:sz w:val="16"/>
                <w:szCs w:val="16"/>
              </w:rPr>
            </w:pPr>
          </w:p>
        </w:tc>
        <w:tc>
          <w:tcPr>
            <w:tcW w:w="252" w:type="pct"/>
            <w:shd w:val="clear" w:color="auto" w:fill="auto"/>
            <w:vAlign w:val="center"/>
          </w:tcPr>
          <w:p w14:paraId="432F6B0C" w14:textId="77777777" w:rsidR="008B4548" w:rsidRPr="00FD5DFE" w:rsidRDefault="008B4548">
            <w:pPr>
              <w:rPr>
                <w:rFonts w:ascii="Arial Narrow" w:eastAsia="Calibri" w:hAnsi="Arial Narrow" w:cs="Arial"/>
                <w:sz w:val="16"/>
                <w:szCs w:val="16"/>
              </w:rPr>
            </w:pPr>
          </w:p>
        </w:tc>
        <w:tc>
          <w:tcPr>
            <w:tcW w:w="248" w:type="pct"/>
            <w:shd w:val="clear" w:color="auto" w:fill="auto"/>
            <w:vAlign w:val="center"/>
          </w:tcPr>
          <w:p w14:paraId="0D2A8953" w14:textId="77777777" w:rsidR="008B4548" w:rsidRPr="00FD5DFE" w:rsidRDefault="008B4548">
            <w:pPr>
              <w:rPr>
                <w:rFonts w:ascii="Arial Narrow" w:eastAsia="Calibri" w:hAnsi="Arial Narrow" w:cs="Arial"/>
                <w:sz w:val="16"/>
                <w:szCs w:val="16"/>
              </w:rPr>
            </w:pPr>
          </w:p>
        </w:tc>
        <w:tc>
          <w:tcPr>
            <w:tcW w:w="244" w:type="pct"/>
            <w:vAlign w:val="center"/>
          </w:tcPr>
          <w:p w14:paraId="33E2E016" w14:textId="77777777" w:rsidR="008B4548" w:rsidRPr="00FD5DFE" w:rsidRDefault="008B4548">
            <w:pPr>
              <w:rPr>
                <w:rFonts w:ascii="Arial Narrow" w:eastAsia="Calibri" w:hAnsi="Arial Narrow" w:cs="Arial"/>
                <w:sz w:val="16"/>
                <w:szCs w:val="16"/>
              </w:rPr>
            </w:pPr>
          </w:p>
        </w:tc>
        <w:tc>
          <w:tcPr>
            <w:tcW w:w="270" w:type="pct"/>
            <w:vAlign w:val="center"/>
          </w:tcPr>
          <w:p w14:paraId="21BB88E8" w14:textId="77777777" w:rsidR="008B4548" w:rsidRPr="00FD5DFE" w:rsidRDefault="008B4548">
            <w:pPr>
              <w:rPr>
                <w:rFonts w:ascii="Arial Narrow" w:eastAsia="Calibri" w:hAnsi="Arial Narrow" w:cs="Arial"/>
                <w:sz w:val="16"/>
                <w:szCs w:val="16"/>
              </w:rPr>
            </w:pPr>
          </w:p>
        </w:tc>
        <w:tc>
          <w:tcPr>
            <w:tcW w:w="252" w:type="pct"/>
            <w:vAlign w:val="center"/>
          </w:tcPr>
          <w:p w14:paraId="327FE8C0" w14:textId="77777777" w:rsidR="008B4548" w:rsidRPr="00FD5DFE" w:rsidRDefault="008B4548">
            <w:pPr>
              <w:rPr>
                <w:rFonts w:ascii="Arial Narrow" w:eastAsia="Calibri" w:hAnsi="Arial Narrow" w:cs="Arial"/>
                <w:sz w:val="16"/>
                <w:szCs w:val="16"/>
              </w:rPr>
            </w:pPr>
          </w:p>
        </w:tc>
        <w:tc>
          <w:tcPr>
            <w:tcW w:w="248" w:type="pct"/>
            <w:vAlign w:val="center"/>
          </w:tcPr>
          <w:p w14:paraId="7010D7A0" w14:textId="77777777" w:rsidR="008B4548" w:rsidRPr="00FD5DFE" w:rsidRDefault="008B4548">
            <w:pPr>
              <w:rPr>
                <w:rFonts w:ascii="Arial Narrow" w:eastAsia="Calibri" w:hAnsi="Arial Narrow" w:cs="Arial"/>
                <w:sz w:val="16"/>
                <w:szCs w:val="16"/>
              </w:rPr>
            </w:pPr>
          </w:p>
        </w:tc>
        <w:tc>
          <w:tcPr>
            <w:tcW w:w="244" w:type="pct"/>
            <w:vAlign w:val="center"/>
          </w:tcPr>
          <w:p w14:paraId="512D1913" w14:textId="77777777" w:rsidR="008B4548" w:rsidRPr="00FD5DFE" w:rsidRDefault="008B4548">
            <w:pPr>
              <w:rPr>
                <w:rFonts w:ascii="Arial Narrow" w:eastAsia="Calibri" w:hAnsi="Arial Narrow" w:cs="Arial"/>
                <w:sz w:val="16"/>
                <w:szCs w:val="16"/>
              </w:rPr>
            </w:pPr>
          </w:p>
        </w:tc>
        <w:tc>
          <w:tcPr>
            <w:tcW w:w="270" w:type="pct"/>
            <w:vAlign w:val="center"/>
          </w:tcPr>
          <w:p w14:paraId="4A27C2CC" w14:textId="77777777" w:rsidR="008B4548" w:rsidRPr="00FD5DFE" w:rsidRDefault="008B4548">
            <w:pPr>
              <w:rPr>
                <w:rFonts w:ascii="Arial Narrow" w:eastAsia="Calibri" w:hAnsi="Arial Narrow" w:cs="Arial"/>
                <w:sz w:val="16"/>
                <w:szCs w:val="16"/>
              </w:rPr>
            </w:pPr>
          </w:p>
        </w:tc>
        <w:tc>
          <w:tcPr>
            <w:tcW w:w="252" w:type="pct"/>
            <w:vAlign w:val="center"/>
          </w:tcPr>
          <w:p w14:paraId="7268DE3A" w14:textId="77777777" w:rsidR="008B4548" w:rsidRPr="00FD5DFE" w:rsidRDefault="008B4548">
            <w:pPr>
              <w:rPr>
                <w:rFonts w:ascii="Arial Narrow" w:eastAsia="Calibri" w:hAnsi="Arial Narrow" w:cs="Arial"/>
                <w:sz w:val="16"/>
                <w:szCs w:val="16"/>
              </w:rPr>
            </w:pPr>
          </w:p>
        </w:tc>
        <w:tc>
          <w:tcPr>
            <w:tcW w:w="248" w:type="pct"/>
            <w:vAlign w:val="center"/>
          </w:tcPr>
          <w:p w14:paraId="3C225A45" w14:textId="77777777" w:rsidR="008B4548" w:rsidRPr="00FD5DFE" w:rsidRDefault="008B4548">
            <w:pPr>
              <w:rPr>
                <w:rFonts w:ascii="Arial Narrow" w:eastAsia="Calibri" w:hAnsi="Arial Narrow" w:cs="Arial"/>
                <w:sz w:val="16"/>
                <w:szCs w:val="16"/>
              </w:rPr>
            </w:pPr>
          </w:p>
        </w:tc>
        <w:tc>
          <w:tcPr>
            <w:tcW w:w="246" w:type="pct"/>
            <w:gridSpan w:val="2"/>
            <w:vAlign w:val="center"/>
          </w:tcPr>
          <w:p w14:paraId="0CEDE502" w14:textId="77777777" w:rsidR="008B4548" w:rsidRPr="00FD5DFE" w:rsidRDefault="008B4548">
            <w:pPr>
              <w:rPr>
                <w:rFonts w:ascii="Arial Narrow" w:eastAsia="Calibri" w:hAnsi="Arial Narrow" w:cs="Arial"/>
                <w:sz w:val="16"/>
                <w:szCs w:val="16"/>
              </w:rPr>
            </w:pPr>
          </w:p>
        </w:tc>
        <w:tc>
          <w:tcPr>
            <w:tcW w:w="270" w:type="pct"/>
            <w:vAlign w:val="center"/>
          </w:tcPr>
          <w:p w14:paraId="1D772C56" w14:textId="77777777" w:rsidR="008B4548" w:rsidRPr="00FD5DFE" w:rsidRDefault="008B4548">
            <w:pPr>
              <w:rPr>
                <w:rFonts w:ascii="Arial Narrow" w:eastAsia="Calibri" w:hAnsi="Arial Narrow" w:cs="Arial"/>
                <w:sz w:val="16"/>
                <w:szCs w:val="16"/>
              </w:rPr>
            </w:pPr>
          </w:p>
        </w:tc>
        <w:tc>
          <w:tcPr>
            <w:tcW w:w="252" w:type="pct"/>
            <w:vAlign w:val="center"/>
          </w:tcPr>
          <w:p w14:paraId="7FEC91F7" w14:textId="77777777" w:rsidR="008B4548" w:rsidRPr="00FD5DFE" w:rsidRDefault="008B4548">
            <w:pPr>
              <w:rPr>
                <w:rFonts w:ascii="Arial Narrow" w:eastAsia="Calibri" w:hAnsi="Arial Narrow" w:cs="Arial"/>
                <w:sz w:val="16"/>
                <w:szCs w:val="16"/>
              </w:rPr>
            </w:pPr>
          </w:p>
        </w:tc>
        <w:tc>
          <w:tcPr>
            <w:tcW w:w="249" w:type="pct"/>
            <w:vAlign w:val="center"/>
          </w:tcPr>
          <w:p w14:paraId="31A8AFCF" w14:textId="77777777" w:rsidR="008B4548" w:rsidRPr="00FD5DFE" w:rsidRDefault="008B4548">
            <w:pPr>
              <w:rPr>
                <w:rFonts w:ascii="Arial Narrow" w:eastAsia="Calibri" w:hAnsi="Arial Narrow" w:cs="Arial"/>
                <w:sz w:val="16"/>
                <w:szCs w:val="16"/>
              </w:rPr>
            </w:pPr>
          </w:p>
        </w:tc>
      </w:tr>
      <w:tr w:rsidR="008B4548" w:rsidRPr="00FD5DFE" w14:paraId="127618CE" w14:textId="77777777" w:rsidTr="00007B2D">
        <w:trPr>
          <w:trHeight w:val="34"/>
        </w:trPr>
        <w:tc>
          <w:tcPr>
            <w:tcW w:w="938" w:type="pct"/>
            <w:vAlign w:val="center"/>
          </w:tcPr>
          <w:p w14:paraId="1518B72B" w14:textId="2EEECAEF" w:rsidR="008B4548" w:rsidRPr="00FD5DFE" w:rsidRDefault="00337692">
            <w:pPr>
              <w:rPr>
                <w:rFonts w:ascii="Arial Narrow" w:eastAsia="Calibri" w:hAnsi="Arial Narrow" w:cs="Arial"/>
                <w:sz w:val="18"/>
                <w:szCs w:val="18"/>
              </w:rPr>
            </w:pPr>
            <w:r>
              <w:rPr>
                <w:rFonts w:ascii="Arial Narrow" w:eastAsia="Calibri" w:hAnsi="Arial Narrow" w:cs="Arial"/>
                <w:sz w:val="18"/>
                <w:szCs w:val="18"/>
              </w:rPr>
              <w:t>Chapter 1 Revision</w:t>
            </w:r>
          </w:p>
        </w:tc>
        <w:tc>
          <w:tcPr>
            <w:tcW w:w="244" w:type="pct"/>
            <w:shd w:val="clear" w:color="auto" w:fill="215E99" w:themeFill="text2" w:themeFillTint="BF"/>
            <w:vAlign w:val="center"/>
          </w:tcPr>
          <w:p w14:paraId="7037B539" w14:textId="77777777" w:rsidR="008B4548" w:rsidRPr="00FD5DFE" w:rsidRDefault="008B4548">
            <w:pPr>
              <w:rPr>
                <w:rFonts w:ascii="Arial Narrow" w:eastAsia="Calibri" w:hAnsi="Arial Narrow" w:cs="Arial"/>
                <w:sz w:val="16"/>
                <w:szCs w:val="16"/>
              </w:rPr>
            </w:pPr>
          </w:p>
        </w:tc>
        <w:tc>
          <w:tcPr>
            <w:tcW w:w="270" w:type="pct"/>
            <w:shd w:val="clear" w:color="auto" w:fill="215E99" w:themeFill="text2" w:themeFillTint="BF"/>
            <w:vAlign w:val="center"/>
          </w:tcPr>
          <w:p w14:paraId="24304C49" w14:textId="77777777" w:rsidR="008B4548" w:rsidRPr="00FD5DFE" w:rsidRDefault="008B4548">
            <w:pPr>
              <w:rPr>
                <w:rFonts w:ascii="Arial Narrow" w:eastAsia="Calibri" w:hAnsi="Arial Narrow" w:cs="Arial"/>
                <w:sz w:val="16"/>
                <w:szCs w:val="16"/>
              </w:rPr>
            </w:pPr>
          </w:p>
        </w:tc>
        <w:tc>
          <w:tcPr>
            <w:tcW w:w="252" w:type="pct"/>
            <w:shd w:val="clear" w:color="auto" w:fill="auto"/>
            <w:vAlign w:val="center"/>
          </w:tcPr>
          <w:p w14:paraId="6BEB5AAB" w14:textId="77777777" w:rsidR="008B4548" w:rsidRPr="00FD5DFE" w:rsidRDefault="008B4548">
            <w:pPr>
              <w:rPr>
                <w:rFonts w:ascii="Arial Narrow" w:eastAsia="Calibri" w:hAnsi="Arial Narrow" w:cs="Arial"/>
                <w:sz w:val="16"/>
                <w:szCs w:val="16"/>
              </w:rPr>
            </w:pPr>
          </w:p>
        </w:tc>
        <w:tc>
          <w:tcPr>
            <w:tcW w:w="248" w:type="pct"/>
            <w:shd w:val="clear" w:color="auto" w:fill="auto"/>
            <w:vAlign w:val="center"/>
          </w:tcPr>
          <w:p w14:paraId="3F023D45" w14:textId="77777777" w:rsidR="008B4548" w:rsidRPr="00FD5DFE" w:rsidRDefault="008B4548">
            <w:pPr>
              <w:rPr>
                <w:rFonts w:ascii="Arial Narrow" w:eastAsia="Calibri" w:hAnsi="Arial Narrow" w:cs="Arial"/>
                <w:sz w:val="16"/>
                <w:szCs w:val="16"/>
              </w:rPr>
            </w:pPr>
          </w:p>
        </w:tc>
        <w:tc>
          <w:tcPr>
            <w:tcW w:w="244" w:type="pct"/>
            <w:shd w:val="clear" w:color="auto" w:fill="auto"/>
            <w:vAlign w:val="center"/>
          </w:tcPr>
          <w:p w14:paraId="53F55050"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0516FB83" w14:textId="77777777" w:rsidR="008B4548" w:rsidRPr="00FD5DFE" w:rsidRDefault="008B4548">
            <w:pPr>
              <w:rPr>
                <w:rFonts w:ascii="Arial Narrow" w:eastAsia="Calibri" w:hAnsi="Arial Narrow" w:cs="Arial"/>
                <w:sz w:val="16"/>
                <w:szCs w:val="16"/>
              </w:rPr>
            </w:pPr>
          </w:p>
        </w:tc>
        <w:tc>
          <w:tcPr>
            <w:tcW w:w="252" w:type="pct"/>
            <w:vAlign w:val="center"/>
          </w:tcPr>
          <w:p w14:paraId="5DBB7A06" w14:textId="77777777" w:rsidR="008B4548" w:rsidRPr="00FD5DFE" w:rsidRDefault="008B4548">
            <w:pPr>
              <w:rPr>
                <w:rFonts w:ascii="Arial Narrow" w:eastAsia="Calibri" w:hAnsi="Arial Narrow" w:cs="Arial"/>
                <w:sz w:val="16"/>
                <w:szCs w:val="16"/>
              </w:rPr>
            </w:pPr>
          </w:p>
        </w:tc>
        <w:tc>
          <w:tcPr>
            <w:tcW w:w="248" w:type="pct"/>
            <w:vAlign w:val="center"/>
          </w:tcPr>
          <w:p w14:paraId="7C45232D" w14:textId="77777777" w:rsidR="008B4548" w:rsidRPr="00FD5DFE" w:rsidRDefault="008B4548">
            <w:pPr>
              <w:rPr>
                <w:rFonts w:ascii="Arial Narrow" w:eastAsia="Calibri" w:hAnsi="Arial Narrow" w:cs="Arial"/>
                <w:sz w:val="16"/>
                <w:szCs w:val="16"/>
              </w:rPr>
            </w:pPr>
          </w:p>
        </w:tc>
        <w:tc>
          <w:tcPr>
            <w:tcW w:w="244" w:type="pct"/>
            <w:vAlign w:val="center"/>
          </w:tcPr>
          <w:p w14:paraId="03635DE0" w14:textId="77777777" w:rsidR="008B4548" w:rsidRPr="00FD5DFE" w:rsidRDefault="008B4548">
            <w:pPr>
              <w:rPr>
                <w:rFonts w:ascii="Arial Narrow" w:eastAsia="Calibri" w:hAnsi="Arial Narrow" w:cs="Arial"/>
                <w:sz w:val="16"/>
                <w:szCs w:val="16"/>
              </w:rPr>
            </w:pPr>
          </w:p>
        </w:tc>
        <w:tc>
          <w:tcPr>
            <w:tcW w:w="270" w:type="pct"/>
            <w:vAlign w:val="center"/>
          </w:tcPr>
          <w:p w14:paraId="16151CD7" w14:textId="77777777" w:rsidR="008B4548" w:rsidRPr="00FD5DFE" w:rsidRDefault="008B4548">
            <w:pPr>
              <w:rPr>
                <w:rFonts w:ascii="Arial Narrow" w:eastAsia="Calibri" w:hAnsi="Arial Narrow" w:cs="Arial"/>
                <w:sz w:val="16"/>
                <w:szCs w:val="16"/>
              </w:rPr>
            </w:pPr>
          </w:p>
        </w:tc>
        <w:tc>
          <w:tcPr>
            <w:tcW w:w="252" w:type="pct"/>
            <w:vAlign w:val="center"/>
          </w:tcPr>
          <w:p w14:paraId="43001C01" w14:textId="77777777" w:rsidR="008B4548" w:rsidRPr="00FD5DFE" w:rsidRDefault="008B4548">
            <w:pPr>
              <w:rPr>
                <w:rFonts w:ascii="Arial Narrow" w:eastAsia="Calibri" w:hAnsi="Arial Narrow" w:cs="Arial"/>
                <w:sz w:val="16"/>
                <w:szCs w:val="16"/>
              </w:rPr>
            </w:pPr>
          </w:p>
        </w:tc>
        <w:tc>
          <w:tcPr>
            <w:tcW w:w="248" w:type="pct"/>
            <w:vAlign w:val="center"/>
          </w:tcPr>
          <w:p w14:paraId="763F192B" w14:textId="77777777" w:rsidR="008B4548" w:rsidRPr="00FD5DFE" w:rsidRDefault="008B4548">
            <w:pPr>
              <w:rPr>
                <w:rFonts w:ascii="Arial Narrow" w:eastAsia="Calibri" w:hAnsi="Arial Narrow" w:cs="Arial"/>
                <w:sz w:val="16"/>
                <w:szCs w:val="16"/>
              </w:rPr>
            </w:pPr>
          </w:p>
        </w:tc>
        <w:tc>
          <w:tcPr>
            <w:tcW w:w="246" w:type="pct"/>
            <w:gridSpan w:val="2"/>
            <w:vAlign w:val="center"/>
          </w:tcPr>
          <w:p w14:paraId="6DB57969" w14:textId="77777777" w:rsidR="008B4548" w:rsidRPr="00FD5DFE" w:rsidRDefault="008B4548">
            <w:pPr>
              <w:rPr>
                <w:rFonts w:ascii="Arial Narrow" w:eastAsia="Calibri" w:hAnsi="Arial Narrow" w:cs="Arial"/>
                <w:sz w:val="16"/>
                <w:szCs w:val="16"/>
              </w:rPr>
            </w:pPr>
          </w:p>
        </w:tc>
        <w:tc>
          <w:tcPr>
            <w:tcW w:w="270" w:type="pct"/>
            <w:vAlign w:val="center"/>
          </w:tcPr>
          <w:p w14:paraId="65FF9579" w14:textId="77777777" w:rsidR="008B4548" w:rsidRPr="00FD5DFE" w:rsidRDefault="008B4548">
            <w:pPr>
              <w:rPr>
                <w:rFonts w:ascii="Arial Narrow" w:eastAsia="Calibri" w:hAnsi="Arial Narrow" w:cs="Arial"/>
                <w:sz w:val="16"/>
                <w:szCs w:val="16"/>
              </w:rPr>
            </w:pPr>
          </w:p>
        </w:tc>
        <w:tc>
          <w:tcPr>
            <w:tcW w:w="252" w:type="pct"/>
            <w:vAlign w:val="center"/>
          </w:tcPr>
          <w:p w14:paraId="19162531" w14:textId="77777777" w:rsidR="008B4548" w:rsidRPr="00FD5DFE" w:rsidRDefault="008B4548">
            <w:pPr>
              <w:rPr>
                <w:rFonts w:ascii="Arial Narrow" w:eastAsia="Calibri" w:hAnsi="Arial Narrow" w:cs="Arial"/>
                <w:sz w:val="16"/>
                <w:szCs w:val="16"/>
              </w:rPr>
            </w:pPr>
          </w:p>
        </w:tc>
        <w:tc>
          <w:tcPr>
            <w:tcW w:w="249" w:type="pct"/>
            <w:vAlign w:val="center"/>
          </w:tcPr>
          <w:p w14:paraId="019D814D" w14:textId="77777777" w:rsidR="008B4548" w:rsidRPr="00FD5DFE" w:rsidRDefault="008B4548">
            <w:pPr>
              <w:rPr>
                <w:rFonts w:ascii="Arial Narrow" w:eastAsia="Calibri" w:hAnsi="Arial Narrow" w:cs="Arial"/>
                <w:sz w:val="16"/>
                <w:szCs w:val="16"/>
              </w:rPr>
            </w:pPr>
          </w:p>
        </w:tc>
      </w:tr>
      <w:tr w:rsidR="008B4548" w:rsidRPr="00FD5DFE" w14:paraId="2DC879DF" w14:textId="77777777" w:rsidTr="00007B2D">
        <w:trPr>
          <w:trHeight w:val="34"/>
        </w:trPr>
        <w:tc>
          <w:tcPr>
            <w:tcW w:w="938" w:type="pct"/>
            <w:vAlign w:val="center"/>
          </w:tcPr>
          <w:p w14:paraId="57A2424B" w14:textId="4B30C3D5" w:rsidR="008B4548" w:rsidRPr="00FD5DFE" w:rsidRDefault="006B7F64">
            <w:pPr>
              <w:rPr>
                <w:rFonts w:ascii="Arial Narrow" w:eastAsia="Calibri" w:hAnsi="Arial Narrow" w:cs="Arial"/>
                <w:sz w:val="18"/>
                <w:szCs w:val="18"/>
              </w:rPr>
            </w:pPr>
            <w:r>
              <w:rPr>
                <w:rFonts w:ascii="Arial Narrow" w:eastAsia="Calibri" w:hAnsi="Arial Narrow" w:cs="Arial"/>
                <w:sz w:val="18"/>
                <w:szCs w:val="18"/>
              </w:rPr>
              <w:t>Consultation with Adviser</w:t>
            </w:r>
          </w:p>
        </w:tc>
        <w:tc>
          <w:tcPr>
            <w:tcW w:w="244" w:type="pct"/>
            <w:shd w:val="clear" w:color="auto" w:fill="auto"/>
            <w:vAlign w:val="center"/>
          </w:tcPr>
          <w:p w14:paraId="06D62A14"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6118EF92" w14:textId="77777777" w:rsidR="008B4548" w:rsidRPr="00FD5DFE" w:rsidRDefault="008B4548">
            <w:pPr>
              <w:rPr>
                <w:rFonts w:ascii="Arial Narrow" w:eastAsia="Calibri" w:hAnsi="Arial Narrow" w:cs="Arial"/>
                <w:sz w:val="16"/>
                <w:szCs w:val="16"/>
              </w:rPr>
            </w:pPr>
          </w:p>
        </w:tc>
        <w:tc>
          <w:tcPr>
            <w:tcW w:w="252" w:type="pct"/>
            <w:shd w:val="clear" w:color="auto" w:fill="215E99" w:themeFill="text2" w:themeFillTint="BF"/>
            <w:vAlign w:val="center"/>
          </w:tcPr>
          <w:p w14:paraId="14AB979F" w14:textId="77777777" w:rsidR="008B4548" w:rsidRPr="00FD5DFE" w:rsidRDefault="008B4548">
            <w:pPr>
              <w:rPr>
                <w:rFonts w:ascii="Arial Narrow" w:eastAsia="Calibri" w:hAnsi="Arial Narrow" w:cs="Arial"/>
                <w:sz w:val="16"/>
                <w:szCs w:val="16"/>
              </w:rPr>
            </w:pPr>
          </w:p>
        </w:tc>
        <w:tc>
          <w:tcPr>
            <w:tcW w:w="248" w:type="pct"/>
            <w:shd w:val="clear" w:color="auto" w:fill="auto"/>
            <w:vAlign w:val="center"/>
          </w:tcPr>
          <w:p w14:paraId="15E4719A" w14:textId="77777777" w:rsidR="008B4548" w:rsidRPr="00FD5DFE" w:rsidRDefault="008B4548">
            <w:pPr>
              <w:rPr>
                <w:rFonts w:ascii="Arial Narrow" w:eastAsia="Calibri" w:hAnsi="Arial Narrow" w:cs="Arial"/>
                <w:sz w:val="16"/>
                <w:szCs w:val="16"/>
              </w:rPr>
            </w:pPr>
          </w:p>
        </w:tc>
        <w:tc>
          <w:tcPr>
            <w:tcW w:w="244" w:type="pct"/>
            <w:shd w:val="clear" w:color="auto" w:fill="auto"/>
            <w:vAlign w:val="center"/>
          </w:tcPr>
          <w:p w14:paraId="77E6D551"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6D92835A" w14:textId="77777777" w:rsidR="008B4548" w:rsidRPr="00FD5DFE" w:rsidRDefault="008B4548">
            <w:pPr>
              <w:rPr>
                <w:rFonts w:ascii="Arial Narrow" w:eastAsia="Calibri" w:hAnsi="Arial Narrow" w:cs="Arial"/>
                <w:sz w:val="16"/>
                <w:szCs w:val="16"/>
              </w:rPr>
            </w:pPr>
          </w:p>
        </w:tc>
        <w:tc>
          <w:tcPr>
            <w:tcW w:w="252" w:type="pct"/>
            <w:shd w:val="clear" w:color="auto" w:fill="auto"/>
            <w:vAlign w:val="center"/>
          </w:tcPr>
          <w:p w14:paraId="28C60883" w14:textId="77777777" w:rsidR="008B4548" w:rsidRPr="00FD5DFE" w:rsidRDefault="008B4548">
            <w:pPr>
              <w:rPr>
                <w:rFonts w:ascii="Arial Narrow" w:eastAsia="Calibri" w:hAnsi="Arial Narrow" w:cs="Arial"/>
                <w:sz w:val="16"/>
                <w:szCs w:val="16"/>
              </w:rPr>
            </w:pPr>
          </w:p>
        </w:tc>
        <w:tc>
          <w:tcPr>
            <w:tcW w:w="248" w:type="pct"/>
            <w:shd w:val="clear" w:color="auto" w:fill="auto"/>
            <w:vAlign w:val="center"/>
          </w:tcPr>
          <w:p w14:paraId="504143F5" w14:textId="77777777" w:rsidR="008B4548" w:rsidRPr="00FD5DFE" w:rsidRDefault="008B4548">
            <w:pPr>
              <w:rPr>
                <w:rFonts w:ascii="Arial Narrow" w:eastAsia="Calibri" w:hAnsi="Arial Narrow" w:cs="Arial"/>
                <w:sz w:val="16"/>
                <w:szCs w:val="16"/>
              </w:rPr>
            </w:pPr>
          </w:p>
        </w:tc>
        <w:tc>
          <w:tcPr>
            <w:tcW w:w="244" w:type="pct"/>
            <w:shd w:val="clear" w:color="auto" w:fill="auto"/>
            <w:vAlign w:val="center"/>
          </w:tcPr>
          <w:p w14:paraId="72D8FAF2"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09201A2B" w14:textId="77777777" w:rsidR="008B4548" w:rsidRPr="00FD5DFE" w:rsidRDefault="008B4548">
            <w:pPr>
              <w:rPr>
                <w:rFonts w:ascii="Arial Narrow" w:eastAsia="Calibri" w:hAnsi="Arial Narrow" w:cs="Arial"/>
                <w:sz w:val="16"/>
                <w:szCs w:val="16"/>
              </w:rPr>
            </w:pPr>
          </w:p>
        </w:tc>
        <w:tc>
          <w:tcPr>
            <w:tcW w:w="252" w:type="pct"/>
            <w:shd w:val="clear" w:color="auto" w:fill="auto"/>
            <w:vAlign w:val="center"/>
          </w:tcPr>
          <w:p w14:paraId="2F9887AA" w14:textId="77777777" w:rsidR="008B4548" w:rsidRPr="00FD5DFE" w:rsidRDefault="008B4548">
            <w:pPr>
              <w:rPr>
                <w:rFonts w:ascii="Arial Narrow" w:eastAsia="Calibri" w:hAnsi="Arial Narrow" w:cs="Arial"/>
                <w:sz w:val="16"/>
                <w:szCs w:val="16"/>
              </w:rPr>
            </w:pPr>
          </w:p>
        </w:tc>
        <w:tc>
          <w:tcPr>
            <w:tcW w:w="248" w:type="pct"/>
            <w:shd w:val="clear" w:color="auto" w:fill="auto"/>
            <w:vAlign w:val="center"/>
          </w:tcPr>
          <w:p w14:paraId="09994666" w14:textId="77777777" w:rsidR="008B4548" w:rsidRPr="00FD5DFE" w:rsidRDefault="008B4548">
            <w:pPr>
              <w:rPr>
                <w:rFonts w:ascii="Arial Narrow" w:eastAsia="Calibri" w:hAnsi="Arial Narrow" w:cs="Arial"/>
                <w:sz w:val="16"/>
                <w:szCs w:val="16"/>
              </w:rPr>
            </w:pPr>
          </w:p>
        </w:tc>
        <w:tc>
          <w:tcPr>
            <w:tcW w:w="246" w:type="pct"/>
            <w:gridSpan w:val="2"/>
            <w:shd w:val="clear" w:color="auto" w:fill="auto"/>
            <w:vAlign w:val="center"/>
          </w:tcPr>
          <w:p w14:paraId="582E6F06" w14:textId="77777777" w:rsidR="008B4548" w:rsidRPr="00FD5DFE" w:rsidRDefault="008B4548">
            <w:pPr>
              <w:rPr>
                <w:rFonts w:ascii="Arial Narrow" w:eastAsia="Calibri" w:hAnsi="Arial Narrow" w:cs="Arial"/>
                <w:sz w:val="16"/>
                <w:szCs w:val="16"/>
              </w:rPr>
            </w:pPr>
          </w:p>
        </w:tc>
        <w:tc>
          <w:tcPr>
            <w:tcW w:w="270" w:type="pct"/>
            <w:shd w:val="clear" w:color="auto" w:fill="auto"/>
            <w:vAlign w:val="center"/>
          </w:tcPr>
          <w:p w14:paraId="08662D52" w14:textId="77777777" w:rsidR="008B4548" w:rsidRPr="00FD5DFE" w:rsidRDefault="008B4548">
            <w:pPr>
              <w:rPr>
                <w:rFonts w:ascii="Arial Narrow" w:eastAsia="Calibri" w:hAnsi="Arial Narrow" w:cs="Arial"/>
                <w:sz w:val="16"/>
                <w:szCs w:val="16"/>
              </w:rPr>
            </w:pPr>
          </w:p>
        </w:tc>
        <w:tc>
          <w:tcPr>
            <w:tcW w:w="252" w:type="pct"/>
            <w:shd w:val="clear" w:color="auto" w:fill="auto"/>
            <w:vAlign w:val="center"/>
          </w:tcPr>
          <w:p w14:paraId="52E56B18" w14:textId="77777777" w:rsidR="008B4548" w:rsidRPr="00FD5DFE" w:rsidRDefault="008B4548">
            <w:pPr>
              <w:rPr>
                <w:rFonts w:ascii="Arial Narrow" w:eastAsia="Calibri" w:hAnsi="Arial Narrow" w:cs="Arial"/>
                <w:sz w:val="16"/>
                <w:szCs w:val="16"/>
              </w:rPr>
            </w:pPr>
          </w:p>
        </w:tc>
        <w:tc>
          <w:tcPr>
            <w:tcW w:w="249" w:type="pct"/>
            <w:shd w:val="clear" w:color="auto" w:fill="auto"/>
            <w:vAlign w:val="center"/>
          </w:tcPr>
          <w:p w14:paraId="464A5C6C" w14:textId="77777777" w:rsidR="008B4548" w:rsidRPr="00FD5DFE" w:rsidRDefault="008B4548">
            <w:pPr>
              <w:rPr>
                <w:rFonts w:ascii="Arial Narrow" w:eastAsia="Calibri" w:hAnsi="Arial Narrow" w:cs="Arial"/>
                <w:sz w:val="16"/>
                <w:szCs w:val="16"/>
              </w:rPr>
            </w:pPr>
          </w:p>
        </w:tc>
      </w:tr>
      <w:tr w:rsidR="008B4548" w:rsidRPr="00FD5DFE" w14:paraId="4044A4B3" w14:textId="77777777" w:rsidTr="00007B2D">
        <w:trPr>
          <w:trHeight w:val="34"/>
        </w:trPr>
        <w:tc>
          <w:tcPr>
            <w:tcW w:w="938" w:type="pct"/>
            <w:vAlign w:val="center"/>
          </w:tcPr>
          <w:p w14:paraId="7EF8234B" w14:textId="74824FD6" w:rsidR="008B4548" w:rsidRPr="00FD5DFE" w:rsidRDefault="00995578">
            <w:pPr>
              <w:rPr>
                <w:rFonts w:ascii="Arial Narrow" w:eastAsia="Calibri" w:hAnsi="Arial Narrow" w:cs="Segoe UI"/>
                <w:sz w:val="18"/>
                <w:szCs w:val="18"/>
              </w:rPr>
            </w:pPr>
            <w:r>
              <w:rPr>
                <w:rFonts w:ascii="Arial Narrow" w:eastAsia="Calibri" w:hAnsi="Arial Narrow" w:cs="Segoe UI"/>
                <w:sz w:val="18"/>
                <w:szCs w:val="18"/>
              </w:rPr>
              <w:t>Chapter 2 Revision</w:t>
            </w:r>
          </w:p>
        </w:tc>
        <w:tc>
          <w:tcPr>
            <w:tcW w:w="244" w:type="pct"/>
            <w:vAlign w:val="center"/>
          </w:tcPr>
          <w:p w14:paraId="106EF8CC"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0C4B6A07"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42F3FB2" w14:textId="77777777" w:rsidR="008B4548" w:rsidRPr="00FD5DFE" w:rsidRDefault="008B4548">
            <w:pPr>
              <w:rPr>
                <w:rFonts w:ascii="Arial Narrow" w:eastAsia="Calibri" w:hAnsi="Arial Narrow" w:cs="Segoe UI"/>
                <w:b/>
                <w:bCs/>
                <w:sz w:val="16"/>
                <w:szCs w:val="16"/>
              </w:rPr>
            </w:pPr>
          </w:p>
        </w:tc>
        <w:tc>
          <w:tcPr>
            <w:tcW w:w="248" w:type="pct"/>
            <w:shd w:val="clear" w:color="auto" w:fill="215E99" w:themeFill="text2" w:themeFillTint="BF"/>
            <w:vAlign w:val="center"/>
          </w:tcPr>
          <w:p w14:paraId="63AB6F7F"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42E14130"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568EB769"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3C1F2357"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119BA589"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1B2A45F3"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3FCA3233"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AF4ADD6"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27BDC662"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auto"/>
            <w:vAlign w:val="center"/>
          </w:tcPr>
          <w:p w14:paraId="367056B3"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0EBAD43E"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306CFF61" w14:textId="77777777" w:rsidR="008B4548" w:rsidRPr="00FD5DFE" w:rsidRDefault="008B4548">
            <w:pPr>
              <w:rPr>
                <w:rFonts w:ascii="Arial Narrow" w:eastAsia="Calibri" w:hAnsi="Arial Narrow" w:cs="Segoe UI"/>
                <w:b/>
                <w:bCs/>
                <w:sz w:val="16"/>
                <w:szCs w:val="16"/>
              </w:rPr>
            </w:pPr>
          </w:p>
        </w:tc>
        <w:tc>
          <w:tcPr>
            <w:tcW w:w="249" w:type="pct"/>
            <w:shd w:val="clear" w:color="auto" w:fill="auto"/>
            <w:vAlign w:val="center"/>
          </w:tcPr>
          <w:p w14:paraId="608DF032" w14:textId="77777777" w:rsidR="008B4548" w:rsidRPr="00FD5DFE" w:rsidRDefault="008B4548">
            <w:pPr>
              <w:rPr>
                <w:rFonts w:ascii="Arial Narrow" w:eastAsia="Calibri" w:hAnsi="Arial Narrow" w:cs="Segoe UI"/>
                <w:b/>
                <w:bCs/>
                <w:sz w:val="16"/>
                <w:szCs w:val="16"/>
              </w:rPr>
            </w:pPr>
          </w:p>
        </w:tc>
      </w:tr>
      <w:tr w:rsidR="008B4548" w:rsidRPr="00FD5DFE" w14:paraId="7D0DD70C" w14:textId="77777777" w:rsidTr="00007B2D">
        <w:trPr>
          <w:trHeight w:val="188"/>
        </w:trPr>
        <w:tc>
          <w:tcPr>
            <w:tcW w:w="938" w:type="pct"/>
            <w:vAlign w:val="center"/>
          </w:tcPr>
          <w:p w14:paraId="246F4E81" w14:textId="5A125690" w:rsidR="008B4548" w:rsidRPr="00FD5DFE" w:rsidRDefault="00605B3B">
            <w:pPr>
              <w:rPr>
                <w:rFonts w:ascii="Arial Narrow" w:eastAsia="Calibri" w:hAnsi="Arial Narrow" w:cs="Segoe UI"/>
                <w:sz w:val="18"/>
                <w:szCs w:val="18"/>
              </w:rPr>
            </w:pPr>
            <w:r>
              <w:rPr>
                <w:rFonts w:ascii="Arial Narrow" w:eastAsia="Calibri" w:hAnsi="Arial Narrow" w:cs="Segoe UI"/>
                <w:sz w:val="18"/>
                <w:szCs w:val="18"/>
              </w:rPr>
              <w:t>Chapter</w:t>
            </w:r>
            <w:r w:rsidR="00C060FC">
              <w:rPr>
                <w:rFonts w:ascii="Arial Narrow" w:eastAsia="Calibri" w:hAnsi="Arial Narrow" w:cs="Segoe UI"/>
                <w:sz w:val="18"/>
                <w:szCs w:val="18"/>
              </w:rPr>
              <w:t>s 1 – 3 Draft</w:t>
            </w:r>
          </w:p>
        </w:tc>
        <w:tc>
          <w:tcPr>
            <w:tcW w:w="244" w:type="pct"/>
            <w:vAlign w:val="center"/>
          </w:tcPr>
          <w:p w14:paraId="5D237EC8"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35C3A948"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2E41F4D7"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335AB319" w14:textId="77777777" w:rsidR="008B4548" w:rsidRPr="00FD5DFE" w:rsidRDefault="008B4548">
            <w:pPr>
              <w:rPr>
                <w:rFonts w:ascii="Arial Narrow" w:eastAsia="Calibri" w:hAnsi="Arial Narrow" w:cs="Segoe UI"/>
                <w:b/>
                <w:bCs/>
                <w:sz w:val="16"/>
                <w:szCs w:val="16"/>
              </w:rPr>
            </w:pPr>
          </w:p>
        </w:tc>
        <w:tc>
          <w:tcPr>
            <w:tcW w:w="244" w:type="pct"/>
            <w:shd w:val="clear" w:color="auto" w:fill="215E99" w:themeFill="text2" w:themeFillTint="BF"/>
            <w:vAlign w:val="center"/>
          </w:tcPr>
          <w:p w14:paraId="39959B80" w14:textId="77777777" w:rsidR="008B4548" w:rsidRPr="00FD5DFE" w:rsidRDefault="008B4548">
            <w:pPr>
              <w:rPr>
                <w:rFonts w:ascii="Arial Narrow" w:eastAsia="Calibri" w:hAnsi="Arial Narrow" w:cs="Segoe UI"/>
                <w:b/>
                <w:bCs/>
                <w:sz w:val="16"/>
                <w:szCs w:val="16"/>
              </w:rPr>
            </w:pPr>
          </w:p>
        </w:tc>
        <w:tc>
          <w:tcPr>
            <w:tcW w:w="270" w:type="pct"/>
            <w:shd w:val="clear" w:color="auto" w:fill="215E99" w:themeFill="text2" w:themeFillTint="BF"/>
            <w:vAlign w:val="center"/>
          </w:tcPr>
          <w:p w14:paraId="3B7B5A09"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0639F1A0"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77F73F3E"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63422F99"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7D28E701"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25331D2E"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34F34574"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auto"/>
            <w:vAlign w:val="center"/>
          </w:tcPr>
          <w:p w14:paraId="73BC4183"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182A3EA5"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27B203C1" w14:textId="77777777" w:rsidR="008B4548" w:rsidRPr="00FD5DFE" w:rsidRDefault="008B4548">
            <w:pPr>
              <w:rPr>
                <w:rFonts w:ascii="Arial Narrow" w:eastAsia="Calibri" w:hAnsi="Arial Narrow" w:cs="Segoe UI"/>
                <w:b/>
                <w:bCs/>
                <w:sz w:val="16"/>
                <w:szCs w:val="16"/>
              </w:rPr>
            </w:pPr>
          </w:p>
        </w:tc>
        <w:tc>
          <w:tcPr>
            <w:tcW w:w="249" w:type="pct"/>
            <w:shd w:val="clear" w:color="auto" w:fill="auto"/>
            <w:vAlign w:val="center"/>
          </w:tcPr>
          <w:p w14:paraId="7346C559" w14:textId="77777777" w:rsidR="008B4548" w:rsidRPr="00FD5DFE" w:rsidRDefault="008B4548">
            <w:pPr>
              <w:rPr>
                <w:rFonts w:ascii="Arial Narrow" w:eastAsia="Calibri" w:hAnsi="Arial Narrow" w:cs="Segoe UI"/>
                <w:b/>
                <w:bCs/>
                <w:sz w:val="16"/>
                <w:szCs w:val="16"/>
              </w:rPr>
            </w:pPr>
          </w:p>
        </w:tc>
      </w:tr>
      <w:tr w:rsidR="008B4548" w:rsidRPr="00FD5DFE" w14:paraId="2EC000C1" w14:textId="77777777" w:rsidTr="00007B2D">
        <w:trPr>
          <w:trHeight w:val="34"/>
        </w:trPr>
        <w:tc>
          <w:tcPr>
            <w:tcW w:w="938" w:type="pct"/>
            <w:vAlign w:val="center"/>
          </w:tcPr>
          <w:p w14:paraId="16FFE0F9" w14:textId="7238BB6B" w:rsidR="008B4548" w:rsidRPr="00FD5DFE" w:rsidRDefault="006C7155">
            <w:pPr>
              <w:rPr>
                <w:rFonts w:ascii="Arial Narrow" w:eastAsia="Calibri" w:hAnsi="Arial Narrow" w:cs="Segoe UI"/>
                <w:sz w:val="18"/>
                <w:szCs w:val="18"/>
              </w:rPr>
            </w:pPr>
            <w:r>
              <w:rPr>
                <w:rFonts w:ascii="Arial Narrow" w:eastAsia="Calibri" w:hAnsi="Arial Narrow" w:cs="Segoe UI"/>
                <w:sz w:val="18"/>
                <w:szCs w:val="18"/>
              </w:rPr>
              <w:t>Consultation with Adviser</w:t>
            </w:r>
          </w:p>
        </w:tc>
        <w:tc>
          <w:tcPr>
            <w:tcW w:w="244" w:type="pct"/>
            <w:vAlign w:val="center"/>
          </w:tcPr>
          <w:p w14:paraId="71665C70"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7EF5266D"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1DD0199D"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537352CF"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0A3CA093" w14:textId="77777777" w:rsidR="008B4548" w:rsidRPr="00FD5DFE" w:rsidRDefault="008B4548">
            <w:pPr>
              <w:rPr>
                <w:rFonts w:ascii="Arial Narrow" w:eastAsia="Calibri" w:hAnsi="Arial Narrow" w:cs="Segoe UI"/>
                <w:b/>
                <w:bCs/>
                <w:sz w:val="16"/>
                <w:szCs w:val="16"/>
              </w:rPr>
            </w:pPr>
          </w:p>
        </w:tc>
        <w:tc>
          <w:tcPr>
            <w:tcW w:w="270" w:type="pct"/>
            <w:shd w:val="clear" w:color="auto" w:fill="215E99" w:themeFill="text2" w:themeFillTint="BF"/>
            <w:vAlign w:val="center"/>
          </w:tcPr>
          <w:p w14:paraId="52E8E4EB" w14:textId="77777777" w:rsidR="008B4548" w:rsidRPr="00FD5DFE" w:rsidRDefault="008B4548">
            <w:pPr>
              <w:rPr>
                <w:rFonts w:ascii="Arial Narrow" w:eastAsia="Calibri" w:hAnsi="Arial Narrow" w:cs="Segoe UI"/>
                <w:b/>
                <w:bCs/>
                <w:sz w:val="16"/>
                <w:szCs w:val="16"/>
              </w:rPr>
            </w:pPr>
          </w:p>
        </w:tc>
        <w:tc>
          <w:tcPr>
            <w:tcW w:w="252" w:type="pct"/>
            <w:shd w:val="clear" w:color="auto" w:fill="FFFFFF" w:themeFill="background1"/>
            <w:vAlign w:val="center"/>
          </w:tcPr>
          <w:p w14:paraId="4BA2EA14"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43FAF1E2"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0D1E452B"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5D5042D5"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6B20D8C4"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6628CCEA"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auto"/>
            <w:vAlign w:val="center"/>
          </w:tcPr>
          <w:p w14:paraId="464A14A2"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23066CB6"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8853E22" w14:textId="77777777" w:rsidR="008B4548" w:rsidRPr="00FD5DFE" w:rsidRDefault="008B4548">
            <w:pPr>
              <w:rPr>
                <w:rFonts w:ascii="Arial Narrow" w:eastAsia="Calibri" w:hAnsi="Arial Narrow" w:cs="Segoe UI"/>
                <w:b/>
                <w:bCs/>
                <w:sz w:val="16"/>
                <w:szCs w:val="16"/>
              </w:rPr>
            </w:pPr>
          </w:p>
        </w:tc>
        <w:tc>
          <w:tcPr>
            <w:tcW w:w="249" w:type="pct"/>
            <w:shd w:val="clear" w:color="auto" w:fill="auto"/>
            <w:vAlign w:val="center"/>
          </w:tcPr>
          <w:p w14:paraId="3AAD8B26" w14:textId="77777777" w:rsidR="008B4548" w:rsidRPr="00FD5DFE" w:rsidRDefault="008B4548">
            <w:pPr>
              <w:rPr>
                <w:rFonts w:ascii="Arial Narrow" w:eastAsia="Calibri" w:hAnsi="Arial Narrow" w:cs="Segoe UI"/>
                <w:b/>
                <w:bCs/>
                <w:sz w:val="16"/>
                <w:szCs w:val="16"/>
              </w:rPr>
            </w:pPr>
          </w:p>
        </w:tc>
      </w:tr>
      <w:tr w:rsidR="008B4548" w:rsidRPr="00FD5DFE" w14:paraId="11DC63AB" w14:textId="77777777" w:rsidTr="00007B2D">
        <w:trPr>
          <w:trHeight w:val="34"/>
        </w:trPr>
        <w:tc>
          <w:tcPr>
            <w:tcW w:w="938" w:type="pct"/>
            <w:vAlign w:val="center"/>
          </w:tcPr>
          <w:p w14:paraId="16E9BEB0" w14:textId="432AB5BD" w:rsidR="008B4548" w:rsidRPr="00FD5DFE" w:rsidRDefault="00411F00">
            <w:pPr>
              <w:rPr>
                <w:rFonts w:ascii="Arial Narrow" w:eastAsia="Calibri" w:hAnsi="Arial Narrow" w:cs="Segoe UI"/>
                <w:sz w:val="18"/>
                <w:szCs w:val="18"/>
              </w:rPr>
            </w:pPr>
            <w:r>
              <w:rPr>
                <w:rFonts w:ascii="Arial Narrow" w:eastAsia="Calibri" w:hAnsi="Arial Narrow" w:cs="Segoe UI"/>
                <w:sz w:val="18"/>
                <w:szCs w:val="18"/>
              </w:rPr>
              <w:t>Chapters 1 – 3 Revision</w:t>
            </w:r>
          </w:p>
        </w:tc>
        <w:tc>
          <w:tcPr>
            <w:tcW w:w="244" w:type="pct"/>
            <w:vAlign w:val="center"/>
          </w:tcPr>
          <w:p w14:paraId="20451FDC"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16E3FE0F"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39655B3"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79627C1B"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52400DF8" w14:textId="77777777" w:rsidR="008B4548" w:rsidRPr="00FD5DFE" w:rsidRDefault="008B4548">
            <w:pPr>
              <w:rPr>
                <w:rFonts w:ascii="Arial Narrow" w:eastAsia="Calibri" w:hAnsi="Arial Narrow" w:cs="Segoe UI"/>
                <w:b/>
                <w:bCs/>
                <w:sz w:val="16"/>
                <w:szCs w:val="16"/>
              </w:rPr>
            </w:pPr>
          </w:p>
        </w:tc>
        <w:tc>
          <w:tcPr>
            <w:tcW w:w="270" w:type="pct"/>
            <w:shd w:val="clear" w:color="auto" w:fill="215E99" w:themeFill="text2" w:themeFillTint="BF"/>
            <w:vAlign w:val="center"/>
          </w:tcPr>
          <w:p w14:paraId="7E64CE2A" w14:textId="77777777" w:rsidR="008B4548" w:rsidRPr="00FD5DFE" w:rsidRDefault="008B4548">
            <w:pPr>
              <w:rPr>
                <w:rFonts w:ascii="Arial Narrow" w:eastAsia="Calibri" w:hAnsi="Arial Narrow" w:cs="Segoe UI"/>
                <w:b/>
                <w:bCs/>
                <w:sz w:val="16"/>
                <w:szCs w:val="16"/>
              </w:rPr>
            </w:pPr>
          </w:p>
        </w:tc>
        <w:tc>
          <w:tcPr>
            <w:tcW w:w="252" w:type="pct"/>
            <w:shd w:val="clear" w:color="auto" w:fill="FFFFFF" w:themeFill="background1"/>
            <w:vAlign w:val="center"/>
          </w:tcPr>
          <w:p w14:paraId="7C4610BF"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26FD7A61"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654CB2FA"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4A7B158F"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6EF6E8A3"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11479F51"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auto"/>
            <w:vAlign w:val="center"/>
          </w:tcPr>
          <w:p w14:paraId="03B7A1B3"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36C2F724"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708FF2DF" w14:textId="77777777" w:rsidR="008B4548" w:rsidRPr="00FD5DFE" w:rsidRDefault="008B4548">
            <w:pPr>
              <w:rPr>
                <w:rFonts w:ascii="Arial Narrow" w:eastAsia="Calibri" w:hAnsi="Arial Narrow" w:cs="Segoe UI"/>
                <w:b/>
                <w:bCs/>
                <w:sz w:val="16"/>
                <w:szCs w:val="16"/>
              </w:rPr>
            </w:pPr>
          </w:p>
        </w:tc>
        <w:tc>
          <w:tcPr>
            <w:tcW w:w="249" w:type="pct"/>
            <w:shd w:val="clear" w:color="auto" w:fill="auto"/>
            <w:vAlign w:val="center"/>
          </w:tcPr>
          <w:p w14:paraId="5D654A33" w14:textId="77777777" w:rsidR="008B4548" w:rsidRPr="00FD5DFE" w:rsidRDefault="008B4548">
            <w:pPr>
              <w:rPr>
                <w:rFonts w:ascii="Arial Narrow" w:eastAsia="Calibri" w:hAnsi="Arial Narrow" w:cs="Segoe UI"/>
                <w:b/>
                <w:bCs/>
                <w:sz w:val="16"/>
                <w:szCs w:val="16"/>
              </w:rPr>
            </w:pPr>
          </w:p>
        </w:tc>
      </w:tr>
      <w:tr w:rsidR="00C96A16" w:rsidRPr="00FD5DFE" w14:paraId="26C05917" w14:textId="77777777" w:rsidTr="00007B2D">
        <w:trPr>
          <w:trHeight w:val="34"/>
        </w:trPr>
        <w:tc>
          <w:tcPr>
            <w:tcW w:w="938" w:type="pct"/>
            <w:vAlign w:val="center"/>
          </w:tcPr>
          <w:p w14:paraId="4EE84221" w14:textId="05F3AE11" w:rsidR="00C96A16" w:rsidRPr="00FD5DFE" w:rsidRDefault="00C96A16" w:rsidP="00C96A16">
            <w:pPr>
              <w:rPr>
                <w:rFonts w:ascii="Arial Narrow" w:eastAsia="Calibri" w:hAnsi="Arial Narrow" w:cs="Segoe UI"/>
                <w:sz w:val="18"/>
                <w:szCs w:val="18"/>
              </w:rPr>
            </w:pPr>
            <w:r>
              <w:rPr>
                <w:rFonts w:ascii="Arial Narrow" w:eastAsia="Calibri" w:hAnsi="Arial Narrow" w:cs="Segoe UI"/>
                <w:sz w:val="18"/>
                <w:szCs w:val="18"/>
              </w:rPr>
              <w:t>Chapters 1 – 3 Submission</w:t>
            </w:r>
          </w:p>
        </w:tc>
        <w:tc>
          <w:tcPr>
            <w:tcW w:w="244" w:type="pct"/>
            <w:vAlign w:val="center"/>
          </w:tcPr>
          <w:p w14:paraId="3F3DCFDE" w14:textId="77777777" w:rsidR="00C96A16" w:rsidRPr="00FD5DFE" w:rsidRDefault="00C96A16" w:rsidP="00C96A16">
            <w:pPr>
              <w:rPr>
                <w:rFonts w:ascii="Arial Narrow" w:eastAsia="Calibri" w:hAnsi="Arial Narrow" w:cs="Segoe UI"/>
                <w:b/>
                <w:bCs/>
                <w:sz w:val="16"/>
                <w:szCs w:val="16"/>
              </w:rPr>
            </w:pPr>
          </w:p>
        </w:tc>
        <w:tc>
          <w:tcPr>
            <w:tcW w:w="270" w:type="pct"/>
            <w:shd w:val="clear" w:color="auto" w:fill="auto"/>
            <w:vAlign w:val="center"/>
          </w:tcPr>
          <w:p w14:paraId="415C565C" w14:textId="77777777" w:rsidR="00C96A16" w:rsidRPr="00FD5DFE" w:rsidRDefault="00C96A16" w:rsidP="00C96A16">
            <w:pPr>
              <w:rPr>
                <w:rFonts w:ascii="Arial Narrow" w:eastAsia="Calibri" w:hAnsi="Arial Narrow" w:cs="Segoe UI"/>
                <w:b/>
                <w:bCs/>
                <w:sz w:val="16"/>
                <w:szCs w:val="16"/>
              </w:rPr>
            </w:pPr>
          </w:p>
        </w:tc>
        <w:tc>
          <w:tcPr>
            <w:tcW w:w="252" w:type="pct"/>
            <w:shd w:val="clear" w:color="auto" w:fill="auto"/>
            <w:vAlign w:val="center"/>
          </w:tcPr>
          <w:p w14:paraId="0E69D1AE" w14:textId="77777777" w:rsidR="00C96A16" w:rsidRPr="00FD5DFE" w:rsidRDefault="00C96A16" w:rsidP="00C96A16">
            <w:pPr>
              <w:rPr>
                <w:rFonts w:ascii="Arial Narrow" w:eastAsia="Calibri" w:hAnsi="Arial Narrow" w:cs="Segoe UI"/>
                <w:b/>
                <w:bCs/>
                <w:sz w:val="16"/>
                <w:szCs w:val="16"/>
              </w:rPr>
            </w:pPr>
          </w:p>
        </w:tc>
        <w:tc>
          <w:tcPr>
            <w:tcW w:w="248" w:type="pct"/>
            <w:shd w:val="clear" w:color="auto" w:fill="auto"/>
            <w:vAlign w:val="center"/>
          </w:tcPr>
          <w:p w14:paraId="0C9DB3EA" w14:textId="77777777" w:rsidR="00C96A16" w:rsidRPr="00FD5DFE" w:rsidRDefault="00C96A16" w:rsidP="00C96A16">
            <w:pPr>
              <w:rPr>
                <w:rFonts w:ascii="Arial Narrow" w:eastAsia="Calibri" w:hAnsi="Arial Narrow" w:cs="Segoe UI"/>
                <w:b/>
                <w:bCs/>
                <w:sz w:val="16"/>
                <w:szCs w:val="16"/>
              </w:rPr>
            </w:pPr>
          </w:p>
        </w:tc>
        <w:tc>
          <w:tcPr>
            <w:tcW w:w="244" w:type="pct"/>
            <w:shd w:val="clear" w:color="auto" w:fill="auto"/>
            <w:vAlign w:val="center"/>
          </w:tcPr>
          <w:p w14:paraId="190BD839" w14:textId="77777777" w:rsidR="00C96A16" w:rsidRPr="00FD5DFE" w:rsidRDefault="00C96A16" w:rsidP="00C96A16">
            <w:pPr>
              <w:rPr>
                <w:rFonts w:ascii="Arial Narrow" w:eastAsia="Calibri" w:hAnsi="Arial Narrow" w:cs="Segoe UI"/>
                <w:b/>
                <w:bCs/>
                <w:sz w:val="16"/>
                <w:szCs w:val="16"/>
              </w:rPr>
            </w:pPr>
          </w:p>
        </w:tc>
        <w:tc>
          <w:tcPr>
            <w:tcW w:w="270" w:type="pct"/>
            <w:shd w:val="clear" w:color="auto" w:fill="auto"/>
            <w:vAlign w:val="center"/>
          </w:tcPr>
          <w:p w14:paraId="7672CFBB" w14:textId="77777777" w:rsidR="00C96A16" w:rsidRPr="00FD5DFE" w:rsidRDefault="00C96A16" w:rsidP="00C96A16">
            <w:pPr>
              <w:rPr>
                <w:rFonts w:ascii="Arial Narrow" w:eastAsia="Calibri" w:hAnsi="Arial Narrow" w:cs="Segoe UI"/>
                <w:b/>
                <w:bCs/>
                <w:sz w:val="16"/>
                <w:szCs w:val="16"/>
              </w:rPr>
            </w:pPr>
          </w:p>
        </w:tc>
        <w:tc>
          <w:tcPr>
            <w:tcW w:w="252" w:type="pct"/>
            <w:shd w:val="clear" w:color="auto" w:fill="EE00DD"/>
            <w:vAlign w:val="center"/>
          </w:tcPr>
          <w:p w14:paraId="2D982EA6" w14:textId="77777777" w:rsidR="00C96A16" w:rsidRPr="00C96A16" w:rsidRDefault="00C96A16" w:rsidP="00C96A16">
            <w:pPr>
              <w:rPr>
                <w:rFonts w:ascii="Arial Narrow" w:eastAsia="Calibri" w:hAnsi="Arial Narrow" w:cs="Segoe UI"/>
                <w:b/>
                <w:bCs/>
                <w:sz w:val="16"/>
                <w:szCs w:val="16"/>
              </w:rPr>
            </w:pPr>
          </w:p>
        </w:tc>
        <w:tc>
          <w:tcPr>
            <w:tcW w:w="248" w:type="pct"/>
            <w:shd w:val="clear" w:color="auto" w:fill="auto"/>
            <w:vAlign w:val="center"/>
          </w:tcPr>
          <w:p w14:paraId="42425791" w14:textId="77777777" w:rsidR="00C96A16" w:rsidRPr="00FD5DFE" w:rsidRDefault="00C96A16" w:rsidP="00C96A16">
            <w:pPr>
              <w:rPr>
                <w:rFonts w:ascii="Arial Narrow" w:eastAsia="Calibri" w:hAnsi="Arial Narrow" w:cs="Segoe UI"/>
                <w:b/>
                <w:bCs/>
                <w:sz w:val="16"/>
                <w:szCs w:val="16"/>
              </w:rPr>
            </w:pPr>
          </w:p>
        </w:tc>
        <w:tc>
          <w:tcPr>
            <w:tcW w:w="244" w:type="pct"/>
            <w:shd w:val="clear" w:color="auto" w:fill="auto"/>
            <w:vAlign w:val="center"/>
          </w:tcPr>
          <w:p w14:paraId="06263789" w14:textId="77777777" w:rsidR="00C96A16" w:rsidRPr="00FD5DFE" w:rsidRDefault="00C96A16" w:rsidP="00C96A16">
            <w:pPr>
              <w:rPr>
                <w:rFonts w:ascii="Arial Narrow" w:eastAsia="Calibri" w:hAnsi="Arial Narrow" w:cs="Segoe UI"/>
                <w:b/>
                <w:bCs/>
                <w:sz w:val="16"/>
                <w:szCs w:val="16"/>
              </w:rPr>
            </w:pPr>
          </w:p>
        </w:tc>
        <w:tc>
          <w:tcPr>
            <w:tcW w:w="270" w:type="pct"/>
            <w:shd w:val="clear" w:color="auto" w:fill="auto"/>
            <w:vAlign w:val="center"/>
          </w:tcPr>
          <w:p w14:paraId="032D3ECB" w14:textId="77777777" w:rsidR="00C96A16" w:rsidRPr="00FD5DFE" w:rsidRDefault="00C96A16" w:rsidP="00C96A16">
            <w:pPr>
              <w:rPr>
                <w:rFonts w:ascii="Arial Narrow" w:eastAsia="Calibri" w:hAnsi="Arial Narrow" w:cs="Segoe UI"/>
                <w:b/>
                <w:bCs/>
                <w:sz w:val="16"/>
                <w:szCs w:val="16"/>
              </w:rPr>
            </w:pPr>
          </w:p>
        </w:tc>
        <w:tc>
          <w:tcPr>
            <w:tcW w:w="252" w:type="pct"/>
            <w:shd w:val="clear" w:color="auto" w:fill="auto"/>
            <w:vAlign w:val="center"/>
          </w:tcPr>
          <w:p w14:paraId="79CE91D0" w14:textId="77777777" w:rsidR="00C96A16" w:rsidRPr="00FD5DFE" w:rsidRDefault="00C96A16" w:rsidP="00C96A16">
            <w:pPr>
              <w:rPr>
                <w:rFonts w:ascii="Arial Narrow" w:eastAsia="Calibri" w:hAnsi="Arial Narrow" w:cs="Segoe UI"/>
                <w:b/>
                <w:bCs/>
                <w:sz w:val="16"/>
                <w:szCs w:val="16"/>
              </w:rPr>
            </w:pPr>
          </w:p>
        </w:tc>
        <w:tc>
          <w:tcPr>
            <w:tcW w:w="248" w:type="pct"/>
            <w:shd w:val="clear" w:color="auto" w:fill="auto"/>
            <w:vAlign w:val="center"/>
          </w:tcPr>
          <w:p w14:paraId="04BCCEE1" w14:textId="77777777" w:rsidR="00C96A16" w:rsidRPr="00FD5DFE" w:rsidRDefault="00C96A16" w:rsidP="00C96A16">
            <w:pPr>
              <w:rPr>
                <w:rFonts w:ascii="Arial Narrow" w:eastAsia="Calibri" w:hAnsi="Arial Narrow" w:cs="Segoe UI"/>
                <w:b/>
                <w:bCs/>
                <w:sz w:val="16"/>
                <w:szCs w:val="16"/>
              </w:rPr>
            </w:pPr>
          </w:p>
        </w:tc>
        <w:tc>
          <w:tcPr>
            <w:tcW w:w="246" w:type="pct"/>
            <w:gridSpan w:val="2"/>
            <w:shd w:val="clear" w:color="auto" w:fill="auto"/>
            <w:vAlign w:val="center"/>
          </w:tcPr>
          <w:p w14:paraId="5A5950F3" w14:textId="77777777" w:rsidR="00C96A16" w:rsidRPr="00FD5DFE" w:rsidRDefault="00C96A16" w:rsidP="00C96A16">
            <w:pPr>
              <w:rPr>
                <w:rFonts w:ascii="Arial Narrow" w:eastAsia="Calibri" w:hAnsi="Arial Narrow" w:cs="Segoe UI"/>
                <w:b/>
                <w:bCs/>
                <w:sz w:val="16"/>
                <w:szCs w:val="16"/>
              </w:rPr>
            </w:pPr>
          </w:p>
        </w:tc>
        <w:tc>
          <w:tcPr>
            <w:tcW w:w="270" w:type="pct"/>
            <w:shd w:val="clear" w:color="auto" w:fill="auto"/>
            <w:vAlign w:val="center"/>
          </w:tcPr>
          <w:p w14:paraId="2F83517F" w14:textId="77777777" w:rsidR="00C96A16" w:rsidRPr="00FD5DFE" w:rsidRDefault="00C96A16" w:rsidP="00C96A16">
            <w:pPr>
              <w:rPr>
                <w:rFonts w:ascii="Arial Narrow" w:eastAsia="Calibri" w:hAnsi="Arial Narrow" w:cs="Segoe UI"/>
                <w:b/>
                <w:bCs/>
                <w:sz w:val="16"/>
                <w:szCs w:val="16"/>
              </w:rPr>
            </w:pPr>
          </w:p>
        </w:tc>
        <w:tc>
          <w:tcPr>
            <w:tcW w:w="252" w:type="pct"/>
            <w:shd w:val="clear" w:color="auto" w:fill="auto"/>
            <w:vAlign w:val="center"/>
          </w:tcPr>
          <w:p w14:paraId="5BDA3918" w14:textId="77777777" w:rsidR="00C96A16" w:rsidRPr="00FD5DFE" w:rsidRDefault="00C96A16" w:rsidP="00C96A16">
            <w:pPr>
              <w:rPr>
                <w:rFonts w:ascii="Arial Narrow" w:eastAsia="Calibri" w:hAnsi="Arial Narrow" w:cs="Segoe UI"/>
                <w:b/>
                <w:bCs/>
                <w:sz w:val="16"/>
                <w:szCs w:val="16"/>
              </w:rPr>
            </w:pPr>
          </w:p>
        </w:tc>
        <w:tc>
          <w:tcPr>
            <w:tcW w:w="249" w:type="pct"/>
            <w:shd w:val="clear" w:color="auto" w:fill="auto"/>
            <w:vAlign w:val="center"/>
          </w:tcPr>
          <w:p w14:paraId="5DCD4441" w14:textId="77777777" w:rsidR="00C96A16" w:rsidRPr="00FD5DFE" w:rsidRDefault="00C96A16" w:rsidP="00C96A16">
            <w:pPr>
              <w:rPr>
                <w:rFonts w:ascii="Arial Narrow" w:eastAsia="Calibri" w:hAnsi="Arial Narrow" w:cs="Segoe UI"/>
                <w:b/>
                <w:bCs/>
                <w:sz w:val="16"/>
                <w:szCs w:val="16"/>
              </w:rPr>
            </w:pPr>
          </w:p>
        </w:tc>
      </w:tr>
      <w:tr w:rsidR="00007B2D" w:rsidRPr="00FD5DFE" w14:paraId="6749D8C8" w14:textId="77777777" w:rsidTr="00007B2D">
        <w:trPr>
          <w:trHeight w:val="34"/>
        </w:trPr>
        <w:tc>
          <w:tcPr>
            <w:tcW w:w="938" w:type="pct"/>
            <w:vAlign w:val="center"/>
          </w:tcPr>
          <w:p w14:paraId="642422E2" w14:textId="2F29686E" w:rsidR="00007B2D" w:rsidRDefault="00007B2D" w:rsidP="00C96A16">
            <w:pPr>
              <w:rPr>
                <w:rFonts w:ascii="Arial Narrow" w:eastAsia="Calibri" w:hAnsi="Arial Narrow" w:cs="Segoe UI"/>
                <w:sz w:val="18"/>
                <w:szCs w:val="18"/>
              </w:rPr>
            </w:pPr>
            <w:r>
              <w:rPr>
                <w:rFonts w:ascii="Arial Narrow" w:eastAsia="Calibri" w:hAnsi="Arial Narrow" w:cs="Segoe UI"/>
                <w:sz w:val="18"/>
                <w:szCs w:val="18"/>
              </w:rPr>
              <w:t>Proposal Defense Preparation</w:t>
            </w:r>
          </w:p>
        </w:tc>
        <w:tc>
          <w:tcPr>
            <w:tcW w:w="244" w:type="pct"/>
            <w:vAlign w:val="center"/>
          </w:tcPr>
          <w:p w14:paraId="595B2DAA" w14:textId="77777777" w:rsidR="00007B2D" w:rsidRPr="00FD5DFE" w:rsidRDefault="00007B2D" w:rsidP="00C96A16">
            <w:pPr>
              <w:rPr>
                <w:rFonts w:ascii="Arial Narrow" w:eastAsia="Calibri" w:hAnsi="Arial Narrow" w:cs="Segoe UI"/>
                <w:b/>
                <w:bCs/>
                <w:sz w:val="16"/>
                <w:szCs w:val="16"/>
              </w:rPr>
            </w:pPr>
          </w:p>
        </w:tc>
        <w:tc>
          <w:tcPr>
            <w:tcW w:w="270" w:type="pct"/>
            <w:shd w:val="clear" w:color="auto" w:fill="auto"/>
            <w:vAlign w:val="center"/>
          </w:tcPr>
          <w:p w14:paraId="19F3AC60" w14:textId="77777777" w:rsidR="00007B2D" w:rsidRPr="00FD5DFE" w:rsidRDefault="00007B2D" w:rsidP="00C96A16">
            <w:pPr>
              <w:rPr>
                <w:rFonts w:ascii="Arial Narrow" w:eastAsia="Calibri" w:hAnsi="Arial Narrow" w:cs="Segoe UI"/>
                <w:b/>
                <w:bCs/>
                <w:sz w:val="16"/>
                <w:szCs w:val="16"/>
              </w:rPr>
            </w:pPr>
          </w:p>
        </w:tc>
        <w:tc>
          <w:tcPr>
            <w:tcW w:w="252" w:type="pct"/>
            <w:shd w:val="clear" w:color="auto" w:fill="auto"/>
            <w:vAlign w:val="center"/>
          </w:tcPr>
          <w:p w14:paraId="34289BA5" w14:textId="77777777" w:rsidR="00007B2D" w:rsidRPr="00FD5DFE" w:rsidRDefault="00007B2D" w:rsidP="00C96A16">
            <w:pPr>
              <w:rPr>
                <w:rFonts w:ascii="Arial Narrow" w:eastAsia="Calibri" w:hAnsi="Arial Narrow" w:cs="Segoe UI"/>
                <w:b/>
                <w:bCs/>
                <w:sz w:val="16"/>
                <w:szCs w:val="16"/>
              </w:rPr>
            </w:pPr>
          </w:p>
        </w:tc>
        <w:tc>
          <w:tcPr>
            <w:tcW w:w="248" w:type="pct"/>
            <w:shd w:val="clear" w:color="auto" w:fill="auto"/>
            <w:vAlign w:val="center"/>
          </w:tcPr>
          <w:p w14:paraId="14E7C855" w14:textId="77777777" w:rsidR="00007B2D" w:rsidRPr="00FD5DFE" w:rsidRDefault="00007B2D" w:rsidP="00C96A16">
            <w:pPr>
              <w:rPr>
                <w:rFonts w:ascii="Arial Narrow" w:eastAsia="Calibri" w:hAnsi="Arial Narrow" w:cs="Segoe UI"/>
                <w:b/>
                <w:bCs/>
                <w:sz w:val="16"/>
                <w:szCs w:val="16"/>
              </w:rPr>
            </w:pPr>
          </w:p>
        </w:tc>
        <w:tc>
          <w:tcPr>
            <w:tcW w:w="244" w:type="pct"/>
            <w:shd w:val="clear" w:color="auto" w:fill="auto"/>
            <w:vAlign w:val="center"/>
          </w:tcPr>
          <w:p w14:paraId="1AFD31FC" w14:textId="77777777" w:rsidR="00007B2D" w:rsidRPr="00FD5DFE" w:rsidRDefault="00007B2D" w:rsidP="00C96A16">
            <w:pPr>
              <w:rPr>
                <w:rFonts w:ascii="Arial Narrow" w:eastAsia="Calibri" w:hAnsi="Arial Narrow" w:cs="Segoe UI"/>
                <w:b/>
                <w:bCs/>
                <w:sz w:val="16"/>
                <w:szCs w:val="16"/>
              </w:rPr>
            </w:pPr>
          </w:p>
        </w:tc>
        <w:tc>
          <w:tcPr>
            <w:tcW w:w="270" w:type="pct"/>
            <w:shd w:val="clear" w:color="auto" w:fill="auto"/>
            <w:vAlign w:val="center"/>
          </w:tcPr>
          <w:p w14:paraId="7E73407F" w14:textId="77777777" w:rsidR="00007B2D" w:rsidRPr="00FD5DFE" w:rsidRDefault="00007B2D" w:rsidP="00C96A16">
            <w:pPr>
              <w:rPr>
                <w:rFonts w:ascii="Arial Narrow" w:eastAsia="Calibri" w:hAnsi="Arial Narrow" w:cs="Segoe UI"/>
                <w:b/>
                <w:bCs/>
                <w:sz w:val="16"/>
                <w:szCs w:val="16"/>
              </w:rPr>
            </w:pPr>
          </w:p>
        </w:tc>
        <w:tc>
          <w:tcPr>
            <w:tcW w:w="252" w:type="pct"/>
            <w:shd w:val="clear" w:color="auto" w:fill="auto"/>
            <w:vAlign w:val="center"/>
          </w:tcPr>
          <w:p w14:paraId="267E51EF" w14:textId="77777777" w:rsidR="00007B2D" w:rsidRPr="00C96A16" w:rsidRDefault="00007B2D" w:rsidP="00C96A16">
            <w:pPr>
              <w:rPr>
                <w:rFonts w:ascii="Arial Narrow" w:eastAsia="Calibri" w:hAnsi="Arial Narrow" w:cs="Segoe UI"/>
                <w:b/>
                <w:bCs/>
                <w:sz w:val="16"/>
                <w:szCs w:val="16"/>
              </w:rPr>
            </w:pPr>
          </w:p>
        </w:tc>
        <w:tc>
          <w:tcPr>
            <w:tcW w:w="248" w:type="pct"/>
            <w:shd w:val="clear" w:color="auto" w:fill="215E99" w:themeFill="text2" w:themeFillTint="BF"/>
            <w:vAlign w:val="center"/>
          </w:tcPr>
          <w:p w14:paraId="5719F2CC" w14:textId="77777777" w:rsidR="00007B2D" w:rsidRPr="00FD5DFE" w:rsidRDefault="00007B2D" w:rsidP="00C96A16">
            <w:pPr>
              <w:rPr>
                <w:rFonts w:ascii="Arial Narrow" w:eastAsia="Calibri" w:hAnsi="Arial Narrow" w:cs="Segoe UI"/>
                <w:b/>
                <w:bCs/>
                <w:sz w:val="16"/>
                <w:szCs w:val="16"/>
              </w:rPr>
            </w:pPr>
          </w:p>
        </w:tc>
        <w:tc>
          <w:tcPr>
            <w:tcW w:w="244" w:type="pct"/>
            <w:shd w:val="clear" w:color="auto" w:fill="auto"/>
            <w:vAlign w:val="center"/>
          </w:tcPr>
          <w:p w14:paraId="19846610" w14:textId="77777777" w:rsidR="00007B2D" w:rsidRPr="00FD5DFE" w:rsidRDefault="00007B2D" w:rsidP="00C96A16">
            <w:pPr>
              <w:rPr>
                <w:rFonts w:ascii="Arial Narrow" w:eastAsia="Calibri" w:hAnsi="Arial Narrow" w:cs="Segoe UI"/>
                <w:b/>
                <w:bCs/>
                <w:sz w:val="16"/>
                <w:szCs w:val="16"/>
              </w:rPr>
            </w:pPr>
          </w:p>
        </w:tc>
        <w:tc>
          <w:tcPr>
            <w:tcW w:w="270" w:type="pct"/>
            <w:shd w:val="clear" w:color="auto" w:fill="auto"/>
            <w:vAlign w:val="center"/>
          </w:tcPr>
          <w:p w14:paraId="074C2126" w14:textId="77777777" w:rsidR="00007B2D" w:rsidRPr="00FD5DFE" w:rsidRDefault="00007B2D" w:rsidP="00C96A16">
            <w:pPr>
              <w:rPr>
                <w:rFonts w:ascii="Arial Narrow" w:eastAsia="Calibri" w:hAnsi="Arial Narrow" w:cs="Segoe UI"/>
                <w:b/>
                <w:bCs/>
                <w:sz w:val="16"/>
                <w:szCs w:val="16"/>
              </w:rPr>
            </w:pPr>
          </w:p>
        </w:tc>
        <w:tc>
          <w:tcPr>
            <w:tcW w:w="252" w:type="pct"/>
            <w:shd w:val="clear" w:color="auto" w:fill="auto"/>
            <w:vAlign w:val="center"/>
          </w:tcPr>
          <w:p w14:paraId="0EA05E2A" w14:textId="77777777" w:rsidR="00007B2D" w:rsidRPr="00FD5DFE" w:rsidRDefault="00007B2D" w:rsidP="00C96A16">
            <w:pPr>
              <w:rPr>
                <w:rFonts w:ascii="Arial Narrow" w:eastAsia="Calibri" w:hAnsi="Arial Narrow" w:cs="Segoe UI"/>
                <w:b/>
                <w:bCs/>
                <w:sz w:val="16"/>
                <w:szCs w:val="16"/>
              </w:rPr>
            </w:pPr>
          </w:p>
        </w:tc>
        <w:tc>
          <w:tcPr>
            <w:tcW w:w="248" w:type="pct"/>
            <w:shd w:val="clear" w:color="auto" w:fill="auto"/>
            <w:vAlign w:val="center"/>
          </w:tcPr>
          <w:p w14:paraId="39491CF1" w14:textId="77777777" w:rsidR="00007B2D" w:rsidRPr="00FD5DFE" w:rsidRDefault="00007B2D" w:rsidP="00C96A16">
            <w:pPr>
              <w:rPr>
                <w:rFonts w:ascii="Arial Narrow" w:eastAsia="Calibri" w:hAnsi="Arial Narrow" w:cs="Segoe UI"/>
                <w:b/>
                <w:bCs/>
                <w:sz w:val="16"/>
                <w:szCs w:val="16"/>
              </w:rPr>
            </w:pPr>
          </w:p>
        </w:tc>
        <w:tc>
          <w:tcPr>
            <w:tcW w:w="246" w:type="pct"/>
            <w:gridSpan w:val="2"/>
            <w:shd w:val="clear" w:color="auto" w:fill="auto"/>
            <w:vAlign w:val="center"/>
          </w:tcPr>
          <w:p w14:paraId="44E81F6B" w14:textId="77777777" w:rsidR="00007B2D" w:rsidRPr="00FD5DFE" w:rsidRDefault="00007B2D" w:rsidP="00C96A16">
            <w:pPr>
              <w:rPr>
                <w:rFonts w:ascii="Arial Narrow" w:eastAsia="Calibri" w:hAnsi="Arial Narrow" w:cs="Segoe UI"/>
                <w:b/>
                <w:bCs/>
                <w:sz w:val="16"/>
                <w:szCs w:val="16"/>
              </w:rPr>
            </w:pPr>
          </w:p>
        </w:tc>
        <w:tc>
          <w:tcPr>
            <w:tcW w:w="270" w:type="pct"/>
            <w:shd w:val="clear" w:color="auto" w:fill="auto"/>
            <w:vAlign w:val="center"/>
          </w:tcPr>
          <w:p w14:paraId="180A2BDB" w14:textId="77777777" w:rsidR="00007B2D" w:rsidRPr="00FD5DFE" w:rsidRDefault="00007B2D" w:rsidP="00C96A16">
            <w:pPr>
              <w:rPr>
                <w:rFonts w:ascii="Arial Narrow" w:eastAsia="Calibri" w:hAnsi="Arial Narrow" w:cs="Segoe UI"/>
                <w:b/>
                <w:bCs/>
                <w:sz w:val="16"/>
                <w:szCs w:val="16"/>
              </w:rPr>
            </w:pPr>
          </w:p>
        </w:tc>
        <w:tc>
          <w:tcPr>
            <w:tcW w:w="252" w:type="pct"/>
            <w:shd w:val="clear" w:color="auto" w:fill="auto"/>
            <w:vAlign w:val="center"/>
          </w:tcPr>
          <w:p w14:paraId="59413E2F" w14:textId="77777777" w:rsidR="00007B2D" w:rsidRPr="00FD5DFE" w:rsidRDefault="00007B2D" w:rsidP="00C96A16">
            <w:pPr>
              <w:rPr>
                <w:rFonts w:ascii="Arial Narrow" w:eastAsia="Calibri" w:hAnsi="Arial Narrow" w:cs="Segoe UI"/>
                <w:b/>
                <w:bCs/>
                <w:sz w:val="16"/>
                <w:szCs w:val="16"/>
              </w:rPr>
            </w:pPr>
          </w:p>
        </w:tc>
        <w:tc>
          <w:tcPr>
            <w:tcW w:w="249" w:type="pct"/>
            <w:shd w:val="clear" w:color="auto" w:fill="auto"/>
            <w:vAlign w:val="center"/>
          </w:tcPr>
          <w:p w14:paraId="36FB71CF" w14:textId="77777777" w:rsidR="00007B2D" w:rsidRPr="00FD5DFE" w:rsidRDefault="00007B2D" w:rsidP="00C96A16">
            <w:pPr>
              <w:rPr>
                <w:rFonts w:ascii="Arial Narrow" w:eastAsia="Calibri" w:hAnsi="Arial Narrow" w:cs="Segoe UI"/>
                <w:b/>
                <w:bCs/>
                <w:sz w:val="16"/>
                <w:szCs w:val="16"/>
              </w:rPr>
            </w:pPr>
          </w:p>
        </w:tc>
      </w:tr>
      <w:tr w:rsidR="008B4548" w:rsidRPr="00FD5DFE" w14:paraId="58C751F2" w14:textId="77777777" w:rsidTr="00007B2D">
        <w:trPr>
          <w:trHeight w:val="256"/>
        </w:trPr>
        <w:tc>
          <w:tcPr>
            <w:tcW w:w="938" w:type="pct"/>
            <w:vAlign w:val="center"/>
          </w:tcPr>
          <w:p w14:paraId="3C269B47" w14:textId="5DDD6206" w:rsidR="008B4548" w:rsidRPr="00FD5DFE" w:rsidRDefault="00007B2D">
            <w:pPr>
              <w:rPr>
                <w:rFonts w:ascii="Arial Narrow" w:eastAsia="Calibri" w:hAnsi="Arial Narrow" w:cs="Segoe UI"/>
                <w:sz w:val="18"/>
                <w:szCs w:val="18"/>
              </w:rPr>
            </w:pPr>
            <w:r>
              <w:rPr>
                <w:rFonts w:ascii="Arial Narrow" w:eastAsia="Calibri" w:hAnsi="Arial Narrow" w:cs="Segoe UI"/>
                <w:sz w:val="18"/>
                <w:szCs w:val="18"/>
              </w:rPr>
              <w:t>Project Proposal</w:t>
            </w:r>
          </w:p>
        </w:tc>
        <w:tc>
          <w:tcPr>
            <w:tcW w:w="244" w:type="pct"/>
            <w:vAlign w:val="center"/>
          </w:tcPr>
          <w:p w14:paraId="301FB70E"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4BBE59C5"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6086B18E"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2A56905E"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55ED42AF"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0A2419EE"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26037796" w14:textId="77777777" w:rsidR="008B4548" w:rsidRPr="00C96A16" w:rsidRDefault="008B4548">
            <w:pPr>
              <w:rPr>
                <w:rFonts w:ascii="Arial Narrow" w:eastAsia="Calibri" w:hAnsi="Arial Narrow" w:cs="Segoe UI"/>
                <w:b/>
                <w:bCs/>
                <w:sz w:val="16"/>
                <w:szCs w:val="16"/>
                <w:highlight w:val="magenta"/>
              </w:rPr>
            </w:pPr>
          </w:p>
        </w:tc>
        <w:tc>
          <w:tcPr>
            <w:tcW w:w="248" w:type="pct"/>
            <w:shd w:val="clear" w:color="auto" w:fill="auto"/>
            <w:vAlign w:val="center"/>
          </w:tcPr>
          <w:p w14:paraId="6E0F6AD7" w14:textId="77777777" w:rsidR="008B4548" w:rsidRPr="00FD5DFE" w:rsidRDefault="008B4548">
            <w:pPr>
              <w:rPr>
                <w:rFonts w:ascii="Arial Narrow" w:eastAsia="Calibri" w:hAnsi="Arial Narrow" w:cs="Segoe UI"/>
                <w:b/>
                <w:bCs/>
                <w:sz w:val="16"/>
                <w:szCs w:val="16"/>
              </w:rPr>
            </w:pPr>
          </w:p>
        </w:tc>
        <w:tc>
          <w:tcPr>
            <w:tcW w:w="244" w:type="pct"/>
            <w:shd w:val="clear" w:color="auto" w:fill="215E99" w:themeFill="text2" w:themeFillTint="BF"/>
            <w:vAlign w:val="center"/>
          </w:tcPr>
          <w:p w14:paraId="6082A088"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0E5566F0"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7D5ABD61"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1D203B49"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auto"/>
            <w:vAlign w:val="center"/>
          </w:tcPr>
          <w:p w14:paraId="788F1B89"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25204391"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61CCE19F" w14:textId="77777777" w:rsidR="008B4548" w:rsidRPr="00FD5DFE" w:rsidRDefault="008B4548">
            <w:pPr>
              <w:rPr>
                <w:rFonts w:ascii="Arial Narrow" w:eastAsia="Calibri" w:hAnsi="Arial Narrow" w:cs="Segoe UI"/>
                <w:b/>
                <w:bCs/>
                <w:sz w:val="16"/>
                <w:szCs w:val="16"/>
              </w:rPr>
            </w:pPr>
          </w:p>
        </w:tc>
        <w:tc>
          <w:tcPr>
            <w:tcW w:w="249" w:type="pct"/>
            <w:shd w:val="clear" w:color="auto" w:fill="auto"/>
            <w:vAlign w:val="center"/>
          </w:tcPr>
          <w:p w14:paraId="0BF889B3" w14:textId="77777777" w:rsidR="008B4548" w:rsidRPr="00FD5DFE" w:rsidRDefault="008B4548">
            <w:pPr>
              <w:rPr>
                <w:rFonts w:ascii="Arial Narrow" w:eastAsia="Calibri" w:hAnsi="Arial Narrow" w:cs="Segoe UI"/>
                <w:b/>
                <w:bCs/>
                <w:sz w:val="16"/>
                <w:szCs w:val="16"/>
              </w:rPr>
            </w:pPr>
          </w:p>
        </w:tc>
      </w:tr>
      <w:tr w:rsidR="008B4548" w:rsidRPr="00FD5DFE" w14:paraId="79F0B6FB" w14:textId="77777777" w:rsidTr="00007B2D">
        <w:trPr>
          <w:trHeight w:val="256"/>
        </w:trPr>
        <w:tc>
          <w:tcPr>
            <w:tcW w:w="938" w:type="pct"/>
            <w:vAlign w:val="center"/>
          </w:tcPr>
          <w:p w14:paraId="719F9A69" w14:textId="15166A43" w:rsidR="008B4548" w:rsidRPr="00D75CAE" w:rsidRDefault="00D75CAE">
            <w:pPr>
              <w:rPr>
                <w:rFonts w:ascii="Arial Narrow" w:eastAsia="Calibri" w:hAnsi="Arial Narrow" w:cs="Segoe UI"/>
                <w:sz w:val="18"/>
                <w:szCs w:val="18"/>
              </w:rPr>
            </w:pPr>
            <w:r>
              <w:rPr>
                <w:rFonts w:ascii="Arial Narrow" w:eastAsia="Calibri" w:hAnsi="Arial Narrow" w:cs="Segoe UI"/>
                <w:sz w:val="18"/>
                <w:szCs w:val="18"/>
              </w:rPr>
              <w:t>Prot</w:t>
            </w:r>
            <w:r w:rsidR="00795588">
              <w:rPr>
                <w:rFonts w:ascii="Arial Narrow" w:eastAsia="Calibri" w:hAnsi="Arial Narrow" w:cs="Segoe UI"/>
                <w:sz w:val="18"/>
                <w:szCs w:val="18"/>
              </w:rPr>
              <w:t>otype Planning</w:t>
            </w:r>
          </w:p>
        </w:tc>
        <w:tc>
          <w:tcPr>
            <w:tcW w:w="244" w:type="pct"/>
            <w:vAlign w:val="center"/>
          </w:tcPr>
          <w:p w14:paraId="12F3A4C2"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28046EA2"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D15139E"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3C9E7B47"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26EC1555" w14:textId="77777777" w:rsidR="008B4548" w:rsidRPr="00FD5DFE" w:rsidRDefault="008B4548">
            <w:pPr>
              <w:rPr>
                <w:rFonts w:ascii="Arial Narrow" w:eastAsia="Calibri" w:hAnsi="Arial Narrow" w:cs="Segoe UI"/>
                <w:b/>
                <w:bCs/>
                <w:sz w:val="16"/>
                <w:szCs w:val="16"/>
              </w:rPr>
            </w:pPr>
          </w:p>
        </w:tc>
        <w:tc>
          <w:tcPr>
            <w:tcW w:w="270" w:type="pct"/>
            <w:shd w:val="clear" w:color="auto" w:fill="auto"/>
            <w:vAlign w:val="center"/>
          </w:tcPr>
          <w:p w14:paraId="49FB1CBE" w14:textId="77777777" w:rsidR="008B4548" w:rsidRPr="00FD5DFE" w:rsidRDefault="008B4548">
            <w:pPr>
              <w:rPr>
                <w:rFonts w:ascii="Arial Narrow" w:eastAsia="Calibri" w:hAnsi="Arial Narrow" w:cs="Segoe UI"/>
                <w:b/>
                <w:bCs/>
                <w:sz w:val="16"/>
                <w:szCs w:val="16"/>
              </w:rPr>
            </w:pPr>
          </w:p>
        </w:tc>
        <w:tc>
          <w:tcPr>
            <w:tcW w:w="252" w:type="pct"/>
            <w:shd w:val="clear" w:color="auto" w:fill="auto"/>
            <w:vAlign w:val="center"/>
          </w:tcPr>
          <w:p w14:paraId="418A8E13" w14:textId="77777777" w:rsidR="008B4548" w:rsidRPr="00FD5DFE" w:rsidRDefault="008B4548">
            <w:pPr>
              <w:rPr>
                <w:rFonts w:ascii="Arial Narrow" w:eastAsia="Calibri" w:hAnsi="Arial Narrow" w:cs="Segoe UI"/>
                <w:b/>
                <w:bCs/>
                <w:sz w:val="16"/>
                <w:szCs w:val="16"/>
              </w:rPr>
            </w:pPr>
          </w:p>
        </w:tc>
        <w:tc>
          <w:tcPr>
            <w:tcW w:w="248" w:type="pct"/>
            <w:shd w:val="clear" w:color="auto" w:fill="auto"/>
            <w:vAlign w:val="center"/>
          </w:tcPr>
          <w:p w14:paraId="7B793BB3" w14:textId="77777777" w:rsidR="008B4548" w:rsidRPr="00FD5DFE" w:rsidRDefault="008B4548">
            <w:pPr>
              <w:rPr>
                <w:rFonts w:ascii="Arial Narrow" w:eastAsia="Calibri" w:hAnsi="Arial Narrow" w:cs="Segoe UI"/>
                <w:b/>
                <w:bCs/>
                <w:sz w:val="16"/>
                <w:szCs w:val="16"/>
              </w:rPr>
            </w:pPr>
          </w:p>
        </w:tc>
        <w:tc>
          <w:tcPr>
            <w:tcW w:w="244" w:type="pct"/>
            <w:shd w:val="clear" w:color="auto" w:fill="auto"/>
            <w:vAlign w:val="center"/>
          </w:tcPr>
          <w:p w14:paraId="74F44932" w14:textId="77777777" w:rsidR="008B4548" w:rsidRPr="00FD5DFE" w:rsidRDefault="008B4548">
            <w:pPr>
              <w:rPr>
                <w:rFonts w:ascii="Arial Narrow" w:eastAsia="Calibri" w:hAnsi="Arial Narrow" w:cs="Segoe UI"/>
                <w:b/>
                <w:bCs/>
                <w:sz w:val="16"/>
                <w:szCs w:val="16"/>
              </w:rPr>
            </w:pPr>
          </w:p>
        </w:tc>
        <w:tc>
          <w:tcPr>
            <w:tcW w:w="270" w:type="pct"/>
            <w:shd w:val="clear" w:color="auto" w:fill="215E99" w:themeFill="text2" w:themeFillTint="BF"/>
            <w:vAlign w:val="center"/>
          </w:tcPr>
          <w:p w14:paraId="5AA8F714" w14:textId="77777777" w:rsidR="008B4548" w:rsidRPr="00FD5DFE" w:rsidRDefault="008B4548">
            <w:pPr>
              <w:rPr>
                <w:rFonts w:ascii="Arial Narrow" w:eastAsia="Calibri" w:hAnsi="Arial Narrow" w:cs="Segoe UI"/>
                <w:b/>
                <w:bCs/>
                <w:sz w:val="16"/>
                <w:szCs w:val="16"/>
              </w:rPr>
            </w:pPr>
          </w:p>
        </w:tc>
        <w:tc>
          <w:tcPr>
            <w:tcW w:w="252" w:type="pct"/>
            <w:shd w:val="clear" w:color="auto" w:fill="215E99" w:themeFill="text2" w:themeFillTint="BF"/>
            <w:vAlign w:val="center"/>
          </w:tcPr>
          <w:p w14:paraId="1F1B941B" w14:textId="77777777" w:rsidR="008B4548" w:rsidRPr="00FD5DFE" w:rsidRDefault="008B4548">
            <w:pPr>
              <w:rPr>
                <w:rFonts w:ascii="Arial Narrow" w:eastAsia="Calibri" w:hAnsi="Arial Narrow" w:cs="Segoe UI"/>
                <w:b/>
                <w:bCs/>
                <w:sz w:val="16"/>
                <w:szCs w:val="16"/>
              </w:rPr>
            </w:pPr>
          </w:p>
        </w:tc>
        <w:tc>
          <w:tcPr>
            <w:tcW w:w="248" w:type="pct"/>
            <w:shd w:val="clear" w:color="auto" w:fill="215E99" w:themeFill="text2" w:themeFillTint="BF"/>
            <w:vAlign w:val="center"/>
          </w:tcPr>
          <w:p w14:paraId="000DA17C" w14:textId="77777777" w:rsidR="008B4548" w:rsidRPr="00FD5DFE" w:rsidRDefault="008B4548">
            <w:pPr>
              <w:rPr>
                <w:rFonts w:ascii="Arial Narrow" w:eastAsia="Calibri" w:hAnsi="Arial Narrow" w:cs="Segoe UI"/>
                <w:b/>
                <w:bCs/>
                <w:sz w:val="16"/>
                <w:szCs w:val="16"/>
              </w:rPr>
            </w:pPr>
          </w:p>
        </w:tc>
        <w:tc>
          <w:tcPr>
            <w:tcW w:w="246" w:type="pct"/>
            <w:gridSpan w:val="2"/>
            <w:shd w:val="clear" w:color="auto" w:fill="215E99" w:themeFill="text2" w:themeFillTint="BF"/>
            <w:vAlign w:val="center"/>
          </w:tcPr>
          <w:p w14:paraId="25F8C513" w14:textId="77777777" w:rsidR="008B4548" w:rsidRPr="00FD5DFE" w:rsidRDefault="008B4548">
            <w:pPr>
              <w:rPr>
                <w:rFonts w:ascii="Arial Narrow" w:eastAsia="Calibri" w:hAnsi="Arial Narrow" w:cs="Segoe UI"/>
                <w:b/>
                <w:bCs/>
                <w:sz w:val="16"/>
                <w:szCs w:val="16"/>
              </w:rPr>
            </w:pPr>
          </w:p>
        </w:tc>
        <w:tc>
          <w:tcPr>
            <w:tcW w:w="270" w:type="pct"/>
            <w:shd w:val="clear" w:color="auto" w:fill="215E99" w:themeFill="text2" w:themeFillTint="BF"/>
            <w:vAlign w:val="center"/>
          </w:tcPr>
          <w:p w14:paraId="53AD3821" w14:textId="77777777" w:rsidR="008B4548" w:rsidRPr="00FD5DFE" w:rsidRDefault="008B4548">
            <w:pPr>
              <w:rPr>
                <w:rFonts w:ascii="Arial Narrow" w:eastAsia="Calibri" w:hAnsi="Arial Narrow" w:cs="Segoe UI"/>
                <w:b/>
                <w:bCs/>
                <w:sz w:val="16"/>
                <w:szCs w:val="16"/>
              </w:rPr>
            </w:pPr>
          </w:p>
        </w:tc>
        <w:tc>
          <w:tcPr>
            <w:tcW w:w="252" w:type="pct"/>
            <w:shd w:val="clear" w:color="auto" w:fill="215E99" w:themeFill="text2" w:themeFillTint="BF"/>
            <w:vAlign w:val="center"/>
          </w:tcPr>
          <w:p w14:paraId="374F2361" w14:textId="77777777" w:rsidR="008B4548" w:rsidRPr="00FD5DFE" w:rsidRDefault="008B4548">
            <w:pPr>
              <w:rPr>
                <w:rFonts w:ascii="Arial Narrow" w:eastAsia="Calibri" w:hAnsi="Arial Narrow" w:cs="Segoe UI"/>
                <w:b/>
                <w:bCs/>
                <w:sz w:val="16"/>
                <w:szCs w:val="16"/>
              </w:rPr>
            </w:pPr>
          </w:p>
        </w:tc>
        <w:tc>
          <w:tcPr>
            <w:tcW w:w="249" w:type="pct"/>
            <w:shd w:val="clear" w:color="auto" w:fill="215E99" w:themeFill="text2" w:themeFillTint="BF"/>
            <w:vAlign w:val="center"/>
          </w:tcPr>
          <w:p w14:paraId="720D0E76" w14:textId="77777777" w:rsidR="008B4548" w:rsidRPr="00FD5DFE" w:rsidRDefault="008B4548">
            <w:pPr>
              <w:rPr>
                <w:rFonts w:ascii="Arial Narrow" w:eastAsia="Calibri" w:hAnsi="Arial Narrow" w:cs="Segoe UI"/>
                <w:b/>
                <w:bCs/>
                <w:sz w:val="16"/>
                <w:szCs w:val="16"/>
              </w:rPr>
            </w:pPr>
          </w:p>
        </w:tc>
      </w:tr>
    </w:tbl>
    <w:p w14:paraId="2CA2AE1F" w14:textId="77777777" w:rsidR="008B4548" w:rsidRDefault="008B4548" w:rsidP="00E7760F">
      <w:pPr>
        <w:pStyle w:val="BodyText"/>
        <w:spacing w:before="1" w:line="477" w:lineRule="auto"/>
        <w:ind w:left="360" w:right="133"/>
        <w:jc w:val="both"/>
        <w:rPr>
          <w:rFonts w:ascii="Arial Narrow" w:hAnsi="Arial Narrow"/>
          <w:w w:val="90"/>
        </w:rPr>
      </w:pPr>
    </w:p>
    <w:tbl>
      <w:tblPr>
        <w:tblStyle w:val="TableGrid"/>
        <w:tblW w:w="8011" w:type="dxa"/>
        <w:tblInd w:w="439" w:type="dxa"/>
        <w:tblLook w:val="04A0" w:firstRow="1" w:lastRow="0" w:firstColumn="1" w:lastColumn="0" w:noHBand="0" w:noVBand="1"/>
      </w:tblPr>
      <w:tblGrid>
        <w:gridCol w:w="331"/>
        <w:gridCol w:w="3735"/>
        <w:gridCol w:w="340"/>
        <w:gridCol w:w="3605"/>
      </w:tblGrid>
      <w:tr w:rsidR="008B4548" w:rsidRPr="00DA49C5" w14:paraId="6F6A9199" w14:textId="77777777" w:rsidTr="00C96A16">
        <w:tc>
          <w:tcPr>
            <w:tcW w:w="331" w:type="dxa"/>
            <w:shd w:val="clear" w:color="auto" w:fill="2F5496"/>
            <w:vAlign w:val="center"/>
          </w:tcPr>
          <w:p w14:paraId="00C9D79B" w14:textId="77777777" w:rsidR="008B4548" w:rsidRPr="00DA49C5" w:rsidRDefault="008B4548">
            <w:pPr>
              <w:rPr>
                <w:rFonts w:ascii="Calibri" w:eastAsia="Calibri" w:hAnsi="Calibri" w:cs="Arial"/>
              </w:rPr>
            </w:pPr>
          </w:p>
        </w:tc>
        <w:tc>
          <w:tcPr>
            <w:tcW w:w="3735" w:type="dxa"/>
            <w:vAlign w:val="center"/>
          </w:tcPr>
          <w:p w14:paraId="5A610509" w14:textId="77777777" w:rsidR="008B4548" w:rsidRPr="00DA49C5" w:rsidRDefault="008B4548">
            <w:pPr>
              <w:rPr>
                <w:rFonts w:ascii="Arial Narrow" w:eastAsia="Calibri" w:hAnsi="Arial Narrow" w:cs="Arial"/>
                <w:sz w:val="18"/>
                <w:szCs w:val="18"/>
              </w:rPr>
            </w:pPr>
            <w:r w:rsidRPr="00DA49C5">
              <w:rPr>
                <w:rFonts w:ascii="Arial Narrow" w:eastAsia="Calibri" w:hAnsi="Arial Narrow" w:cs="Arial"/>
                <w:sz w:val="18"/>
                <w:szCs w:val="18"/>
              </w:rPr>
              <w:t>Days with Classes</w:t>
            </w:r>
          </w:p>
        </w:tc>
        <w:tc>
          <w:tcPr>
            <w:tcW w:w="340" w:type="dxa"/>
            <w:shd w:val="clear" w:color="auto" w:fill="FFFF00"/>
            <w:vAlign w:val="center"/>
          </w:tcPr>
          <w:p w14:paraId="570B1F28" w14:textId="77777777" w:rsidR="008B4548" w:rsidRPr="00DA49C5" w:rsidRDefault="008B4548">
            <w:pPr>
              <w:rPr>
                <w:rFonts w:ascii="Calibri" w:eastAsia="Calibri" w:hAnsi="Calibri" w:cs="Arial"/>
              </w:rPr>
            </w:pPr>
          </w:p>
        </w:tc>
        <w:tc>
          <w:tcPr>
            <w:tcW w:w="3605" w:type="dxa"/>
            <w:vAlign w:val="center"/>
          </w:tcPr>
          <w:p w14:paraId="60B7349F" w14:textId="77777777" w:rsidR="008B4548" w:rsidRPr="00DA49C5" w:rsidRDefault="008B4548">
            <w:pPr>
              <w:rPr>
                <w:rFonts w:ascii="Arial Narrow" w:eastAsia="Calibri" w:hAnsi="Arial Narrow" w:cs="Arial"/>
                <w:sz w:val="18"/>
                <w:szCs w:val="18"/>
              </w:rPr>
            </w:pPr>
            <w:r w:rsidRPr="00DA49C5">
              <w:rPr>
                <w:rFonts w:ascii="Arial Narrow" w:eastAsia="Calibri" w:hAnsi="Arial Narrow" w:cs="Arial"/>
                <w:sz w:val="18"/>
                <w:szCs w:val="18"/>
              </w:rPr>
              <w:t>No Classes</w:t>
            </w:r>
          </w:p>
        </w:tc>
      </w:tr>
      <w:tr w:rsidR="008B4548" w:rsidRPr="00DA49C5" w14:paraId="5D36790E" w14:textId="77777777" w:rsidTr="00C96A16">
        <w:tc>
          <w:tcPr>
            <w:tcW w:w="331" w:type="dxa"/>
            <w:shd w:val="clear" w:color="auto" w:fill="F30DC2"/>
            <w:vAlign w:val="center"/>
          </w:tcPr>
          <w:p w14:paraId="6660929D" w14:textId="77777777" w:rsidR="008B4548" w:rsidRPr="00DA49C5" w:rsidRDefault="008B4548">
            <w:pPr>
              <w:rPr>
                <w:rFonts w:ascii="Calibri" w:eastAsia="Calibri" w:hAnsi="Calibri" w:cs="Arial"/>
              </w:rPr>
            </w:pPr>
          </w:p>
        </w:tc>
        <w:tc>
          <w:tcPr>
            <w:tcW w:w="3735" w:type="dxa"/>
            <w:vAlign w:val="center"/>
          </w:tcPr>
          <w:p w14:paraId="21E590F1" w14:textId="77777777" w:rsidR="008B4548" w:rsidRPr="00DA49C5" w:rsidRDefault="008B4548">
            <w:pPr>
              <w:rPr>
                <w:rFonts w:ascii="Arial Narrow" w:eastAsia="Calibri" w:hAnsi="Arial Narrow" w:cs="Arial"/>
                <w:sz w:val="18"/>
                <w:szCs w:val="18"/>
              </w:rPr>
            </w:pPr>
            <w:r w:rsidRPr="00DA49C5">
              <w:rPr>
                <w:rFonts w:ascii="Arial Narrow" w:eastAsia="Calibri" w:hAnsi="Arial Narrow" w:cs="Arial"/>
                <w:sz w:val="18"/>
                <w:szCs w:val="18"/>
              </w:rPr>
              <w:t>Exam Week</w:t>
            </w:r>
          </w:p>
        </w:tc>
        <w:tc>
          <w:tcPr>
            <w:tcW w:w="340" w:type="dxa"/>
            <w:vAlign w:val="center"/>
          </w:tcPr>
          <w:p w14:paraId="7EF62359" w14:textId="77777777" w:rsidR="008B4548" w:rsidRPr="00DA49C5" w:rsidRDefault="008B4548">
            <w:pPr>
              <w:rPr>
                <w:rFonts w:ascii="Calibri" w:eastAsia="Calibri" w:hAnsi="Calibri" w:cs="Arial"/>
              </w:rPr>
            </w:pPr>
          </w:p>
        </w:tc>
        <w:tc>
          <w:tcPr>
            <w:tcW w:w="3605" w:type="dxa"/>
            <w:vAlign w:val="center"/>
          </w:tcPr>
          <w:p w14:paraId="43B6F735" w14:textId="77777777" w:rsidR="008B4548" w:rsidRPr="00DA49C5" w:rsidRDefault="008B4548">
            <w:pPr>
              <w:rPr>
                <w:rFonts w:ascii="Calibri" w:eastAsia="Calibri" w:hAnsi="Calibri" w:cs="Arial"/>
              </w:rPr>
            </w:pPr>
          </w:p>
        </w:tc>
      </w:tr>
    </w:tbl>
    <w:p w14:paraId="60FDB9B2" w14:textId="5A5C3484" w:rsidR="008B4548" w:rsidRDefault="008B4548" w:rsidP="00E7760F">
      <w:pPr>
        <w:pStyle w:val="BodyText"/>
        <w:spacing w:before="1" w:line="477" w:lineRule="auto"/>
        <w:ind w:left="360" w:right="133"/>
        <w:jc w:val="both"/>
        <w:rPr>
          <w:rFonts w:ascii="Arial Narrow" w:hAnsi="Arial Narrow"/>
          <w:w w:val="90"/>
        </w:rPr>
      </w:pPr>
    </w:p>
    <w:p w14:paraId="6468E894" w14:textId="77777777" w:rsidR="009009E1" w:rsidRDefault="00C96A16" w:rsidP="009009E1">
      <w:pPr>
        <w:pStyle w:val="BodyText"/>
        <w:spacing w:before="1" w:line="477" w:lineRule="auto"/>
        <w:ind w:left="360" w:right="133" w:firstLine="360"/>
        <w:jc w:val="both"/>
        <w:rPr>
          <w:rFonts w:ascii="Arial Narrow" w:hAnsi="Arial Narrow"/>
          <w:w w:val="90"/>
        </w:rPr>
      </w:pPr>
      <w:r w:rsidRPr="0012025D">
        <w:rPr>
          <w:rFonts w:ascii="Arial Narrow" w:hAnsi="Arial Narrow"/>
          <w:w w:val="90"/>
        </w:rPr>
        <w:t xml:space="preserve">Table </w:t>
      </w:r>
      <w:r>
        <w:rPr>
          <w:rFonts w:ascii="Arial Narrow" w:hAnsi="Arial Narrow"/>
          <w:w w:val="90"/>
        </w:rPr>
        <w:t>2</w:t>
      </w:r>
      <w:r w:rsidRPr="0012025D">
        <w:rPr>
          <w:rFonts w:ascii="Arial Narrow" w:hAnsi="Arial Narrow"/>
          <w:w w:val="90"/>
        </w:rPr>
        <w:t xml:space="preserve"> shows the timeline of activities for Capstone Design Project </w:t>
      </w:r>
      <w:r>
        <w:rPr>
          <w:rFonts w:ascii="Arial Narrow" w:hAnsi="Arial Narrow"/>
          <w:w w:val="90"/>
        </w:rPr>
        <w:t>2</w:t>
      </w:r>
      <w:r w:rsidRPr="0012025D">
        <w:rPr>
          <w:rFonts w:ascii="Arial Narrow" w:hAnsi="Arial Narrow"/>
          <w:w w:val="90"/>
        </w:rPr>
        <w:t xml:space="preserve"> starting from first week of A</w:t>
      </w:r>
      <w:r>
        <w:rPr>
          <w:rFonts w:ascii="Arial Narrow" w:hAnsi="Arial Narrow"/>
          <w:w w:val="90"/>
        </w:rPr>
        <w:t>ugust</w:t>
      </w:r>
      <w:r w:rsidRPr="0012025D">
        <w:rPr>
          <w:rFonts w:ascii="Arial Narrow" w:hAnsi="Arial Narrow"/>
          <w:w w:val="90"/>
        </w:rPr>
        <w:t xml:space="preserve"> to </w:t>
      </w:r>
      <w:r>
        <w:rPr>
          <w:rFonts w:ascii="Arial Narrow" w:hAnsi="Arial Narrow"/>
          <w:w w:val="90"/>
        </w:rPr>
        <w:t>mid-week of September</w:t>
      </w:r>
      <w:r w:rsidR="00B56F6A">
        <w:rPr>
          <w:rFonts w:ascii="Arial Narrow" w:hAnsi="Arial Narrow"/>
          <w:w w:val="90"/>
        </w:rPr>
        <w:t>.</w:t>
      </w:r>
      <w:r w:rsidRPr="0012025D">
        <w:rPr>
          <w:rFonts w:ascii="Arial Narrow" w:hAnsi="Arial Narrow"/>
          <w:w w:val="90"/>
        </w:rPr>
        <w:t xml:space="preserve"> </w:t>
      </w:r>
      <w:r w:rsidR="00B56F6A">
        <w:rPr>
          <w:rFonts w:ascii="Arial Narrow" w:hAnsi="Arial Narrow"/>
          <w:w w:val="90"/>
        </w:rPr>
        <w:t xml:space="preserve">The timeline </w:t>
      </w:r>
      <w:r w:rsidR="009F6419">
        <w:rPr>
          <w:rFonts w:ascii="Arial Narrow" w:hAnsi="Arial Narrow"/>
          <w:w w:val="90"/>
        </w:rPr>
        <w:t>represents all the activities done</w:t>
      </w:r>
      <w:r w:rsidR="001A5658">
        <w:rPr>
          <w:rFonts w:ascii="Arial Narrow" w:hAnsi="Arial Narrow"/>
          <w:w w:val="90"/>
        </w:rPr>
        <w:t xml:space="preserve"> during the midterm period. </w:t>
      </w:r>
      <w:r w:rsidR="007D2B0B">
        <w:rPr>
          <w:rFonts w:ascii="Arial Narrow" w:hAnsi="Arial Narrow"/>
          <w:w w:val="90"/>
        </w:rPr>
        <w:t>Revisions are dominant during this period</w:t>
      </w:r>
      <w:r w:rsidR="00E53395">
        <w:rPr>
          <w:rFonts w:ascii="Arial Narrow" w:hAnsi="Arial Narrow"/>
          <w:w w:val="90"/>
        </w:rPr>
        <w:t xml:space="preserve"> due to </w:t>
      </w:r>
      <w:r w:rsidR="00D55EC2">
        <w:rPr>
          <w:rFonts w:ascii="Arial Narrow" w:hAnsi="Arial Narrow"/>
          <w:w w:val="90"/>
        </w:rPr>
        <w:t xml:space="preserve">the </w:t>
      </w:r>
      <w:r w:rsidR="00B438BD">
        <w:rPr>
          <w:rFonts w:ascii="Arial Narrow" w:hAnsi="Arial Narrow"/>
          <w:w w:val="90"/>
        </w:rPr>
        <w:t>new</w:t>
      </w:r>
      <w:r w:rsidR="00566026">
        <w:rPr>
          <w:rFonts w:ascii="Arial Narrow" w:hAnsi="Arial Narrow"/>
          <w:w w:val="90"/>
        </w:rPr>
        <w:t xml:space="preserve">ly provided </w:t>
      </w:r>
      <w:r w:rsidR="00084D55">
        <w:rPr>
          <w:rFonts w:ascii="Arial Narrow" w:hAnsi="Arial Narrow"/>
          <w:w w:val="90"/>
        </w:rPr>
        <w:t xml:space="preserve">research </w:t>
      </w:r>
      <w:r w:rsidR="00B438BD">
        <w:rPr>
          <w:rFonts w:ascii="Arial Narrow" w:hAnsi="Arial Narrow"/>
          <w:w w:val="90"/>
        </w:rPr>
        <w:t xml:space="preserve">paper format </w:t>
      </w:r>
      <w:r w:rsidR="00637C74">
        <w:rPr>
          <w:rFonts w:ascii="Arial Narrow" w:hAnsi="Arial Narrow"/>
          <w:w w:val="90"/>
        </w:rPr>
        <w:t xml:space="preserve">and </w:t>
      </w:r>
      <w:r w:rsidR="00D55EC2">
        <w:rPr>
          <w:rFonts w:ascii="Arial Narrow" w:hAnsi="Arial Narrow"/>
          <w:w w:val="90"/>
        </w:rPr>
        <w:t>changes in the device’s functionalit</w:t>
      </w:r>
      <w:r w:rsidR="009009E1">
        <w:rPr>
          <w:rFonts w:ascii="Arial Narrow" w:hAnsi="Arial Narrow"/>
          <w:w w:val="90"/>
        </w:rPr>
        <w:t>y.</w:t>
      </w:r>
    </w:p>
    <w:p w14:paraId="310F3853" w14:textId="10285C67" w:rsidR="009009E1" w:rsidRPr="001E04E4" w:rsidRDefault="001E04E4" w:rsidP="001E04E4">
      <w:pPr>
        <w:pStyle w:val="Caption"/>
        <w:spacing w:line="360" w:lineRule="auto"/>
        <w:rPr>
          <w:rFonts w:ascii="Arial Narrow" w:hAnsi="Arial Narrow"/>
          <w:b/>
          <w:bCs/>
          <w:color w:val="auto"/>
          <w:sz w:val="24"/>
          <w:szCs w:val="24"/>
        </w:rPr>
      </w:pPr>
      <w:r>
        <w:tab/>
      </w:r>
      <w:bookmarkStart w:id="92" w:name="_Toc199768600"/>
      <w:r w:rsidRPr="001E04E4">
        <w:rPr>
          <w:rFonts w:ascii="Arial Narrow" w:hAnsi="Arial Narrow"/>
          <w:b/>
          <w:bCs/>
          <w:i w:val="0"/>
          <w:iCs w:val="0"/>
          <w:color w:val="auto"/>
          <w:sz w:val="24"/>
          <w:szCs w:val="24"/>
        </w:rPr>
        <w:t xml:space="preserve">Table </w:t>
      </w:r>
      <w:r w:rsidRPr="001E04E4">
        <w:rPr>
          <w:rFonts w:ascii="Arial Narrow" w:hAnsi="Arial Narrow"/>
          <w:b/>
          <w:bCs/>
          <w:i w:val="0"/>
          <w:iCs w:val="0"/>
          <w:color w:val="auto"/>
          <w:sz w:val="24"/>
          <w:szCs w:val="24"/>
        </w:rPr>
        <w:fldChar w:fldCharType="begin"/>
      </w:r>
      <w:r w:rsidRPr="001E04E4">
        <w:rPr>
          <w:rFonts w:ascii="Arial Narrow" w:hAnsi="Arial Narrow"/>
          <w:b/>
          <w:bCs/>
          <w:i w:val="0"/>
          <w:iCs w:val="0"/>
          <w:color w:val="auto"/>
          <w:sz w:val="24"/>
          <w:szCs w:val="24"/>
        </w:rPr>
        <w:instrText xml:space="preserve"> SEQ Table \* ARABIC </w:instrText>
      </w:r>
      <w:r w:rsidRPr="001E04E4">
        <w:rPr>
          <w:rFonts w:ascii="Arial Narrow" w:hAnsi="Arial Narrow"/>
          <w:b/>
          <w:bCs/>
          <w:i w:val="0"/>
          <w:iCs w:val="0"/>
          <w:color w:val="auto"/>
          <w:sz w:val="24"/>
          <w:szCs w:val="24"/>
        </w:rPr>
        <w:fldChar w:fldCharType="separate"/>
      </w:r>
      <w:r w:rsidR="007B27A8">
        <w:rPr>
          <w:rFonts w:ascii="Arial Narrow" w:hAnsi="Arial Narrow"/>
          <w:b/>
          <w:bCs/>
          <w:i w:val="0"/>
          <w:iCs w:val="0"/>
          <w:noProof/>
          <w:color w:val="auto"/>
          <w:sz w:val="24"/>
          <w:szCs w:val="24"/>
        </w:rPr>
        <w:t>3</w:t>
      </w:r>
      <w:r w:rsidRPr="001E04E4">
        <w:rPr>
          <w:rFonts w:ascii="Arial Narrow" w:hAnsi="Arial Narrow"/>
          <w:b/>
          <w:bCs/>
          <w:i w:val="0"/>
          <w:iCs w:val="0"/>
          <w:color w:val="auto"/>
          <w:sz w:val="24"/>
          <w:szCs w:val="24"/>
        </w:rPr>
        <w:fldChar w:fldCharType="end"/>
      </w:r>
      <w:r w:rsidRPr="001E04E4">
        <w:rPr>
          <w:rFonts w:ascii="Arial Narrow" w:hAnsi="Arial Narrow"/>
          <w:b/>
          <w:bCs/>
          <w:color w:val="auto"/>
          <w:sz w:val="24"/>
          <w:szCs w:val="24"/>
        </w:rPr>
        <w:t xml:space="preserve"> </w:t>
      </w:r>
      <w:r w:rsidRPr="001E04E4">
        <w:rPr>
          <w:rFonts w:ascii="Arial Narrow" w:hAnsi="Arial Narrow"/>
          <w:b/>
          <w:bCs/>
          <w:color w:val="auto"/>
          <w:sz w:val="24"/>
          <w:szCs w:val="24"/>
        </w:rPr>
        <w:br/>
      </w:r>
      <w:r w:rsidRPr="001E04E4">
        <w:rPr>
          <w:rFonts w:ascii="Arial Narrow" w:hAnsi="Arial Narrow"/>
          <w:b/>
          <w:bCs/>
          <w:color w:val="auto"/>
          <w:sz w:val="24"/>
          <w:szCs w:val="24"/>
        </w:rPr>
        <w:tab/>
      </w:r>
      <w:r w:rsidRPr="001E04E4">
        <w:rPr>
          <w:rFonts w:ascii="Arial Narrow" w:hAnsi="Arial Narrow"/>
          <w:color w:val="auto"/>
          <w:sz w:val="24"/>
          <w:szCs w:val="24"/>
        </w:rPr>
        <w:t>Timeline of Activities for Capstone Design Project 3</w:t>
      </w:r>
      <w:bookmarkEnd w:id="92"/>
    </w:p>
    <w:tbl>
      <w:tblPr>
        <w:tblStyle w:val="TableGrid"/>
        <w:tblpPr w:leftFromText="180" w:rightFromText="180" w:vertAnchor="text" w:horzAnchor="page" w:tblpX="2601" w:tblpY="60"/>
        <w:tblW w:w="4847" w:type="pct"/>
        <w:tblLook w:val="04A0" w:firstRow="1" w:lastRow="0" w:firstColumn="1" w:lastColumn="0" w:noHBand="0" w:noVBand="1"/>
      </w:tblPr>
      <w:tblGrid>
        <w:gridCol w:w="1560"/>
        <w:gridCol w:w="430"/>
        <w:gridCol w:w="483"/>
        <w:gridCol w:w="448"/>
        <w:gridCol w:w="439"/>
        <w:gridCol w:w="430"/>
        <w:gridCol w:w="483"/>
        <w:gridCol w:w="448"/>
        <w:gridCol w:w="439"/>
        <w:gridCol w:w="430"/>
        <w:gridCol w:w="483"/>
        <w:gridCol w:w="448"/>
        <w:gridCol w:w="439"/>
        <w:gridCol w:w="25"/>
        <w:gridCol w:w="405"/>
        <w:gridCol w:w="483"/>
        <w:gridCol w:w="448"/>
        <w:gridCol w:w="439"/>
      </w:tblGrid>
      <w:tr w:rsidR="00037F25" w:rsidRPr="00FD5DFE" w14:paraId="02926A34" w14:textId="77777777" w:rsidTr="009009E1">
        <w:trPr>
          <w:trHeight w:val="256"/>
        </w:trPr>
        <w:tc>
          <w:tcPr>
            <w:tcW w:w="938" w:type="pct"/>
            <w:vMerge w:val="restart"/>
            <w:shd w:val="clear" w:color="auto" w:fill="B4C6E7"/>
            <w:vAlign w:val="center"/>
          </w:tcPr>
          <w:p w14:paraId="406D062A" w14:textId="77777777" w:rsidR="00037F25" w:rsidRPr="00FD5DFE" w:rsidRDefault="00037F25">
            <w:pPr>
              <w:rPr>
                <w:rFonts w:ascii="Arial Narrow" w:eastAsia="Calibri" w:hAnsi="Arial Narrow" w:cs="Arial"/>
                <w:sz w:val="18"/>
                <w:szCs w:val="18"/>
              </w:rPr>
            </w:pPr>
            <w:r w:rsidRPr="00FD5DFE">
              <w:rPr>
                <w:rFonts w:ascii="Arial Narrow" w:eastAsia="Calibri" w:hAnsi="Arial Narrow" w:cs="Arial"/>
                <w:sz w:val="18"/>
                <w:szCs w:val="18"/>
              </w:rPr>
              <w:t>Activities</w:t>
            </w:r>
          </w:p>
        </w:tc>
        <w:tc>
          <w:tcPr>
            <w:tcW w:w="1015" w:type="pct"/>
            <w:gridSpan w:val="4"/>
            <w:shd w:val="clear" w:color="auto" w:fill="FFE599"/>
            <w:vAlign w:val="center"/>
          </w:tcPr>
          <w:p w14:paraId="31925831" w14:textId="6A2E0A74" w:rsidR="00037F25" w:rsidRPr="00FD5DFE" w:rsidRDefault="00BA63FB">
            <w:pPr>
              <w:rPr>
                <w:rFonts w:ascii="Arial Narrow" w:eastAsia="Calibri" w:hAnsi="Arial Narrow" w:cs="Arial"/>
                <w:sz w:val="16"/>
                <w:szCs w:val="16"/>
              </w:rPr>
            </w:pPr>
            <w:r>
              <w:rPr>
                <w:rFonts w:ascii="Arial Narrow" w:eastAsia="Calibri" w:hAnsi="Arial Narrow" w:cs="Arial"/>
                <w:sz w:val="16"/>
                <w:szCs w:val="16"/>
              </w:rPr>
              <w:t>March</w:t>
            </w:r>
          </w:p>
        </w:tc>
        <w:tc>
          <w:tcPr>
            <w:tcW w:w="1015" w:type="pct"/>
            <w:gridSpan w:val="4"/>
            <w:shd w:val="clear" w:color="auto" w:fill="FFE599"/>
            <w:vAlign w:val="center"/>
          </w:tcPr>
          <w:p w14:paraId="564E2EF5" w14:textId="45B7F3D3" w:rsidR="00037F25" w:rsidRPr="00FD5DFE" w:rsidRDefault="00BA63FB">
            <w:pPr>
              <w:rPr>
                <w:rFonts w:ascii="Arial Narrow" w:eastAsia="Calibri" w:hAnsi="Arial Narrow" w:cs="Arial"/>
                <w:sz w:val="16"/>
                <w:szCs w:val="16"/>
              </w:rPr>
            </w:pPr>
            <w:r>
              <w:rPr>
                <w:rFonts w:ascii="Arial Narrow" w:eastAsia="Calibri" w:hAnsi="Arial Narrow" w:cs="Arial"/>
                <w:sz w:val="16"/>
                <w:szCs w:val="16"/>
              </w:rPr>
              <w:t>April</w:t>
            </w:r>
          </w:p>
        </w:tc>
        <w:tc>
          <w:tcPr>
            <w:tcW w:w="1028" w:type="pct"/>
            <w:gridSpan w:val="5"/>
            <w:shd w:val="clear" w:color="auto" w:fill="FFE599"/>
            <w:vAlign w:val="center"/>
          </w:tcPr>
          <w:p w14:paraId="106C6112" w14:textId="3EE5B459" w:rsidR="00037F25" w:rsidRPr="00FD5DFE" w:rsidRDefault="00BA63FB">
            <w:pPr>
              <w:rPr>
                <w:rFonts w:ascii="Arial Narrow" w:eastAsia="Calibri" w:hAnsi="Arial Narrow" w:cs="Arial"/>
                <w:sz w:val="16"/>
                <w:szCs w:val="16"/>
              </w:rPr>
            </w:pPr>
            <w:r>
              <w:rPr>
                <w:rFonts w:ascii="Arial Narrow" w:eastAsia="Calibri" w:hAnsi="Arial Narrow" w:cs="Arial"/>
                <w:sz w:val="16"/>
                <w:szCs w:val="16"/>
              </w:rPr>
              <w:t xml:space="preserve">May </w:t>
            </w:r>
          </w:p>
        </w:tc>
        <w:tc>
          <w:tcPr>
            <w:tcW w:w="1005" w:type="pct"/>
            <w:gridSpan w:val="4"/>
            <w:shd w:val="clear" w:color="auto" w:fill="FFE599"/>
            <w:vAlign w:val="center"/>
          </w:tcPr>
          <w:p w14:paraId="28D4B0E1" w14:textId="4E8DC3F1" w:rsidR="00037F25" w:rsidRPr="00FD5DFE" w:rsidRDefault="00BA63FB">
            <w:pPr>
              <w:rPr>
                <w:rFonts w:ascii="Arial Narrow" w:eastAsia="Calibri" w:hAnsi="Arial Narrow" w:cs="Arial"/>
                <w:sz w:val="16"/>
                <w:szCs w:val="16"/>
              </w:rPr>
            </w:pPr>
            <w:r>
              <w:rPr>
                <w:rFonts w:ascii="Arial Narrow" w:eastAsia="Calibri" w:hAnsi="Arial Narrow" w:cs="Arial"/>
                <w:sz w:val="16"/>
                <w:szCs w:val="16"/>
              </w:rPr>
              <w:t>June</w:t>
            </w:r>
          </w:p>
        </w:tc>
      </w:tr>
      <w:tr w:rsidR="00037F25" w:rsidRPr="00FD5DFE" w14:paraId="531C8270" w14:textId="77777777" w:rsidTr="00297592">
        <w:trPr>
          <w:trHeight w:val="34"/>
        </w:trPr>
        <w:tc>
          <w:tcPr>
            <w:tcW w:w="938" w:type="pct"/>
            <w:vMerge/>
            <w:vAlign w:val="center"/>
          </w:tcPr>
          <w:p w14:paraId="460104C9" w14:textId="77777777" w:rsidR="00037F25" w:rsidRPr="00FD5DFE" w:rsidRDefault="00037F25">
            <w:pPr>
              <w:rPr>
                <w:rFonts w:ascii="Arial Narrow" w:eastAsia="Calibri" w:hAnsi="Arial Narrow" w:cs="Arial"/>
                <w:sz w:val="16"/>
                <w:szCs w:val="16"/>
              </w:rPr>
            </w:pPr>
          </w:p>
        </w:tc>
        <w:tc>
          <w:tcPr>
            <w:tcW w:w="244" w:type="pct"/>
            <w:vAlign w:val="center"/>
          </w:tcPr>
          <w:p w14:paraId="30218032"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103FBB3C"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77FEA1B1"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7E8E0CA4"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4" w:type="pct"/>
            <w:vAlign w:val="center"/>
          </w:tcPr>
          <w:p w14:paraId="2A87EDD5"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3BBBE0C4"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31AA979F"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78876F1F"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4" w:type="pct"/>
            <w:vAlign w:val="center"/>
          </w:tcPr>
          <w:p w14:paraId="7EBEF996"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7F79DD1C"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0124717D"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3rd</w:t>
            </w:r>
          </w:p>
        </w:tc>
        <w:tc>
          <w:tcPr>
            <w:tcW w:w="248" w:type="pct"/>
            <w:vAlign w:val="center"/>
          </w:tcPr>
          <w:p w14:paraId="6E2274B1"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4th</w:t>
            </w:r>
          </w:p>
        </w:tc>
        <w:tc>
          <w:tcPr>
            <w:tcW w:w="246" w:type="pct"/>
            <w:gridSpan w:val="2"/>
            <w:vAlign w:val="center"/>
          </w:tcPr>
          <w:p w14:paraId="3AE3918E"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1st</w:t>
            </w:r>
          </w:p>
        </w:tc>
        <w:tc>
          <w:tcPr>
            <w:tcW w:w="270" w:type="pct"/>
            <w:vAlign w:val="center"/>
          </w:tcPr>
          <w:p w14:paraId="4753BF24"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2nd</w:t>
            </w:r>
          </w:p>
        </w:tc>
        <w:tc>
          <w:tcPr>
            <w:tcW w:w="252" w:type="pct"/>
            <w:vAlign w:val="center"/>
          </w:tcPr>
          <w:p w14:paraId="72D897A6"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3rd</w:t>
            </w:r>
          </w:p>
        </w:tc>
        <w:tc>
          <w:tcPr>
            <w:tcW w:w="250" w:type="pct"/>
            <w:vAlign w:val="center"/>
          </w:tcPr>
          <w:p w14:paraId="7A3EB7C2" w14:textId="77777777" w:rsidR="00037F25" w:rsidRPr="00FD5DFE" w:rsidRDefault="00037F25">
            <w:pPr>
              <w:rPr>
                <w:rFonts w:ascii="Arial Narrow" w:eastAsia="Calibri" w:hAnsi="Arial Narrow" w:cs="Arial"/>
                <w:sz w:val="16"/>
                <w:szCs w:val="16"/>
              </w:rPr>
            </w:pPr>
            <w:r w:rsidRPr="00FD5DFE">
              <w:rPr>
                <w:rFonts w:ascii="Arial Narrow" w:eastAsia="Calibri" w:hAnsi="Arial Narrow" w:cs="Arial"/>
                <w:sz w:val="16"/>
                <w:szCs w:val="16"/>
              </w:rPr>
              <w:t>4th</w:t>
            </w:r>
          </w:p>
        </w:tc>
      </w:tr>
      <w:tr w:rsidR="00D0511B" w:rsidRPr="00FD5DFE" w14:paraId="67D7C553" w14:textId="77777777" w:rsidTr="00D0511B">
        <w:trPr>
          <w:trHeight w:val="34"/>
        </w:trPr>
        <w:tc>
          <w:tcPr>
            <w:tcW w:w="938" w:type="pct"/>
            <w:vAlign w:val="center"/>
          </w:tcPr>
          <w:p w14:paraId="07C4F15C" w14:textId="567606C6" w:rsidR="00D0511B" w:rsidRPr="00FD5DFE" w:rsidRDefault="00D0511B" w:rsidP="00D0511B">
            <w:pPr>
              <w:rPr>
                <w:rFonts w:ascii="Arial Narrow" w:eastAsia="Calibri" w:hAnsi="Arial Narrow" w:cs="Segoe UI"/>
                <w:sz w:val="18"/>
                <w:szCs w:val="18"/>
              </w:rPr>
            </w:pPr>
            <w:r>
              <w:rPr>
                <w:rFonts w:ascii="Arial Narrow" w:eastAsia="Calibri" w:hAnsi="Arial Narrow" w:cs="Segoe UI"/>
                <w:sz w:val="18"/>
                <w:szCs w:val="18"/>
              </w:rPr>
              <w:t>Implementation</w:t>
            </w:r>
          </w:p>
        </w:tc>
        <w:tc>
          <w:tcPr>
            <w:tcW w:w="244" w:type="pct"/>
            <w:shd w:val="clear" w:color="auto" w:fill="215E99" w:themeFill="text2" w:themeFillTint="BF"/>
            <w:vAlign w:val="center"/>
          </w:tcPr>
          <w:p w14:paraId="296C14C4" w14:textId="77777777" w:rsidR="00D0511B" w:rsidRPr="00D0511B" w:rsidRDefault="00D0511B" w:rsidP="00D0511B">
            <w:pPr>
              <w:rPr>
                <w:rFonts w:ascii="Arial Narrow" w:eastAsia="Calibri" w:hAnsi="Arial Narrow" w:cs="Arial"/>
                <w:color w:val="FF0000"/>
                <w:sz w:val="16"/>
                <w:szCs w:val="16"/>
              </w:rPr>
            </w:pPr>
          </w:p>
        </w:tc>
        <w:tc>
          <w:tcPr>
            <w:tcW w:w="270" w:type="pct"/>
            <w:shd w:val="clear" w:color="auto" w:fill="215E99" w:themeFill="text2" w:themeFillTint="BF"/>
            <w:vAlign w:val="center"/>
          </w:tcPr>
          <w:p w14:paraId="32655B7A" w14:textId="77777777" w:rsidR="00D0511B" w:rsidRPr="00D0511B" w:rsidRDefault="00D0511B" w:rsidP="00D0511B">
            <w:pPr>
              <w:rPr>
                <w:rFonts w:ascii="Arial Narrow" w:eastAsia="Calibri" w:hAnsi="Arial Narrow" w:cs="Arial"/>
                <w:color w:val="FF0000"/>
                <w:sz w:val="16"/>
                <w:szCs w:val="16"/>
              </w:rPr>
            </w:pPr>
          </w:p>
        </w:tc>
        <w:tc>
          <w:tcPr>
            <w:tcW w:w="252" w:type="pct"/>
            <w:shd w:val="clear" w:color="auto" w:fill="215E99" w:themeFill="text2" w:themeFillTint="BF"/>
            <w:vAlign w:val="center"/>
          </w:tcPr>
          <w:p w14:paraId="75731A9A" w14:textId="77777777" w:rsidR="00D0511B" w:rsidRPr="00D0511B" w:rsidRDefault="00D0511B" w:rsidP="00D0511B">
            <w:pPr>
              <w:rPr>
                <w:rFonts w:ascii="Arial Narrow" w:eastAsia="Calibri" w:hAnsi="Arial Narrow" w:cs="Arial"/>
                <w:color w:val="FF0000"/>
                <w:sz w:val="16"/>
                <w:szCs w:val="16"/>
              </w:rPr>
            </w:pPr>
          </w:p>
        </w:tc>
        <w:tc>
          <w:tcPr>
            <w:tcW w:w="248" w:type="pct"/>
            <w:shd w:val="clear" w:color="auto" w:fill="215E99" w:themeFill="text2" w:themeFillTint="BF"/>
            <w:vAlign w:val="center"/>
          </w:tcPr>
          <w:p w14:paraId="5BD08A7E" w14:textId="77777777" w:rsidR="00D0511B" w:rsidRPr="00D0511B" w:rsidRDefault="00D0511B" w:rsidP="00D0511B">
            <w:pPr>
              <w:rPr>
                <w:rFonts w:ascii="Arial Narrow" w:eastAsia="Calibri" w:hAnsi="Arial Narrow" w:cs="Arial"/>
                <w:color w:val="FF0000"/>
                <w:sz w:val="16"/>
                <w:szCs w:val="16"/>
              </w:rPr>
            </w:pPr>
          </w:p>
        </w:tc>
        <w:tc>
          <w:tcPr>
            <w:tcW w:w="244" w:type="pct"/>
            <w:vAlign w:val="center"/>
          </w:tcPr>
          <w:p w14:paraId="6A5DEA0C" w14:textId="77777777" w:rsidR="00D0511B" w:rsidRPr="00FD5DFE" w:rsidRDefault="00D0511B" w:rsidP="00D0511B">
            <w:pPr>
              <w:rPr>
                <w:rFonts w:ascii="Arial Narrow" w:eastAsia="Calibri" w:hAnsi="Arial Narrow" w:cs="Arial"/>
                <w:sz w:val="16"/>
                <w:szCs w:val="16"/>
              </w:rPr>
            </w:pPr>
          </w:p>
        </w:tc>
        <w:tc>
          <w:tcPr>
            <w:tcW w:w="270" w:type="pct"/>
            <w:vAlign w:val="center"/>
          </w:tcPr>
          <w:p w14:paraId="2FE8CC3D" w14:textId="77777777" w:rsidR="00D0511B" w:rsidRPr="00FD5DFE" w:rsidRDefault="00D0511B" w:rsidP="00D0511B">
            <w:pPr>
              <w:rPr>
                <w:rFonts w:ascii="Arial Narrow" w:eastAsia="Calibri" w:hAnsi="Arial Narrow" w:cs="Arial"/>
                <w:sz w:val="16"/>
                <w:szCs w:val="16"/>
              </w:rPr>
            </w:pPr>
          </w:p>
        </w:tc>
        <w:tc>
          <w:tcPr>
            <w:tcW w:w="252" w:type="pct"/>
            <w:vAlign w:val="center"/>
          </w:tcPr>
          <w:p w14:paraId="10F01FFF" w14:textId="77777777" w:rsidR="00D0511B" w:rsidRPr="00FD5DFE" w:rsidRDefault="00D0511B" w:rsidP="00D0511B">
            <w:pPr>
              <w:rPr>
                <w:rFonts w:ascii="Arial Narrow" w:eastAsia="Calibri" w:hAnsi="Arial Narrow" w:cs="Arial"/>
                <w:sz w:val="16"/>
                <w:szCs w:val="16"/>
              </w:rPr>
            </w:pPr>
          </w:p>
        </w:tc>
        <w:tc>
          <w:tcPr>
            <w:tcW w:w="248" w:type="pct"/>
            <w:vAlign w:val="center"/>
          </w:tcPr>
          <w:p w14:paraId="67083953" w14:textId="77777777" w:rsidR="00D0511B" w:rsidRPr="00FD5DFE" w:rsidRDefault="00D0511B" w:rsidP="00D0511B">
            <w:pPr>
              <w:rPr>
                <w:rFonts w:ascii="Arial Narrow" w:eastAsia="Calibri" w:hAnsi="Arial Narrow" w:cs="Arial"/>
                <w:sz w:val="16"/>
                <w:szCs w:val="16"/>
              </w:rPr>
            </w:pPr>
          </w:p>
        </w:tc>
        <w:tc>
          <w:tcPr>
            <w:tcW w:w="244" w:type="pct"/>
            <w:vAlign w:val="center"/>
          </w:tcPr>
          <w:p w14:paraId="418C0E21" w14:textId="77777777" w:rsidR="00D0511B" w:rsidRPr="00FD5DFE" w:rsidRDefault="00D0511B" w:rsidP="00D0511B">
            <w:pPr>
              <w:rPr>
                <w:rFonts w:ascii="Arial Narrow" w:eastAsia="Calibri" w:hAnsi="Arial Narrow" w:cs="Arial"/>
                <w:sz w:val="16"/>
                <w:szCs w:val="16"/>
              </w:rPr>
            </w:pPr>
          </w:p>
        </w:tc>
        <w:tc>
          <w:tcPr>
            <w:tcW w:w="270" w:type="pct"/>
            <w:vAlign w:val="center"/>
          </w:tcPr>
          <w:p w14:paraId="3506CDD3" w14:textId="77777777" w:rsidR="00D0511B" w:rsidRPr="00FD5DFE" w:rsidRDefault="00D0511B" w:rsidP="00D0511B">
            <w:pPr>
              <w:rPr>
                <w:rFonts w:ascii="Arial Narrow" w:eastAsia="Calibri" w:hAnsi="Arial Narrow" w:cs="Arial"/>
                <w:sz w:val="16"/>
                <w:szCs w:val="16"/>
              </w:rPr>
            </w:pPr>
          </w:p>
        </w:tc>
        <w:tc>
          <w:tcPr>
            <w:tcW w:w="252" w:type="pct"/>
            <w:vAlign w:val="center"/>
          </w:tcPr>
          <w:p w14:paraId="6112D637" w14:textId="77777777" w:rsidR="00D0511B" w:rsidRPr="00FD5DFE" w:rsidRDefault="00D0511B" w:rsidP="00D0511B">
            <w:pPr>
              <w:rPr>
                <w:rFonts w:ascii="Arial Narrow" w:eastAsia="Calibri" w:hAnsi="Arial Narrow" w:cs="Arial"/>
                <w:sz w:val="16"/>
                <w:szCs w:val="16"/>
              </w:rPr>
            </w:pPr>
          </w:p>
        </w:tc>
        <w:tc>
          <w:tcPr>
            <w:tcW w:w="248" w:type="pct"/>
            <w:vAlign w:val="center"/>
          </w:tcPr>
          <w:p w14:paraId="2AB0EF86" w14:textId="77777777" w:rsidR="00D0511B" w:rsidRPr="00FD5DFE" w:rsidRDefault="00D0511B" w:rsidP="00D0511B">
            <w:pPr>
              <w:rPr>
                <w:rFonts w:ascii="Arial Narrow" w:eastAsia="Calibri" w:hAnsi="Arial Narrow" w:cs="Arial"/>
                <w:sz w:val="16"/>
                <w:szCs w:val="16"/>
              </w:rPr>
            </w:pPr>
          </w:p>
        </w:tc>
        <w:tc>
          <w:tcPr>
            <w:tcW w:w="246" w:type="pct"/>
            <w:gridSpan w:val="2"/>
            <w:vAlign w:val="center"/>
          </w:tcPr>
          <w:p w14:paraId="60E19E9A" w14:textId="77777777" w:rsidR="00D0511B" w:rsidRPr="00FD5DFE" w:rsidRDefault="00D0511B" w:rsidP="00D0511B">
            <w:pPr>
              <w:rPr>
                <w:rFonts w:ascii="Arial Narrow" w:eastAsia="Calibri" w:hAnsi="Arial Narrow" w:cs="Arial"/>
                <w:sz w:val="16"/>
                <w:szCs w:val="16"/>
              </w:rPr>
            </w:pPr>
          </w:p>
        </w:tc>
        <w:tc>
          <w:tcPr>
            <w:tcW w:w="270" w:type="pct"/>
            <w:vAlign w:val="center"/>
          </w:tcPr>
          <w:p w14:paraId="4A8E5941" w14:textId="77777777" w:rsidR="00D0511B" w:rsidRPr="00FD5DFE" w:rsidRDefault="00D0511B" w:rsidP="00D0511B">
            <w:pPr>
              <w:rPr>
                <w:rFonts w:ascii="Arial Narrow" w:eastAsia="Calibri" w:hAnsi="Arial Narrow" w:cs="Arial"/>
                <w:sz w:val="16"/>
                <w:szCs w:val="16"/>
              </w:rPr>
            </w:pPr>
          </w:p>
        </w:tc>
        <w:tc>
          <w:tcPr>
            <w:tcW w:w="252" w:type="pct"/>
            <w:vAlign w:val="center"/>
          </w:tcPr>
          <w:p w14:paraId="5202EE40" w14:textId="77777777" w:rsidR="00D0511B" w:rsidRPr="00FD5DFE" w:rsidRDefault="00D0511B" w:rsidP="00D0511B">
            <w:pPr>
              <w:rPr>
                <w:rFonts w:ascii="Arial Narrow" w:eastAsia="Calibri" w:hAnsi="Arial Narrow" w:cs="Arial"/>
                <w:sz w:val="16"/>
                <w:szCs w:val="16"/>
              </w:rPr>
            </w:pPr>
          </w:p>
        </w:tc>
        <w:tc>
          <w:tcPr>
            <w:tcW w:w="250" w:type="pct"/>
            <w:vAlign w:val="center"/>
          </w:tcPr>
          <w:p w14:paraId="557AECB5" w14:textId="77777777" w:rsidR="00D0511B" w:rsidRPr="00FD5DFE" w:rsidRDefault="00D0511B" w:rsidP="00D0511B">
            <w:pPr>
              <w:rPr>
                <w:rFonts w:ascii="Arial Narrow" w:eastAsia="Calibri" w:hAnsi="Arial Narrow" w:cs="Arial"/>
                <w:sz w:val="16"/>
                <w:szCs w:val="16"/>
              </w:rPr>
            </w:pPr>
          </w:p>
        </w:tc>
      </w:tr>
      <w:tr w:rsidR="00D0511B" w:rsidRPr="00FD5DFE" w14:paraId="0DC2A5A0" w14:textId="77777777" w:rsidTr="00D0511B">
        <w:trPr>
          <w:trHeight w:val="34"/>
        </w:trPr>
        <w:tc>
          <w:tcPr>
            <w:tcW w:w="938" w:type="pct"/>
            <w:vAlign w:val="center"/>
          </w:tcPr>
          <w:p w14:paraId="5BB9FEBB" w14:textId="400566D2" w:rsidR="00D0511B" w:rsidRPr="00FD5DFE" w:rsidRDefault="00D0511B" w:rsidP="00D0511B">
            <w:pPr>
              <w:rPr>
                <w:rFonts w:ascii="Arial Narrow" w:eastAsia="Calibri" w:hAnsi="Arial Narrow" w:cs="Arial"/>
                <w:sz w:val="18"/>
                <w:szCs w:val="18"/>
              </w:rPr>
            </w:pPr>
            <w:r>
              <w:rPr>
                <w:rFonts w:ascii="Arial Narrow" w:eastAsia="Calibri" w:hAnsi="Arial Narrow" w:cs="Arial"/>
                <w:sz w:val="18"/>
                <w:szCs w:val="18"/>
              </w:rPr>
              <w:t>Analyzation and Prototyping Design</w:t>
            </w:r>
          </w:p>
        </w:tc>
        <w:tc>
          <w:tcPr>
            <w:tcW w:w="244" w:type="pct"/>
            <w:shd w:val="clear" w:color="auto" w:fill="auto"/>
            <w:vAlign w:val="center"/>
          </w:tcPr>
          <w:p w14:paraId="096E3643" w14:textId="77777777" w:rsidR="00D0511B" w:rsidRPr="00FD5DFE" w:rsidRDefault="00D0511B" w:rsidP="00D0511B">
            <w:pPr>
              <w:rPr>
                <w:rFonts w:ascii="Arial Narrow" w:eastAsia="Calibri" w:hAnsi="Arial Narrow" w:cs="Arial"/>
                <w:sz w:val="16"/>
                <w:szCs w:val="16"/>
              </w:rPr>
            </w:pPr>
          </w:p>
        </w:tc>
        <w:tc>
          <w:tcPr>
            <w:tcW w:w="270" w:type="pct"/>
            <w:shd w:val="clear" w:color="auto" w:fill="auto"/>
            <w:vAlign w:val="center"/>
          </w:tcPr>
          <w:p w14:paraId="64245226" w14:textId="77777777" w:rsidR="00D0511B" w:rsidRPr="00FD5DFE" w:rsidRDefault="00D0511B" w:rsidP="00D0511B">
            <w:pPr>
              <w:rPr>
                <w:rFonts w:ascii="Arial Narrow" w:eastAsia="Calibri" w:hAnsi="Arial Narrow" w:cs="Arial"/>
                <w:sz w:val="16"/>
                <w:szCs w:val="16"/>
              </w:rPr>
            </w:pPr>
          </w:p>
        </w:tc>
        <w:tc>
          <w:tcPr>
            <w:tcW w:w="252" w:type="pct"/>
            <w:shd w:val="clear" w:color="auto" w:fill="auto"/>
            <w:vAlign w:val="center"/>
          </w:tcPr>
          <w:p w14:paraId="60706347" w14:textId="77777777" w:rsidR="00D0511B" w:rsidRPr="00FD5DFE" w:rsidRDefault="00D0511B" w:rsidP="00D0511B">
            <w:pPr>
              <w:rPr>
                <w:rFonts w:ascii="Arial Narrow" w:eastAsia="Calibri" w:hAnsi="Arial Narrow" w:cs="Arial"/>
                <w:sz w:val="16"/>
                <w:szCs w:val="16"/>
              </w:rPr>
            </w:pPr>
          </w:p>
        </w:tc>
        <w:tc>
          <w:tcPr>
            <w:tcW w:w="248" w:type="pct"/>
            <w:shd w:val="clear" w:color="auto" w:fill="auto"/>
            <w:vAlign w:val="center"/>
          </w:tcPr>
          <w:p w14:paraId="529D9513" w14:textId="77777777" w:rsidR="00D0511B" w:rsidRPr="00FD5DFE" w:rsidRDefault="00D0511B" w:rsidP="00D0511B">
            <w:pPr>
              <w:rPr>
                <w:rFonts w:ascii="Arial Narrow" w:eastAsia="Calibri" w:hAnsi="Arial Narrow" w:cs="Arial"/>
                <w:sz w:val="16"/>
                <w:szCs w:val="16"/>
              </w:rPr>
            </w:pPr>
          </w:p>
        </w:tc>
        <w:tc>
          <w:tcPr>
            <w:tcW w:w="244" w:type="pct"/>
            <w:shd w:val="clear" w:color="auto" w:fill="215E99" w:themeFill="text2" w:themeFillTint="BF"/>
            <w:vAlign w:val="center"/>
          </w:tcPr>
          <w:p w14:paraId="026CE488" w14:textId="77777777" w:rsidR="00D0511B" w:rsidRPr="00FD5DFE" w:rsidRDefault="00D0511B" w:rsidP="00D0511B">
            <w:pPr>
              <w:rPr>
                <w:rFonts w:ascii="Arial Narrow" w:eastAsia="Calibri" w:hAnsi="Arial Narrow" w:cs="Arial"/>
                <w:sz w:val="16"/>
                <w:szCs w:val="16"/>
              </w:rPr>
            </w:pPr>
          </w:p>
        </w:tc>
        <w:tc>
          <w:tcPr>
            <w:tcW w:w="270" w:type="pct"/>
            <w:shd w:val="clear" w:color="auto" w:fill="215E99" w:themeFill="text2" w:themeFillTint="BF"/>
            <w:vAlign w:val="center"/>
          </w:tcPr>
          <w:p w14:paraId="2687D4BA" w14:textId="77777777" w:rsidR="00D0511B" w:rsidRPr="00FD5DFE" w:rsidRDefault="00D0511B" w:rsidP="00D0511B">
            <w:pPr>
              <w:rPr>
                <w:rFonts w:ascii="Arial Narrow" w:eastAsia="Calibri" w:hAnsi="Arial Narrow" w:cs="Arial"/>
                <w:sz w:val="16"/>
                <w:szCs w:val="16"/>
              </w:rPr>
            </w:pPr>
          </w:p>
        </w:tc>
        <w:tc>
          <w:tcPr>
            <w:tcW w:w="252" w:type="pct"/>
            <w:shd w:val="clear" w:color="auto" w:fill="215E99" w:themeFill="text2" w:themeFillTint="BF"/>
            <w:vAlign w:val="center"/>
          </w:tcPr>
          <w:p w14:paraId="43F8BA91" w14:textId="77777777" w:rsidR="00D0511B" w:rsidRPr="00FD5DFE" w:rsidRDefault="00D0511B" w:rsidP="00D0511B">
            <w:pPr>
              <w:rPr>
                <w:rFonts w:ascii="Arial Narrow" w:eastAsia="Calibri" w:hAnsi="Arial Narrow" w:cs="Arial"/>
                <w:sz w:val="16"/>
                <w:szCs w:val="16"/>
              </w:rPr>
            </w:pPr>
          </w:p>
        </w:tc>
        <w:tc>
          <w:tcPr>
            <w:tcW w:w="248" w:type="pct"/>
            <w:shd w:val="clear" w:color="auto" w:fill="215E99" w:themeFill="text2" w:themeFillTint="BF"/>
            <w:vAlign w:val="center"/>
          </w:tcPr>
          <w:p w14:paraId="381A12BC" w14:textId="77777777" w:rsidR="00D0511B" w:rsidRPr="00FD5DFE" w:rsidRDefault="00D0511B" w:rsidP="00D0511B">
            <w:pPr>
              <w:rPr>
                <w:rFonts w:ascii="Arial Narrow" w:eastAsia="Calibri" w:hAnsi="Arial Narrow" w:cs="Arial"/>
                <w:sz w:val="16"/>
                <w:szCs w:val="16"/>
              </w:rPr>
            </w:pPr>
          </w:p>
        </w:tc>
        <w:tc>
          <w:tcPr>
            <w:tcW w:w="244" w:type="pct"/>
            <w:vAlign w:val="center"/>
          </w:tcPr>
          <w:p w14:paraId="5B4D89C4" w14:textId="77777777" w:rsidR="00D0511B" w:rsidRPr="00FD5DFE" w:rsidRDefault="00D0511B" w:rsidP="00D0511B">
            <w:pPr>
              <w:rPr>
                <w:rFonts w:ascii="Arial Narrow" w:eastAsia="Calibri" w:hAnsi="Arial Narrow" w:cs="Arial"/>
                <w:sz w:val="16"/>
                <w:szCs w:val="16"/>
              </w:rPr>
            </w:pPr>
          </w:p>
        </w:tc>
        <w:tc>
          <w:tcPr>
            <w:tcW w:w="270" w:type="pct"/>
            <w:vAlign w:val="center"/>
          </w:tcPr>
          <w:p w14:paraId="48AB0B61" w14:textId="77777777" w:rsidR="00D0511B" w:rsidRPr="00FD5DFE" w:rsidRDefault="00D0511B" w:rsidP="00D0511B">
            <w:pPr>
              <w:rPr>
                <w:rFonts w:ascii="Arial Narrow" w:eastAsia="Calibri" w:hAnsi="Arial Narrow" w:cs="Arial"/>
                <w:sz w:val="16"/>
                <w:szCs w:val="16"/>
              </w:rPr>
            </w:pPr>
          </w:p>
        </w:tc>
        <w:tc>
          <w:tcPr>
            <w:tcW w:w="252" w:type="pct"/>
            <w:vAlign w:val="center"/>
          </w:tcPr>
          <w:p w14:paraId="64E066A5" w14:textId="77777777" w:rsidR="00D0511B" w:rsidRPr="00FD5DFE" w:rsidRDefault="00D0511B" w:rsidP="00D0511B">
            <w:pPr>
              <w:rPr>
                <w:rFonts w:ascii="Arial Narrow" w:eastAsia="Calibri" w:hAnsi="Arial Narrow" w:cs="Arial"/>
                <w:sz w:val="16"/>
                <w:szCs w:val="16"/>
              </w:rPr>
            </w:pPr>
          </w:p>
        </w:tc>
        <w:tc>
          <w:tcPr>
            <w:tcW w:w="248" w:type="pct"/>
            <w:vAlign w:val="center"/>
          </w:tcPr>
          <w:p w14:paraId="0FCEC30D" w14:textId="77777777" w:rsidR="00D0511B" w:rsidRPr="00FD5DFE" w:rsidRDefault="00D0511B" w:rsidP="00D0511B">
            <w:pPr>
              <w:rPr>
                <w:rFonts w:ascii="Arial Narrow" w:eastAsia="Calibri" w:hAnsi="Arial Narrow" w:cs="Arial"/>
                <w:sz w:val="16"/>
                <w:szCs w:val="16"/>
              </w:rPr>
            </w:pPr>
          </w:p>
        </w:tc>
        <w:tc>
          <w:tcPr>
            <w:tcW w:w="246" w:type="pct"/>
            <w:gridSpan w:val="2"/>
            <w:vAlign w:val="center"/>
          </w:tcPr>
          <w:p w14:paraId="0A1D8DE9" w14:textId="77777777" w:rsidR="00D0511B" w:rsidRPr="00FD5DFE" w:rsidRDefault="00D0511B" w:rsidP="00D0511B">
            <w:pPr>
              <w:rPr>
                <w:rFonts w:ascii="Arial Narrow" w:eastAsia="Calibri" w:hAnsi="Arial Narrow" w:cs="Arial"/>
                <w:sz w:val="16"/>
                <w:szCs w:val="16"/>
              </w:rPr>
            </w:pPr>
          </w:p>
        </w:tc>
        <w:tc>
          <w:tcPr>
            <w:tcW w:w="270" w:type="pct"/>
            <w:vAlign w:val="center"/>
          </w:tcPr>
          <w:p w14:paraId="2AD9E25C" w14:textId="77777777" w:rsidR="00D0511B" w:rsidRPr="00FD5DFE" w:rsidRDefault="00D0511B" w:rsidP="00D0511B">
            <w:pPr>
              <w:rPr>
                <w:rFonts w:ascii="Arial Narrow" w:eastAsia="Calibri" w:hAnsi="Arial Narrow" w:cs="Arial"/>
                <w:sz w:val="16"/>
                <w:szCs w:val="16"/>
              </w:rPr>
            </w:pPr>
          </w:p>
        </w:tc>
        <w:tc>
          <w:tcPr>
            <w:tcW w:w="252" w:type="pct"/>
            <w:vAlign w:val="center"/>
          </w:tcPr>
          <w:p w14:paraId="03CDBE8A" w14:textId="77777777" w:rsidR="00D0511B" w:rsidRPr="00FD5DFE" w:rsidRDefault="00D0511B" w:rsidP="00D0511B">
            <w:pPr>
              <w:rPr>
                <w:rFonts w:ascii="Arial Narrow" w:eastAsia="Calibri" w:hAnsi="Arial Narrow" w:cs="Arial"/>
                <w:sz w:val="16"/>
                <w:szCs w:val="16"/>
              </w:rPr>
            </w:pPr>
          </w:p>
        </w:tc>
        <w:tc>
          <w:tcPr>
            <w:tcW w:w="250" w:type="pct"/>
            <w:vAlign w:val="center"/>
          </w:tcPr>
          <w:p w14:paraId="071362D1" w14:textId="77777777" w:rsidR="00D0511B" w:rsidRPr="00FD5DFE" w:rsidRDefault="00D0511B" w:rsidP="00D0511B">
            <w:pPr>
              <w:rPr>
                <w:rFonts w:ascii="Arial Narrow" w:eastAsia="Calibri" w:hAnsi="Arial Narrow" w:cs="Arial"/>
                <w:sz w:val="16"/>
                <w:szCs w:val="16"/>
              </w:rPr>
            </w:pPr>
          </w:p>
        </w:tc>
      </w:tr>
      <w:tr w:rsidR="00CC3C0E" w:rsidRPr="00FD5DFE" w14:paraId="497EF090" w14:textId="77777777" w:rsidTr="00D0511B">
        <w:trPr>
          <w:trHeight w:val="34"/>
        </w:trPr>
        <w:tc>
          <w:tcPr>
            <w:tcW w:w="938" w:type="pct"/>
            <w:vAlign w:val="center"/>
          </w:tcPr>
          <w:p w14:paraId="7F58995A" w14:textId="21DEDC90" w:rsidR="00037F25" w:rsidRPr="00FD5DFE" w:rsidRDefault="00E52D9D">
            <w:pPr>
              <w:rPr>
                <w:rFonts w:ascii="Arial Narrow" w:eastAsia="Calibri" w:hAnsi="Arial Narrow" w:cs="Arial"/>
                <w:sz w:val="18"/>
                <w:szCs w:val="18"/>
              </w:rPr>
            </w:pPr>
            <w:r>
              <w:rPr>
                <w:rFonts w:ascii="Arial Narrow" w:eastAsia="Calibri" w:hAnsi="Arial Narrow" w:cs="Arial"/>
                <w:sz w:val="18"/>
                <w:szCs w:val="18"/>
              </w:rPr>
              <w:t>Testing of Prototype</w:t>
            </w:r>
          </w:p>
        </w:tc>
        <w:tc>
          <w:tcPr>
            <w:tcW w:w="244" w:type="pct"/>
            <w:shd w:val="clear" w:color="auto" w:fill="auto"/>
            <w:vAlign w:val="center"/>
          </w:tcPr>
          <w:p w14:paraId="050014AD" w14:textId="77777777" w:rsidR="00037F25" w:rsidRPr="00FD5DFE" w:rsidRDefault="00037F25">
            <w:pPr>
              <w:rPr>
                <w:rFonts w:ascii="Arial Narrow" w:eastAsia="Calibri" w:hAnsi="Arial Narrow" w:cs="Arial"/>
                <w:sz w:val="16"/>
                <w:szCs w:val="16"/>
              </w:rPr>
            </w:pPr>
          </w:p>
        </w:tc>
        <w:tc>
          <w:tcPr>
            <w:tcW w:w="270" w:type="pct"/>
            <w:shd w:val="clear" w:color="auto" w:fill="auto"/>
            <w:vAlign w:val="center"/>
          </w:tcPr>
          <w:p w14:paraId="6F25D170" w14:textId="77777777" w:rsidR="00037F25" w:rsidRPr="00FD5DFE" w:rsidRDefault="00037F25">
            <w:pPr>
              <w:rPr>
                <w:rFonts w:ascii="Arial Narrow" w:eastAsia="Calibri" w:hAnsi="Arial Narrow" w:cs="Arial"/>
                <w:sz w:val="16"/>
                <w:szCs w:val="16"/>
              </w:rPr>
            </w:pPr>
          </w:p>
        </w:tc>
        <w:tc>
          <w:tcPr>
            <w:tcW w:w="252" w:type="pct"/>
            <w:shd w:val="clear" w:color="auto" w:fill="auto"/>
            <w:vAlign w:val="center"/>
          </w:tcPr>
          <w:p w14:paraId="18E0B66B" w14:textId="77777777" w:rsidR="00037F25" w:rsidRPr="00FD5DFE" w:rsidRDefault="00037F25">
            <w:pPr>
              <w:rPr>
                <w:rFonts w:ascii="Arial Narrow" w:eastAsia="Calibri" w:hAnsi="Arial Narrow" w:cs="Arial"/>
                <w:sz w:val="16"/>
                <w:szCs w:val="16"/>
              </w:rPr>
            </w:pPr>
          </w:p>
        </w:tc>
        <w:tc>
          <w:tcPr>
            <w:tcW w:w="248" w:type="pct"/>
            <w:shd w:val="clear" w:color="auto" w:fill="auto"/>
            <w:vAlign w:val="center"/>
          </w:tcPr>
          <w:p w14:paraId="7FC2DCBE" w14:textId="77777777" w:rsidR="00037F25" w:rsidRPr="00FD5DFE" w:rsidRDefault="00037F25">
            <w:pPr>
              <w:rPr>
                <w:rFonts w:ascii="Arial Narrow" w:eastAsia="Calibri" w:hAnsi="Arial Narrow" w:cs="Arial"/>
                <w:sz w:val="16"/>
                <w:szCs w:val="16"/>
              </w:rPr>
            </w:pPr>
          </w:p>
        </w:tc>
        <w:tc>
          <w:tcPr>
            <w:tcW w:w="244" w:type="pct"/>
            <w:shd w:val="clear" w:color="auto" w:fill="auto"/>
            <w:vAlign w:val="center"/>
          </w:tcPr>
          <w:p w14:paraId="719B55DD" w14:textId="77777777" w:rsidR="00037F25" w:rsidRPr="00FD5DFE" w:rsidRDefault="00037F25">
            <w:pPr>
              <w:rPr>
                <w:rFonts w:ascii="Arial Narrow" w:eastAsia="Calibri" w:hAnsi="Arial Narrow" w:cs="Arial"/>
                <w:sz w:val="16"/>
                <w:szCs w:val="16"/>
              </w:rPr>
            </w:pPr>
          </w:p>
        </w:tc>
        <w:tc>
          <w:tcPr>
            <w:tcW w:w="270" w:type="pct"/>
            <w:shd w:val="clear" w:color="auto" w:fill="auto"/>
            <w:vAlign w:val="center"/>
          </w:tcPr>
          <w:p w14:paraId="6F39EE67" w14:textId="77777777" w:rsidR="00037F25" w:rsidRPr="00FD5DFE" w:rsidRDefault="00037F25">
            <w:pPr>
              <w:rPr>
                <w:rFonts w:ascii="Arial Narrow" w:eastAsia="Calibri" w:hAnsi="Arial Narrow" w:cs="Arial"/>
                <w:sz w:val="16"/>
                <w:szCs w:val="16"/>
              </w:rPr>
            </w:pPr>
          </w:p>
        </w:tc>
        <w:tc>
          <w:tcPr>
            <w:tcW w:w="252" w:type="pct"/>
            <w:shd w:val="clear" w:color="auto" w:fill="auto"/>
            <w:vAlign w:val="center"/>
          </w:tcPr>
          <w:p w14:paraId="1C7BCDA5" w14:textId="77777777" w:rsidR="00037F25" w:rsidRPr="00FD5DFE" w:rsidRDefault="00037F25">
            <w:pPr>
              <w:rPr>
                <w:rFonts w:ascii="Arial Narrow" w:eastAsia="Calibri" w:hAnsi="Arial Narrow" w:cs="Arial"/>
                <w:sz w:val="16"/>
                <w:szCs w:val="16"/>
              </w:rPr>
            </w:pPr>
          </w:p>
        </w:tc>
        <w:tc>
          <w:tcPr>
            <w:tcW w:w="248" w:type="pct"/>
            <w:shd w:val="clear" w:color="auto" w:fill="auto"/>
            <w:vAlign w:val="center"/>
          </w:tcPr>
          <w:p w14:paraId="548CFFE4" w14:textId="77777777" w:rsidR="00037F25" w:rsidRPr="00FD5DFE" w:rsidRDefault="00037F25">
            <w:pPr>
              <w:rPr>
                <w:rFonts w:ascii="Arial Narrow" w:eastAsia="Calibri" w:hAnsi="Arial Narrow" w:cs="Arial"/>
                <w:sz w:val="16"/>
                <w:szCs w:val="16"/>
              </w:rPr>
            </w:pPr>
          </w:p>
        </w:tc>
        <w:tc>
          <w:tcPr>
            <w:tcW w:w="244" w:type="pct"/>
            <w:shd w:val="clear" w:color="auto" w:fill="215E99" w:themeFill="text2" w:themeFillTint="BF"/>
            <w:vAlign w:val="center"/>
          </w:tcPr>
          <w:p w14:paraId="4041BC93" w14:textId="77777777" w:rsidR="00037F25" w:rsidRPr="00FD5DFE" w:rsidRDefault="00037F25">
            <w:pPr>
              <w:rPr>
                <w:rFonts w:ascii="Arial Narrow" w:eastAsia="Calibri" w:hAnsi="Arial Narrow" w:cs="Arial"/>
                <w:sz w:val="16"/>
                <w:szCs w:val="16"/>
              </w:rPr>
            </w:pPr>
          </w:p>
        </w:tc>
        <w:tc>
          <w:tcPr>
            <w:tcW w:w="270" w:type="pct"/>
            <w:shd w:val="clear" w:color="auto" w:fill="215E99" w:themeFill="text2" w:themeFillTint="BF"/>
            <w:vAlign w:val="center"/>
          </w:tcPr>
          <w:p w14:paraId="34EC18B6" w14:textId="77777777" w:rsidR="00037F25" w:rsidRPr="00FD5DFE" w:rsidRDefault="00037F25">
            <w:pPr>
              <w:rPr>
                <w:rFonts w:ascii="Arial Narrow" w:eastAsia="Calibri" w:hAnsi="Arial Narrow" w:cs="Arial"/>
                <w:sz w:val="16"/>
                <w:szCs w:val="16"/>
              </w:rPr>
            </w:pPr>
          </w:p>
        </w:tc>
        <w:tc>
          <w:tcPr>
            <w:tcW w:w="252" w:type="pct"/>
            <w:shd w:val="clear" w:color="auto" w:fill="auto"/>
            <w:vAlign w:val="center"/>
          </w:tcPr>
          <w:p w14:paraId="607CD8A1" w14:textId="77777777" w:rsidR="00037F25" w:rsidRPr="00FD5DFE" w:rsidRDefault="00037F25">
            <w:pPr>
              <w:rPr>
                <w:rFonts w:ascii="Arial Narrow" w:eastAsia="Calibri" w:hAnsi="Arial Narrow" w:cs="Arial"/>
                <w:sz w:val="16"/>
                <w:szCs w:val="16"/>
              </w:rPr>
            </w:pPr>
          </w:p>
        </w:tc>
        <w:tc>
          <w:tcPr>
            <w:tcW w:w="248" w:type="pct"/>
            <w:shd w:val="clear" w:color="auto" w:fill="auto"/>
            <w:vAlign w:val="center"/>
          </w:tcPr>
          <w:p w14:paraId="308F8283" w14:textId="77777777" w:rsidR="00037F25" w:rsidRPr="00FD5DFE" w:rsidRDefault="00037F25">
            <w:pPr>
              <w:rPr>
                <w:rFonts w:ascii="Arial Narrow" w:eastAsia="Calibri" w:hAnsi="Arial Narrow" w:cs="Arial"/>
                <w:sz w:val="16"/>
                <w:szCs w:val="16"/>
              </w:rPr>
            </w:pPr>
          </w:p>
        </w:tc>
        <w:tc>
          <w:tcPr>
            <w:tcW w:w="246" w:type="pct"/>
            <w:gridSpan w:val="2"/>
            <w:shd w:val="clear" w:color="auto" w:fill="auto"/>
            <w:vAlign w:val="center"/>
          </w:tcPr>
          <w:p w14:paraId="0C8EB642" w14:textId="77777777" w:rsidR="00037F25" w:rsidRPr="00FD5DFE" w:rsidRDefault="00037F25">
            <w:pPr>
              <w:rPr>
                <w:rFonts w:ascii="Arial Narrow" w:eastAsia="Calibri" w:hAnsi="Arial Narrow" w:cs="Arial"/>
                <w:sz w:val="16"/>
                <w:szCs w:val="16"/>
              </w:rPr>
            </w:pPr>
          </w:p>
        </w:tc>
        <w:tc>
          <w:tcPr>
            <w:tcW w:w="270" w:type="pct"/>
            <w:shd w:val="clear" w:color="auto" w:fill="auto"/>
            <w:vAlign w:val="center"/>
          </w:tcPr>
          <w:p w14:paraId="59F2AD35" w14:textId="77777777" w:rsidR="00037F25" w:rsidRPr="00FD5DFE" w:rsidRDefault="00037F25">
            <w:pPr>
              <w:rPr>
                <w:rFonts w:ascii="Arial Narrow" w:eastAsia="Calibri" w:hAnsi="Arial Narrow" w:cs="Arial"/>
                <w:sz w:val="16"/>
                <w:szCs w:val="16"/>
              </w:rPr>
            </w:pPr>
          </w:p>
        </w:tc>
        <w:tc>
          <w:tcPr>
            <w:tcW w:w="252" w:type="pct"/>
            <w:shd w:val="clear" w:color="auto" w:fill="auto"/>
            <w:vAlign w:val="center"/>
          </w:tcPr>
          <w:p w14:paraId="4DEBC30A" w14:textId="77777777" w:rsidR="00037F25" w:rsidRPr="00FD5DFE" w:rsidRDefault="00037F25">
            <w:pPr>
              <w:rPr>
                <w:rFonts w:ascii="Arial Narrow" w:eastAsia="Calibri" w:hAnsi="Arial Narrow" w:cs="Arial"/>
                <w:sz w:val="16"/>
                <w:szCs w:val="16"/>
              </w:rPr>
            </w:pPr>
          </w:p>
        </w:tc>
        <w:tc>
          <w:tcPr>
            <w:tcW w:w="250" w:type="pct"/>
            <w:shd w:val="clear" w:color="auto" w:fill="auto"/>
            <w:vAlign w:val="center"/>
          </w:tcPr>
          <w:p w14:paraId="68A628FA" w14:textId="77777777" w:rsidR="00037F25" w:rsidRPr="00FD5DFE" w:rsidRDefault="00037F25">
            <w:pPr>
              <w:rPr>
                <w:rFonts w:ascii="Arial Narrow" w:eastAsia="Calibri" w:hAnsi="Arial Narrow" w:cs="Arial"/>
                <w:sz w:val="16"/>
                <w:szCs w:val="16"/>
              </w:rPr>
            </w:pPr>
          </w:p>
        </w:tc>
      </w:tr>
      <w:tr w:rsidR="00CC3C0E" w:rsidRPr="00FD5DFE" w14:paraId="068E5597" w14:textId="77777777" w:rsidTr="00D0511B">
        <w:trPr>
          <w:trHeight w:val="188"/>
        </w:trPr>
        <w:tc>
          <w:tcPr>
            <w:tcW w:w="938" w:type="pct"/>
            <w:vAlign w:val="center"/>
          </w:tcPr>
          <w:p w14:paraId="5274F434" w14:textId="08CEA6EC" w:rsidR="00037F25" w:rsidRPr="00FD5DFE" w:rsidRDefault="00D239B0">
            <w:pPr>
              <w:rPr>
                <w:rFonts w:ascii="Arial Narrow" w:eastAsia="Calibri" w:hAnsi="Arial Narrow" w:cs="Segoe UI"/>
                <w:sz w:val="18"/>
                <w:szCs w:val="18"/>
              </w:rPr>
            </w:pPr>
            <w:r>
              <w:rPr>
                <w:rFonts w:ascii="Arial Narrow" w:eastAsia="Calibri" w:hAnsi="Arial Narrow" w:cs="Segoe UI"/>
                <w:sz w:val="18"/>
                <w:szCs w:val="18"/>
              </w:rPr>
              <w:t>Iteration</w:t>
            </w:r>
            <w:r w:rsidR="00BD08E0">
              <w:rPr>
                <w:rFonts w:ascii="Arial Narrow" w:eastAsia="Calibri" w:hAnsi="Arial Narrow" w:cs="Segoe UI"/>
                <w:sz w:val="18"/>
                <w:szCs w:val="18"/>
              </w:rPr>
              <w:t xml:space="preserve"> of Prototype</w:t>
            </w:r>
          </w:p>
        </w:tc>
        <w:tc>
          <w:tcPr>
            <w:tcW w:w="244" w:type="pct"/>
            <w:vAlign w:val="center"/>
          </w:tcPr>
          <w:p w14:paraId="6BC93FBC"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229F0F20"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4B1413F8" w14:textId="77777777" w:rsidR="00037F25" w:rsidRPr="00FD5DFE" w:rsidRDefault="00037F25">
            <w:pPr>
              <w:rPr>
                <w:rFonts w:ascii="Arial Narrow" w:eastAsia="Calibri" w:hAnsi="Arial Narrow" w:cs="Segoe UI"/>
                <w:b/>
                <w:bCs/>
                <w:sz w:val="16"/>
                <w:szCs w:val="16"/>
              </w:rPr>
            </w:pPr>
          </w:p>
        </w:tc>
        <w:tc>
          <w:tcPr>
            <w:tcW w:w="248" w:type="pct"/>
            <w:shd w:val="clear" w:color="auto" w:fill="auto"/>
            <w:vAlign w:val="center"/>
          </w:tcPr>
          <w:p w14:paraId="5C4EE6A9" w14:textId="77777777" w:rsidR="00037F25" w:rsidRPr="00FD5DFE" w:rsidRDefault="00037F25">
            <w:pPr>
              <w:rPr>
                <w:rFonts w:ascii="Arial Narrow" w:eastAsia="Calibri" w:hAnsi="Arial Narrow" w:cs="Segoe UI"/>
                <w:b/>
                <w:bCs/>
                <w:sz w:val="16"/>
                <w:szCs w:val="16"/>
              </w:rPr>
            </w:pPr>
          </w:p>
        </w:tc>
        <w:tc>
          <w:tcPr>
            <w:tcW w:w="244" w:type="pct"/>
            <w:shd w:val="clear" w:color="auto" w:fill="auto"/>
            <w:vAlign w:val="center"/>
          </w:tcPr>
          <w:p w14:paraId="59F3CBDE"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78E0E1C1"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6641AEB5" w14:textId="77777777" w:rsidR="00037F25" w:rsidRPr="00FD5DFE" w:rsidRDefault="00037F25">
            <w:pPr>
              <w:rPr>
                <w:rFonts w:ascii="Arial Narrow" w:eastAsia="Calibri" w:hAnsi="Arial Narrow" w:cs="Segoe UI"/>
                <w:b/>
                <w:bCs/>
                <w:sz w:val="16"/>
                <w:szCs w:val="16"/>
              </w:rPr>
            </w:pPr>
          </w:p>
        </w:tc>
        <w:tc>
          <w:tcPr>
            <w:tcW w:w="248" w:type="pct"/>
            <w:shd w:val="clear" w:color="auto" w:fill="auto"/>
            <w:vAlign w:val="center"/>
          </w:tcPr>
          <w:p w14:paraId="00D850DE" w14:textId="77777777" w:rsidR="00037F25" w:rsidRPr="00FD5DFE" w:rsidRDefault="00037F25">
            <w:pPr>
              <w:rPr>
                <w:rFonts w:ascii="Arial Narrow" w:eastAsia="Calibri" w:hAnsi="Arial Narrow" w:cs="Segoe UI"/>
                <w:b/>
                <w:bCs/>
                <w:sz w:val="16"/>
                <w:szCs w:val="16"/>
              </w:rPr>
            </w:pPr>
          </w:p>
        </w:tc>
        <w:tc>
          <w:tcPr>
            <w:tcW w:w="244" w:type="pct"/>
            <w:shd w:val="clear" w:color="auto" w:fill="auto"/>
            <w:vAlign w:val="center"/>
          </w:tcPr>
          <w:p w14:paraId="05A2F279"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573CCAAC" w14:textId="77777777" w:rsidR="00037F25" w:rsidRPr="00FD5DFE" w:rsidRDefault="00037F25">
            <w:pPr>
              <w:rPr>
                <w:rFonts w:ascii="Arial Narrow" w:eastAsia="Calibri" w:hAnsi="Arial Narrow" w:cs="Segoe UI"/>
                <w:b/>
                <w:bCs/>
                <w:sz w:val="16"/>
                <w:szCs w:val="16"/>
              </w:rPr>
            </w:pPr>
          </w:p>
        </w:tc>
        <w:tc>
          <w:tcPr>
            <w:tcW w:w="252" w:type="pct"/>
            <w:shd w:val="clear" w:color="auto" w:fill="215E99" w:themeFill="text2" w:themeFillTint="BF"/>
            <w:vAlign w:val="center"/>
          </w:tcPr>
          <w:p w14:paraId="52380F18" w14:textId="77777777" w:rsidR="00037F25" w:rsidRPr="00FD5DFE" w:rsidRDefault="00037F25">
            <w:pPr>
              <w:rPr>
                <w:rFonts w:ascii="Arial Narrow" w:eastAsia="Calibri" w:hAnsi="Arial Narrow" w:cs="Segoe UI"/>
                <w:b/>
                <w:bCs/>
                <w:sz w:val="16"/>
                <w:szCs w:val="16"/>
              </w:rPr>
            </w:pPr>
          </w:p>
        </w:tc>
        <w:tc>
          <w:tcPr>
            <w:tcW w:w="248" w:type="pct"/>
            <w:shd w:val="clear" w:color="auto" w:fill="auto"/>
            <w:vAlign w:val="center"/>
          </w:tcPr>
          <w:p w14:paraId="4BA7E7CE" w14:textId="77777777" w:rsidR="00037F25" w:rsidRPr="00FD5DFE" w:rsidRDefault="00037F25">
            <w:pPr>
              <w:rPr>
                <w:rFonts w:ascii="Arial Narrow" w:eastAsia="Calibri" w:hAnsi="Arial Narrow" w:cs="Segoe UI"/>
                <w:b/>
                <w:bCs/>
                <w:sz w:val="16"/>
                <w:szCs w:val="16"/>
              </w:rPr>
            </w:pPr>
          </w:p>
        </w:tc>
        <w:tc>
          <w:tcPr>
            <w:tcW w:w="246" w:type="pct"/>
            <w:gridSpan w:val="2"/>
            <w:shd w:val="clear" w:color="auto" w:fill="auto"/>
            <w:vAlign w:val="center"/>
          </w:tcPr>
          <w:p w14:paraId="0374ACBF"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2E13C5DF"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479AD57A" w14:textId="77777777" w:rsidR="00037F25" w:rsidRPr="00FD5DFE" w:rsidRDefault="00037F25">
            <w:pPr>
              <w:rPr>
                <w:rFonts w:ascii="Arial Narrow" w:eastAsia="Calibri" w:hAnsi="Arial Narrow" w:cs="Segoe UI"/>
                <w:b/>
                <w:bCs/>
                <w:sz w:val="16"/>
                <w:szCs w:val="16"/>
              </w:rPr>
            </w:pPr>
          </w:p>
        </w:tc>
        <w:tc>
          <w:tcPr>
            <w:tcW w:w="250" w:type="pct"/>
            <w:shd w:val="clear" w:color="auto" w:fill="auto"/>
            <w:vAlign w:val="center"/>
          </w:tcPr>
          <w:p w14:paraId="19FC7E84" w14:textId="77777777" w:rsidR="00037F25" w:rsidRPr="00FD5DFE" w:rsidRDefault="00037F25">
            <w:pPr>
              <w:rPr>
                <w:rFonts w:ascii="Arial Narrow" w:eastAsia="Calibri" w:hAnsi="Arial Narrow" w:cs="Segoe UI"/>
                <w:b/>
                <w:bCs/>
                <w:sz w:val="16"/>
                <w:szCs w:val="16"/>
              </w:rPr>
            </w:pPr>
          </w:p>
        </w:tc>
      </w:tr>
      <w:tr w:rsidR="00CC3C0E" w:rsidRPr="00FD5DFE" w14:paraId="0E2D51FD" w14:textId="77777777" w:rsidTr="00D0511B">
        <w:trPr>
          <w:trHeight w:val="34"/>
        </w:trPr>
        <w:tc>
          <w:tcPr>
            <w:tcW w:w="938" w:type="pct"/>
            <w:vAlign w:val="center"/>
          </w:tcPr>
          <w:p w14:paraId="1D7627D9" w14:textId="3580C407" w:rsidR="00037F25" w:rsidRPr="00FD5DFE" w:rsidRDefault="009009E1">
            <w:pPr>
              <w:rPr>
                <w:rFonts w:ascii="Arial Narrow" w:eastAsia="Calibri" w:hAnsi="Arial Narrow" w:cs="Segoe UI"/>
                <w:sz w:val="18"/>
                <w:szCs w:val="18"/>
              </w:rPr>
            </w:pPr>
            <w:r>
              <w:rPr>
                <w:rFonts w:ascii="Arial Narrow" w:eastAsia="Calibri" w:hAnsi="Arial Narrow" w:cs="Segoe UI"/>
                <w:sz w:val="18"/>
                <w:szCs w:val="18"/>
              </w:rPr>
              <w:t>Evaluation of Prototype</w:t>
            </w:r>
          </w:p>
        </w:tc>
        <w:tc>
          <w:tcPr>
            <w:tcW w:w="244" w:type="pct"/>
            <w:vAlign w:val="center"/>
          </w:tcPr>
          <w:p w14:paraId="58E366D4"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26ECB94B"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628D49C3" w14:textId="77777777" w:rsidR="00037F25" w:rsidRPr="00FD5DFE" w:rsidRDefault="00037F25">
            <w:pPr>
              <w:rPr>
                <w:rFonts w:ascii="Arial Narrow" w:eastAsia="Calibri" w:hAnsi="Arial Narrow" w:cs="Segoe UI"/>
                <w:b/>
                <w:bCs/>
                <w:sz w:val="16"/>
                <w:szCs w:val="16"/>
              </w:rPr>
            </w:pPr>
          </w:p>
        </w:tc>
        <w:tc>
          <w:tcPr>
            <w:tcW w:w="248" w:type="pct"/>
            <w:shd w:val="clear" w:color="auto" w:fill="auto"/>
            <w:vAlign w:val="center"/>
          </w:tcPr>
          <w:p w14:paraId="61539DAC" w14:textId="77777777" w:rsidR="00037F25" w:rsidRPr="00FD5DFE" w:rsidRDefault="00037F25">
            <w:pPr>
              <w:rPr>
                <w:rFonts w:ascii="Arial Narrow" w:eastAsia="Calibri" w:hAnsi="Arial Narrow" w:cs="Segoe UI"/>
                <w:b/>
                <w:bCs/>
                <w:sz w:val="16"/>
                <w:szCs w:val="16"/>
              </w:rPr>
            </w:pPr>
          </w:p>
        </w:tc>
        <w:tc>
          <w:tcPr>
            <w:tcW w:w="244" w:type="pct"/>
            <w:shd w:val="clear" w:color="auto" w:fill="auto"/>
            <w:vAlign w:val="center"/>
          </w:tcPr>
          <w:p w14:paraId="5FD4B589"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7E4531BE" w14:textId="77777777" w:rsidR="00037F25" w:rsidRPr="00FD5DFE" w:rsidRDefault="00037F25">
            <w:pPr>
              <w:rPr>
                <w:rFonts w:ascii="Arial Narrow" w:eastAsia="Calibri" w:hAnsi="Arial Narrow" w:cs="Segoe UI"/>
                <w:b/>
                <w:bCs/>
                <w:sz w:val="16"/>
                <w:szCs w:val="16"/>
              </w:rPr>
            </w:pPr>
          </w:p>
        </w:tc>
        <w:tc>
          <w:tcPr>
            <w:tcW w:w="252" w:type="pct"/>
            <w:shd w:val="clear" w:color="auto" w:fill="FFFFFF" w:themeFill="background1"/>
            <w:vAlign w:val="center"/>
          </w:tcPr>
          <w:p w14:paraId="3F923238" w14:textId="77777777" w:rsidR="00037F25" w:rsidRPr="00FD5DFE" w:rsidRDefault="00037F25">
            <w:pPr>
              <w:rPr>
                <w:rFonts w:ascii="Arial Narrow" w:eastAsia="Calibri" w:hAnsi="Arial Narrow" w:cs="Segoe UI"/>
                <w:b/>
                <w:bCs/>
                <w:sz w:val="16"/>
                <w:szCs w:val="16"/>
              </w:rPr>
            </w:pPr>
          </w:p>
        </w:tc>
        <w:tc>
          <w:tcPr>
            <w:tcW w:w="248" w:type="pct"/>
            <w:shd w:val="clear" w:color="auto" w:fill="auto"/>
            <w:vAlign w:val="center"/>
          </w:tcPr>
          <w:p w14:paraId="669D7345" w14:textId="77777777" w:rsidR="00037F25" w:rsidRPr="00FD5DFE" w:rsidRDefault="00037F25">
            <w:pPr>
              <w:rPr>
                <w:rFonts w:ascii="Arial Narrow" w:eastAsia="Calibri" w:hAnsi="Arial Narrow" w:cs="Segoe UI"/>
                <w:b/>
                <w:bCs/>
                <w:sz w:val="16"/>
                <w:szCs w:val="16"/>
              </w:rPr>
            </w:pPr>
          </w:p>
        </w:tc>
        <w:tc>
          <w:tcPr>
            <w:tcW w:w="244" w:type="pct"/>
            <w:shd w:val="clear" w:color="auto" w:fill="auto"/>
            <w:vAlign w:val="center"/>
          </w:tcPr>
          <w:p w14:paraId="415C119B"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041C4499"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4B805A87" w14:textId="77777777" w:rsidR="00037F25" w:rsidRPr="00FD5DFE" w:rsidRDefault="00037F25">
            <w:pPr>
              <w:rPr>
                <w:rFonts w:ascii="Arial Narrow" w:eastAsia="Calibri" w:hAnsi="Arial Narrow" w:cs="Segoe UI"/>
                <w:b/>
                <w:bCs/>
                <w:sz w:val="16"/>
                <w:szCs w:val="16"/>
              </w:rPr>
            </w:pPr>
          </w:p>
        </w:tc>
        <w:tc>
          <w:tcPr>
            <w:tcW w:w="248" w:type="pct"/>
            <w:shd w:val="clear" w:color="auto" w:fill="215E99" w:themeFill="text2" w:themeFillTint="BF"/>
            <w:vAlign w:val="center"/>
          </w:tcPr>
          <w:p w14:paraId="161DC8AF" w14:textId="77777777" w:rsidR="00037F25" w:rsidRPr="00FD5DFE" w:rsidRDefault="00037F25">
            <w:pPr>
              <w:rPr>
                <w:rFonts w:ascii="Arial Narrow" w:eastAsia="Calibri" w:hAnsi="Arial Narrow" w:cs="Segoe UI"/>
                <w:b/>
                <w:bCs/>
                <w:sz w:val="16"/>
                <w:szCs w:val="16"/>
              </w:rPr>
            </w:pPr>
          </w:p>
        </w:tc>
        <w:tc>
          <w:tcPr>
            <w:tcW w:w="246" w:type="pct"/>
            <w:gridSpan w:val="2"/>
            <w:shd w:val="clear" w:color="auto" w:fill="auto"/>
            <w:vAlign w:val="center"/>
          </w:tcPr>
          <w:p w14:paraId="0FA89AAC" w14:textId="77777777" w:rsidR="00037F25" w:rsidRPr="00FD5DFE" w:rsidRDefault="00037F25">
            <w:pPr>
              <w:rPr>
                <w:rFonts w:ascii="Arial Narrow" w:eastAsia="Calibri" w:hAnsi="Arial Narrow" w:cs="Segoe UI"/>
                <w:b/>
                <w:bCs/>
                <w:sz w:val="16"/>
                <w:szCs w:val="16"/>
              </w:rPr>
            </w:pPr>
          </w:p>
        </w:tc>
        <w:tc>
          <w:tcPr>
            <w:tcW w:w="270" w:type="pct"/>
            <w:shd w:val="clear" w:color="auto" w:fill="auto"/>
            <w:vAlign w:val="center"/>
          </w:tcPr>
          <w:p w14:paraId="52427BB2" w14:textId="77777777" w:rsidR="00037F25" w:rsidRPr="00FD5DFE" w:rsidRDefault="00037F25">
            <w:pPr>
              <w:rPr>
                <w:rFonts w:ascii="Arial Narrow" w:eastAsia="Calibri" w:hAnsi="Arial Narrow" w:cs="Segoe UI"/>
                <w:b/>
                <w:bCs/>
                <w:sz w:val="16"/>
                <w:szCs w:val="16"/>
              </w:rPr>
            </w:pPr>
          </w:p>
        </w:tc>
        <w:tc>
          <w:tcPr>
            <w:tcW w:w="252" w:type="pct"/>
            <w:shd w:val="clear" w:color="auto" w:fill="auto"/>
            <w:vAlign w:val="center"/>
          </w:tcPr>
          <w:p w14:paraId="5B9032E1" w14:textId="77777777" w:rsidR="00037F25" w:rsidRPr="00FD5DFE" w:rsidRDefault="00037F25">
            <w:pPr>
              <w:rPr>
                <w:rFonts w:ascii="Arial Narrow" w:eastAsia="Calibri" w:hAnsi="Arial Narrow" w:cs="Segoe UI"/>
                <w:b/>
                <w:bCs/>
                <w:sz w:val="16"/>
                <w:szCs w:val="16"/>
              </w:rPr>
            </w:pPr>
          </w:p>
        </w:tc>
        <w:tc>
          <w:tcPr>
            <w:tcW w:w="250" w:type="pct"/>
            <w:shd w:val="clear" w:color="auto" w:fill="auto"/>
            <w:vAlign w:val="center"/>
          </w:tcPr>
          <w:p w14:paraId="45FCCC10" w14:textId="77777777" w:rsidR="00037F25" w:rsidRPr="00FD5DFE" w:rsidRDefault="00037F25">
            <w:pPr>
              <w:rPr>
                <w:rFonts w:ascii="Arial Narrow" w:eastAsia="Calibri" w:hAnsi="Arial Narrow" w:cs="Segoe UI"/>
                <w:b/>
                <w:bCs/>
                <w:sz w:val="16"/>
                <w:szCs w:val="16"/>
              </w:rPr>
            </w:pPr>
          </w:p>
        </w:tc>
      </w:tr>
      <w:tr w:rsidR="009009E1" w:rsidRPr="00FD5DFE" w14:paraId="32C51995" w14:textId="77777777" w:rsidTr="009009E1">
        <w:trPr>
          <w:trHeight w:val="34"/>
        </w:trPr>
        <w:tc>
          <w:tcPr>
            <w:tcW w:w="938" w:type="pct"/>
            <w:vAlign w:val="center"/>
          </w:tcPr>
          <w:p w14:paraId="7BAF1805" w14:textId="625A12C1" w:rsidR="009009E1" w:rsidRPr="00FD5DFE" w:rsidRDefault="009009E1" w:rsidP="009009E1">
            <w:pPr>
              <w:rPr>
                <w:rFonts w:ascii="Arial Narrow" w:eastAsia="Calibri" w:hAnsi="Arial Narrow" w:cs="Segoe UI"/>
                <w:sz w:val="18"/>
                <w:szCs w:val="18"/>
              </w:rPr>
            </w:pPr>
            <w:r>
              <w:rPr>
                <w:rFonts w:ascii="Arial Narrow" w:eastAsia="Calibri" w:hAnsi="Arial Narrow" w:cs="Segoe UI"/>
                <w:sz w:val="18"/>
                <w:szCs w:val="18"/>
              </w:rPr>
              <w:t>Final Defense</w:t>
            </w:r>
          </w:p>
        </w:tc>
        <w:tc>
          <w:tcPr>
            <w:tcW w:w="244" w:type="pct"/>
            <w:vAlign w:val="center"/>
          </w:tcPr>
          <w:p w14:paraId="0739721A" w14:textId="77777777" w:rsidR="009009E1" w:rsidRPr="00FD5DFE" w:rsidRDefault="009009E1" w:rsidP="009009E1">
            <w:pPr>
              <w:rPr>
                <w:rFonts w:ascii="Arial Narrow" w:eastAsia="Calibri" w:hAnsi="Arial Narrow" w:cs="Segoe UI"/>
                <w:b/>
                <w:bCs/>
                <w:sz w:val="16"/>
                <w:szCs w:val="16"/>
              </w:rPr>
            </w:pPr>
          </w:p>
        </w:tc>
        <w:tc>
          <w:tcPr>
            <w:tcW w:w="270" w:type="pct"/>
            <w:shd w:val="clear" w:color="auto" w:fill="auto"/>
            <w:vAlign w:val="center"/>
          </w:tcPr>
          <w:p w14:paraId="41DB13B5" w14:textId="77777777" w:rsidR="009009E1" w:rsidRPr="00FD5DFE" w:rsidRDefault="009009E1" w:rsidP="009009E1">
            <w:pPr>
              <w:rPr>
                <w:rFonts w:ascii="Arial Narrow" w:eastAsia="Calibri" w:hAnsi="Arial Narrow" w:cs="Segoe UI"/>
                <w:b/>
                <w:bCs/>
                <w:sz w:val="16"/>
                <w:szCs w:val="16"/>
              </w:rPr>
            </w:pPr>
          </w:p>
        </w:tc>
        <w:tc>
          <w:tcPr>
            <w:tcW w:w="252" w:type="pct"/>
            <w:shd w:val="clear" w:color="auto" w:fill="auto"/>
            <w:vAlign w:val="center"/>
          </w:tcPr>
          <w:p w14:paraId="0C8FCC71" w14:textId="77777777" w:rsidR="009009E1" w:rsidRPr="00FD5DFE" w:rsidRDefault="009009E1" w:rsidP="009009E1">
            <w:pPr>
              <w:rPr>
                <w:rFonts w:ascii="Arial Narrow" w:eastAsia="Calibri" w:hAnsi="Arial Narrow" w:cs="Segoe UI"/>
                <w:b/>
                <w:bCs/>
                <w:sz w:val="16"/>
                <w:szCs w:val="16"/>
              </w:rPr>
            </w:pPr>
          </w:p>
        </w:tc>
        <w:tc>
          <w:tcPr>
            <w:tcW w:w="248" w:type="pct"/>
            <w:shd w:val="clear" w:color="auto" w:fill="auto"/>
            <w:vAlign w:val="center"/>
          </w:tcPr>
          <w:p w14:paraId="03A2BBAF" w14:textId="77777777" w:rsidR="009009E1" w:rsidRPr="00FD5DFE" w:rsidRDefault="009009E1" w:rsidP="009009E1">
            <w:pPr>
              <w:rPr>
                <w:rFonts w:ascii="Arial Narrow" w:eastAsia="Calibri" w:hAnsi="Arial Narrow" w:cs="Segoe UI"/>
                <w:b/>
                <w:bCs/>
                <w:sz w:val="16"/>
                <w:szCs w:val="16"/>
              </w:rPr>
            </w:pPr>
          </w:p>
        </w:tc>
        <w:tc>
          <w:tcPr>
            <w:tcW w:w="244" w:type="pct"/>
            <w:shd w:val="clear" w:color="auto" w:fill="auto"/>
            <w:vAlign w:val="center"/>
          </w:tcPr>
          <w:p w14:paraId="1506D7A2" w14:textId="77777777" w:rsidR="009009E1" w:rsidRPr="00FD5DFE" w:rsidRDefault="009009E1" w:rsidP="009009E1">
            <w:pPr>
              <w:rPr>
                <w:rFonts w:ascii="Arial Narrow" w:eastAsia="Calibri" w:hAnsi="Arial Narrow" w:cs="Segoe UI"/>
                <w:b/>
                <w:bCs/>
                <w:sz w:val="16"/>
                <w:szCs w:val="16"/>
              </w:rPr>
            </w:pPr>
          </w:p>
        </w:tc>
        <w:tc>
          <w:tcPr>
            <w:tcW w:w="270" w:type="pct"/>
            <w:shd w:val="clear" w:color="auto" w:fill="auto"/>
            <w:vAlign w:val="center"/>
          </w:tcPr>
          <w:p w14:paraId="428B1806" w14:textId="77777777" w:rsidR="009009E1" w:rsidRPr="00FD5DFE" w:rsidRDefault="009009E1" w:rsidP="009009E1">
            <w:pPr>
              <w:rPr>
                <w:rFonts w:ascii="Arial Narrow" w:eastAsia="Calibri" w:hAnsi="Arial Narrow" w:cs="Segoe UI"/>
                <w:b/>
                <w:bCs/>
                <w:sz w:val="16"/>
                <w:szCs w:val="16"/>
              </w:rPr>
            </w:pPr>
          </w:p>
        </w:tc>
        <w:tc>
          <w:tcPr>
            <w:tcW w:w="252" w:type="pct"/>
            <w:shd w:val="clear" w:color="auto" w:fill="FFFFFF" w:themeFill="background1"/>
            <w:vAlign w:val="center"/>
          </w:tcPr>
          <w:p w14:paraId="6D258488" w14:textId="77777777" w:rsidR="009009E1" w:rsidRPr="00FD5DFE" w:rsidRDefault="009009E1" w:rsidP="009009E1">
            <w:pPr>
              <w:rPr>
                <w:rFonts w:ascii="Arial Narrow" w:eastAsia="Calibri" w:hAnsi="Arial Narrow" w:cs="Segoe UI"/>
                <w:b/>
                <w:bCs/>
                <w:sz w:val="16"/>
                <w:szCs w:val="16"/>
              </w:rPr>
            </w:pPr>
          </w:p>
        </w:tc>
        <w:tc>
          <w:tcPr>
            <w:tcW w:w="248" w:type="pct"/>
            <w:shd w:val="clear" w:color="auto" w:fill="auto"/>
            <w:vAlign w:val="center"/>
          </w:tcPr>
          <w:p w14:paraId="535A33E4" w14:textId="77777777" w:rsidR="009009E1" w:rsidRPr="00FD5DFE" w:rsidRDefault="009009E1" w:rsidP="009009E1">
            <w:pPr>
              <w:rPr>
                <w:rFonts w:ascii="Arial Narrow" w:eastAsia="Calibri" w:hAnsi="Arial Narrow" w:cs="Segoe UI"/>
                <w:b/>
                <w:bCs/>
                <w:sz w:val="16"/>
                <w:szCs w:val="16"/>
              </w:rPr>
            </w:pPr>
          </w:p>
        </w:tc>
        <w:tc>
          <w:tcPr>
            <w:tcW w:w="244" w:type="pct"/>
            <w:shd w:val="clear" w:color="auto" w:fill="auto"/>
            <w:vAlign w:val="center"/>
          </w:tcPr>
          <w:p w14:paraId="46858D9D" w14:textId="77777777" w:rsidR="009009E1" w:rsidRPr="00FD5DFE" w:rsidRDefault="009009E1" w:rsidP="009009E1">
            <w:pPr>
              <w:rPr>
                <w:rFonts w:ascii="Arial Narrow" w:eastAsia="Calibri" w:hAnsi="Arial Narrow" w:cs="Segoe UI"/>
                <w:b/>
                <w:bCs/>
                <w:sz w:val="16"/>
                <w:szCs w:val="16"/>
              </w:rPr>
            </w:pPr>
          </w:p>
        </w:tc>
        <w:tc>
          <w:tcPr>
            <w:tcW w:w="270" w:type="pct"/>
            <w:shd w:val="clear" w:color="auto" w:fill="auto"/>
            <w:vAlign w:val="center"/>
          </w:tcPr>
          <w:p w14:paraId="0C96AD6F" w14:textId="77777777" w:rsidR="009009E1" w:rsidRPr="00FD5DFE" w:rsidRDefault="009009E1" w:rsidP="009009E1">
            <w:pPr>
              <w:rPr>
                <w:rFonts w:ascii="Arial Narrow" w:eastAsia="Calibri" w:hAnsi="Arial Narrow" w:cs="Segoe UI"/>
                <w:b/>
                <w:bCs/>
                <w:sz w:val="16"/>
                <w:szCs w:val="16"/>
              </w:rPr>
            </w:pPr>
          </w:p>
        </w:tc>
        <w:tc>
          <w:tcPr>
            <w:tcW w:w="252" w:type="pct"/>
            <w:shd w:val="clear" w:color="auto" w:fill="auto"/>
            <w:vAlign w:val="center"/>
          </w:tcPr>
          <w:p w14:paraId="0B88364C" w14:textId="77777777" w:rsidR="009009E1" w:rsidRPr="00FD5DFE" w:rsidRDefault="009009E1" w:rsidP="009009E1">
            <w:pPr>
              <w:rPr>
                <w:rFonts w:ascii="Arial Narrow" w:eastAsia="Calibri" w:hAnsi="Arial Narrow" w:cs="Segoe UI"/>
                <w:b/>
                <w:bCs/>
                <w:sz w:val="16"/>
                <w:szCs w:val="16"/>
              </w:rPr>
            </w:pPr>
          </w:p>
        </w:tc>
        <w:tc>
          <w:tcPr>
            <w:tcW w:w="248" w:type="pct"/>
            <w:shd w:val="clear" w:color="auto" w:fill="auto"/>
            <w:vAlign w:val="center"/>
          </w:tcPr>
          <w:p w14:paraId="0397B337" w14:textId="77777777" w:rsidR="009009E1" w:rsidRPr="00FD5DFE" w:rsidRDefault="009009E1" w:rsidP="009009E1">
            <w:pPr>
              <w:rPr>
                <w:rFonts w:ascii="Arial Narrow" w:eastAsia="Calibri" w:hAnsi="Arial Narrow" w:cs="Segoe UI"/>
                <w:b/>
                <w:bCs/>
                <w:sz w:val="16"/>
                <w:szCs w:val="16"/>
              </w:rPr>
            </w:pPr>
          </w:p>
        </w:tc>
        <w:tc>
          <w:tcPr>
            <w:tcW w:w="246" w:type="pct"/>
            <w:gridSpan w:val="2"/>
            <w:shd w:val="clear" w:color="auto" w:fill="215E99" w:themeFill="text2" w:themeFillTint="BF"/>
            <w:vAlign w:val="center"/>
          </w:tcPr>
          <w:p w14:paraId="6DC301E5" w14:textId="77777777" w:rsidR="009009E1" w:rsidRPr="00FD5DFE" w:rsidRDefault="009009E1" w:rsidP="009009E1">
            <w:pPr>
              <w:rPr>
                <w:rFonts w:ascii="Arial Narrow" w:eastAsia="Calibri" w:hAnsi="Arial Narrow" w:cs="Segoe UI"/>
                <w:b/>
                <w:bCs/>
                <w:sz w:val="16"/>
                <w:szCs w:val="16"/>
              </w:rPr>
            </w:pPr>
          </w:p>
        </w:tc>
        <w:tc>
          <w:tcPr>
            <w:tcW w:w="270" w:type="pct"/>
            <w:shd w:val="clear" w:color="auto" w:fill="auto"/>
            <w:vAlign w:val="center"/>
          </w:tcPr>
          <w:p w14:paraId="6D2CA1E1" w14:textId="77777777" w:rsidR="009009E1" w:rsidRPr="00FD5DFE" w:rsidRDefault="009009E1" w:rsidP="009009E1">
            <w:pPr>
              <w:rPr>
                <w:rFonts w:ascii="Arial Narrow" w:eastAsia="Calibri" w:hAnsi="Arial Narrow" w:cs="Segoe UI"/>
                <w:b/>
                <w:bCs/>
                <w:sz w:val="16"/>
                <w:szCs w:val="16"/>
              </w:rPr>
            </w:pPr>
          </w:p>
        </w:tc>
        <w:tc>
          <w:tcPr>
            <w:tcW w:w="252" w:type="pct"/>
            <w:shd w:val="clear" w:color="auto" w:fill="auto"/>
            <w:vAlign w:val="center"/>
          </w:tcPr>
          <w:p w14:paraId="644B1FF5" w14:textId="77777777" w:rsidR="009009E1" w:rsidRPr="00FD5DFE" w:rsidRDefault="009009E1" w:rsidP="009009E1">
            <w:pPr>
              <w:rPr>
                <w:rFonts w:ascii="Arial Narrow" w:eastAsia="Calibri" w:hAnsi="Arial Narrow" w:cs="Segoe UI"/>
                <w:b/>
                <w:bCs/>
                <w:sz w:val="16"/>
                <w:szCs w:val="16"/>
              </w:rPr>
            </w:pPr>
          </w:p>
        </w:tc>
        <w:tc>
          <w:tcPr>
            <w:tcW w:w="250" w:type="pct"/>
            <w:shd w:val="clear" w:color="auto" w:fill="auto"/>
            <w:vAlign w:val="center"/>
          </w:tcPr>
          <w:p w14:paraId="3115F783" w14:textId="77777777" w:rsidR="009009E1" w:rsidRPr="00FD5DFE" w:rsidRDefault="009009E1" w:rsidP="009009E1">
            <w:pPr>
              <w:rPr>
                <w:rFonts w:ascii="Arial Narrow" w:eastAsia="Calibri" w:hAnsi="Arial Narrow" w:cs="Segoe UI"/>
                <w:b/>
                <w:bCs/>
                <w:sz w:val="16"/>
                <w:szCs w:val="16"/>
              </w:rPr>
            </w:pPr>
          </w:p>
        </w:tc>
      </w:tr>
    </w:tbl>
    <w:p w14:paraId="2499D80E" w14:textId="77777777" w:rsidR="006902C3" w:rsidRDefault="006902C3" w:rsidP="006902C3"/>
    <w:tbl>
      <w:tblPr>
        <w:tblStyle w:val="TableGrid"/>
        <w:tblW w:w="8011" w:type="dxa"/>
        <w:tblInd w:w="439" w:type="dxa"/>
        <w:tblLook w:val="04A0" w:firstRow="1" w:lastRow="0" w:firstColumn="1" w:lastColumn="0" w:noHBand="0" w:noVBand="1"/>
      </w:tblPr>
      <w:tblGrid>
        <w:gridCol w:w="331"/>
        <w:gridCol w:w="3735"/>
        <w:gridCol w:w="340"/>
        <w:gridCol w:w="3605"/>
      </w:tblGrid>
      <w:tr w:rsidR="006902C3" w:rsidRPr="00DA49C5" w14:paraId="7387896D" w14:textId="77777777">
        <w:tc>
          <w:tcPr>
            <w:tcW w:w="331" w:type="dxa"/>
            <w:shd w:val="clear" w:color="auto" w:fill="2F5496"/>
            <w:vAlign w:val="center"/>
          </w:tcPr>
          <w:p w14:paraId="3664CCE3" w14:textId="77777777" w:rsidR="006902C3" w:rsidRPr="00DA49C5" w:rsidRDefault="006902C3">
            <w:pPr>
              <w:rPr>
                <w:rFonts w:ascii="Calibri" w:eastAsia="Calibri" w:hAnsi="Calibri" w:cs="Arial"/>
              </w:rPr>
            </w:pPr>
          </w:p>
        </w:tc>
        <w:tc>
          <w:tcPr>
            <w:tcW w:w="3735" w:type="dxa"/>
            <w:vAlign w:val="center"/>
          </w:tcPr>
          <w:p w14:paraId="5414F249" w14:textId="77777777" w:rsidR="006902C3" w:rsidRPr="00DA49C5" w:rsidRDefault="006902C3">
            <w:pPr>
              <w:rPr>
                <w:rFonts w:ascii="Arial Narrow" w:eastAsia="Calibri" w:hAnsi="Arial Narrow" w:cs="Arial"/>
                <w:sz w:val="18"/>
                <w:szCs w:val="18"/>
              </w:rPr>
            </w:pPr>
            <w:r w:rsidRPr="00DA49C5">
              <w:rPr>
                <w:rFonts w:ascii="Arial Narrow" w:eastAsia="Calibri" w:hAnsi="Arial Narrow" w:cs="Arial"/>
                <w:sz w:val="18"/>
                <w:szCs w:val="18"/>
              </w:rPr>
              <w:t>Days with Classes</w:t>
            </w:r>
          </w:p>
        </w:tc>
        <w:tc>
          <w:tcPr>
            <w:tcW w:w="340" w:type="dxa"/>
            <w:shd w:val="clear" w:color="auto" w:fill="FFFF00"/>
            <w:vAlign w:val="center"/>
          </w:tcPr>
          <w:p w14:paraId="429FC1D9" w14:textId="77777777" w:rsidR="006902C3" w:rsidRPr="00DA49C5" w:rsidRDefault="006902C3">
            <w:pPr>
              <w:rPr>
                <w:rFonts w:ascii="Calibri" w:eastAsia="Calibri" w:hAnsi="Calibri" w:cs="Arial"/>
              </w:rPr>
            </w:pPr>
          </w:p>
        </w:tc>
        <w:tc>
          <w:tcPr>
            <w:tcW w:w="3605" w:type="dxa"/>
            <w:vAlign w:val="center"/>
          </w:tcPr>
          <w:p w14:paraId="05DC67D2" w14:textId="77777777" w:rsidR="006902C3" w:rsidRPr="00DA49C5" w:rsidRDefault="006902C3">
            <w:pPr>
              <w:rPr>
                <w:rFonts w:ascii="Arial Narrow" w:eastAsia="Calibri" w:hAnsi="Arial Narrow" w:cs="Arial"/>
                <w:sz w:val="18"/>
                <w:szCs w:val="18"/>
              </w:rPr>
            </w:pPr>
            <w:r w:rsidRPr="00DA49C5">
              <w:rPr>
                <w:rFonts w:ascii="Arial Narrow" w:eastAsia="Calibri" w:hAnsi="Arial Narrow" w:cs="Arial"/>
                <w:sz w:val="18"/>
                <w:szCs w:val="18"/>
              </w:rPr>
              <w:t>No Classes</w:t>
            </w:r>
          </w:p>
        </w:tc>
      </w:tr>
      <w:tr w:rsidR="006902C3" w:rsidRPr="00DA49C5" w14:paraId="4AB7F31C" w14:textId="77777777">
        <w:tc>
          <w:tcPr>
            <w:tcW w:w="331" w:type="dxa"/>
            <w:shd w:val="clear" w:color="auto" w:fill="F30DC2"/>
            <w:vAlign w:val="center"/>
          </w:tcPr>
          <w:p w14:paraId="31B005E5" w14:textId="77777777" w:rsidR="006902C3" w:rsidRPr="00DA49C5" w:rsidRDefault="006902C3">
            <w:pPr>
              <w:rPr>
                <w:rFonts w:ascii="Calibri" w:eastAsia="Calibri" w:hAnsi="Calibri" w:cs="Arial"/>
              </w:rPr>
            </w:pPr>
          </w:p>
        </w:tc>
        <w:tc>
          <w:tcPr>
            <w:tcW w:w="3735" w:type="dxa"/>
            <w:vAlign w:val="center"/>
          </w:tcPr>
          <w:p w14:paraId="48DF003A" w14:textId="77777777" w:rsidR="006902C3" w:rsidRPr="00DA49C5" w:rsidRDefault="006902C3">
            <w:pPr>
              <w:rPr>
                <w:rFonts w:ascii="Arial Narrow" w:eastAsia="Calibri" w:hAnsi="Arial Narrow" w:cs="Arial"/>
                <w:sz w:val="18"/>
                <w:szCs w:val="18"/>
              </w:rPr>
            </w:pPr>
            <w:r w:rsidRPr="00DA49C5">
              <w:rPr>
                <w:rFonts w:ascii="Arial Narrow" w:eastAsia="Calibri" w:hAnsi="Arial Narrow" w:cs="Arial"/>
                <w:sz w:val="18"/>
                <w:szCs w:val="18"/>
              </w:rPr>
              <w:t>Exam Week</w:t>
            </w:r>
          </w:p>
        </w:tc>
        <w:tc>
          <w:tcPr>
            <w:tcW w:w="340" w:type="dxa"/>
            <w:vAlign w:val="center"/>
          </w:tcPr>
          <w:p w14:paraId="2E188956" w14:textId="77777777" w:rsidR="006902C3" w:rsidRPr="00DA49C5" w:rsidRDefault="006902C3">
            <w:pPr>
              <w:rPr>
                <w:rFonts w:ascii="Calibri" w:eastAsia="Calibri" w:hAnsi="Calibri" w:cs="Arial"/>
              </w:rPr>
            </w:pPr>
          </w:p>
        </w:tc>
        <w:tc>
          <w:tcPr>
            <w:tcW w:w="3605" w:type="dxa"/>
            <w:vAlign w:val="center"/>
          </w:tcPr>
          <w:p w14:paraId="7E598107" w14:textId="77777777" w:rsidR="006902C3" w:rsidRPr="00DA49C5" w:rsidRDefault="006902C3">
            <w:pPr>
              <w:rPr>
                <w:rFonts w:ascii="Calibri" w:eastAsia="Calibri" w:hAnsi="Calibri" w:cs="Arial"/>
              </w:rPr>
            </w:pPr>
          </w:p>
        </w:tc>
      </w:tr>
    </w:tbl>
    <w:p w14:paraId="5FDCD85A" w14:textId="77777777" w:rsidR="006902C3" w:rsidRPr="006902C3" w:rsidRDefault="006902C3" w:rsidP="006902C3"/>
    <w:p w14:paraId="2303D22F" w14:textId="01301741" w:rsidR="001B4036" w:rsidRDefault="001B4036" w:rsidP="001B4036">
      <w:pPr>
        <w:pStyle w:val="BodyText"/>
        <w:spacing w:before="1" w:line="477" w:lineRule="auto"/>
        <w:ind w:left="360" w:right="133" w:firstLine="360"/>
        <w:jc w:val="both"/>
        <w:rPr>
          <w:rFonts w:ascii="Arial Narrow" w:hAnsi="Arial Narrow"/>
          <w:w w:val="90"/>
        </w:rPr>
      </w:pPr>
      <w:r w:rsidRPr="0012025D">
        <w:rPr>
          <w:rFonts w:ascii="Arial Narrow" w:hAnsi="Arial Narrow"/>
          <w:w w:val="90"/>
        </w:rPr>
        <w:t xml:space="preserve">Table </w:t>
      </w:r>
      <w:r>
        <w:rPr>
          <w:rFonts w:ascii="Arial Narrow" w:hAnsi="Arial Narrow"/>
          <w:w w:val="90"/>
        </w:rPr>
        <w:t>3</w:t>
      </w:r>
      <w:r w:rsidRPr="0012025D">
        <w:rPr>
          <w:rFonts w:ascii="Arial Narrow" w:hAnsi="Arial Narrow"/>
          <w:w w:val="90"/>
        </w:rPr>
        <w:t xml:space="preserve"> shows the timeline of activities for Capstone Design Project </w:t>
      </w:r>
      <w:r>
        <w:rPr>
          <w:rFonts w:ascii="Arial Narrow" w:hAnsi="Arial Narrow"/>
          <w:w w:val="90"/>
        </w:rPr>
        <w:t>3</w:t>
      </w:r>
      <w:r w:rsidRPr="0012025D">
        <w:rPr>
          <w:rFonts w:ascii="Arial Narrow" w:hAnsi="Arial Narrow"/>
          <w:w w:val="90"/>
        </w:rPr>
        <w:t xml:space="preserve"> starting from </w:t>
      </w:r>
      <w:r w:rsidR="00D3191F">
        <w:rPr>
          <w:rFonts w:ascii="Arial Narrow" w:hAnsi="Arial Narrow"/>
          <w:w w:val="90"/>
        </w:rPr>
        <w:t>last week</w:t>
      </w:r>
      <w:r w:rsidRPr="0012025D">
        <w:rPr>
          <w:rFonts w:ascii="Arial Narrow" w:hAnsi="Arial Narrow"/>
          <w:w w:val="90"/>
        </w:rPr>
        <w:t xml:space="preserve"> of </w:t>
      </w:r>
      <w:r w:rsidR="00D3191F">
        <w:rPr>
          <w:rFonts w:ascii="Arial Narrow" w:hAnsi="Arial Narrow"/>
          <w:w w:val="90"/>
        </w:rPr>
        <w:t>March</w:t>
      </w:r>
      <w:r w:rsidRPr="0012025D">
        <w:rPr>
          <w:rFonts w:ascii="Arial Narrow" w:hAnsi="Arial Narrow"/>
          <w:w w:val="90"/>
        </w:rPr>
        <w:t xml:space="preserve"> to</w:t>
      </w:r>
      <w:r w:rsidR="00401058">
        <w:rPr>
          <w:rFonts w:ascii="Arial Narrow" w:hAnsi="Arial Narrow"/>
          <w:w w:val="90"/>
        </w:rPr>
        <w:t xml:space="preserve"> last week</w:t>
      </w:r>
      <w:r>
        <w:rPr>
          <w:rFonts w:ascii="Arial Narrow" w:hAnsi="Arial Narrow"/>
          <w:w w:val="90"/>
        </w:rPr>
        <w:t xml:space="preserve"> of </w:t>
      </w:r>
      <w:r w:rsidR="00401058">
        <w:rPr>
          <w:rFonts w:ascii="Arial Narrow" w:hAnsi="Arial Narrow"/>
          <w:w w:val="90"/>
        </w:rPr>
        <w:t>June</w:t>
      </w:r>
      <w:r>
        <w:rPr>
          <w:rFonts w:ascii="Arial Narrow" w:hAnsi="Arial Narrow"/>
          <w:w w:val="90"/>
        </w:rPr>
        <w:t>.</w:t>
      </w:r>
      <w:r w:rsidRPr="0012025D">
        <w:rPr>
          <w:rFonts w:ascii="Arial Narrow" w:hAnsi="Arial Narrow"/>
          <w:w w:val="90"/>
        </w:rPr>
        <w:t xml:space="preserve"> </w:t>
      </w:r>
      <w:r>
        <w:rPr>
          <w:rFonts w:ascii="Arial Narrow" w:hAnsi="Arial Narrow"/>
          <w:w w:val="90"/>
        </w:rPr>
        <w:t xml:space="preserve">The timeline represents all </w:t>
      </w:r>
      <w:r w:rsidR="00432DDF">
        <w:rPr>
          <w:rFonts w:ascii="Arial Narrow" w:hAnsi="Arial Narrow"/>
          <w:w w:val="90"/>
        </w:rPr>
        <w:t xml:space="preserve">the </w:t>
      </w:r>
      <w:r w:rsidR="00771FAF">
        <w:rPr>
          <w:rFonts w:ascii="Arial Narrow" w:hAnsi="Arial Narrow"/>
          <w:w w:val="90"/>
        </w:rPr>
        <w:t>phase</w:t>
      </w:r>
      <w:r w:rsidR="00FD334B">
        <w:rPr>
          <w:rFonts w:ascii="Arial Narrow" w:hAnsi="Arial Narrow"/>
          <w:w w:val="90"/>
        </w:rPr>
        <w:t xml:space="preserve">s of prototyping such as </w:t>
      </w:r>
      <w:r w:rsidR="00755FE4" w:rsidRPr="00755FE4">
        <w:rPr>
          <w:rFonts w:ascii="Arial Narrow" w:hAnsi="Arial Narrow"/>
          <w:w w:val="90"/>
        </w:rPr>
        <w:t xml:space="preserve">implementation, design analysis, prototyping, testing, iteration, </w:t>
      </w:r>
      <w:r w:rsidR="009009E1">
        <w:rPr>
          <w:rFonts w:ascii="Arial Narrow" w:hAnsi="Arial Narrow"/>
          <w:w w:val="90"/>
        </w:rPr>
        <w:t>evaluation of prototype</w:t>
      </w:r>
      <w:r w:rsidR="00755FE4" w:rsidRPr="00755FE4">
        <w:rPr>
          <w:rFonts w:ascii="Arial Narrow" w:hAnsi="Arial Narrow"/>
          <w:w w:val="90"/>
        </w:rPr>
        <w:t xml:space="preserve">, and final defense, ensuring </w:t>
      </w:r>
      <w:r w:rsidR="00A74C47" w:rsidRPr="00755FE4">
        <w:rPr>
          <w:rFonts w:ascii="Arial Narrow" w:hAnsi="Arial Narrow"/>
          <w:w w:val="90"/>
        </w:rPr>
        <w:t>structured</w:t>
      </w:r>
      <w:r w:rsidR="00755FE4" w:rsidRPr="00755FE4">
        <w:rPr>
          <w:rFonts w:ascii="Arial Narrow" w:hAnsi="Arial Narrow"/>
          <w:w w:val="90"/>
        </w:rPr>
        <w:t xml:space="preserve"> progression towards project completion.</w:t>
      </w:r>
    </w:p>
    <w:p w14:paraId="2A8DBB54" w14:textId="4059D5FB" w:rsidR="004E0903" w:rsidRDefault="004E0903" w:rsidP="001B4036">
      <w:pPr>
        <w:pStyle w:val="BodyText"/>
        <w:spacing w:before="1" w:line="477" w:lineRule="auto"/>
        <w:ind w:left="360" w:right="133" w:firstLine="360"/>
        <w:jc w:val="both"/>
        <w:rPr>
          <w:rFonts w:ascii="Arial Narrow" w:hAnsi="Arial Narrow"/>
          <w:w w:val="90"/>
        </w:rPr>
      </w:pPr>
    </w:p>
    <w:p w14:paraId="63340AC0" w14:textId="396D1DC3" w:rsidR="29D1309D" w:rsidRDefault="29D1309D" w:rsidP="29D1309D">
      <w:pPr>
        <w:pStyle w:val="BodyText"/>
        <w:spacing w:before="1" w:line="477" w:lineRule="auto"/>
        <w:ind w:left="360" w:right="133" w:firstLine="360"/>
        <w:jc w:val="both"/>
        <w:rPr>
          <w:rFonts w:ascii="Arial Narrow" w:hAnsi="Arial Narrow"/>
        </w:rPr>
      </w:pPr>
    </w:p>
    <w:p w14:paraId="4F73C30A" w14:textId="1EACBE53" w:rsidR="29D1309D" w:rsidRDefault="29D1309D" w:rsidP="29D1309D">
      <w:pPr>
        <w:pStyle w:val="BodyText"/>
        <w:spacing w:before="1" w:line="477" w:lineRule="auto"/>
        <w:ind w:left="360" w:right="133" w:firstLine="360"/>
        <w:jc w:val="both"/>
        <w:rPr>
          <w:rFonts w:ascii="Arial Narrow" w:hAnsi="Arial Narrow"/>
        </w:rPr>
      </w:pPr>
    </w:p>
    <w:p w14:paraId="1FA59AFB" w14:textId="77777777" w:rsidR="009E6EF8" w:rsidRDefault="009E6EF8" w:rsidP="29D1309D">
      <w:pPr>
        <w:pStyle w:val="BodyText"/>
        <w:spacing w:before="1" w:line="477" w:lineRule="auto"/>
        <w:ind w:left="360" w:right="133" w:firstLine="360"/>
        <w:jc w:val="both"/>
        <w:rPr>
          <w:rFonts w:ascii="Arial Narrow" w:hAnsi="Arial Narrow"/>
        </w:rPr>
      </w:pPr>
    </w:p>
    <w:p w14:paraId="7ADC0753" w14:textId="77777777" w:rsidR="009E6EF8" w:rsidRDefault="009E6EF8" w:rsidP="29D1309D">
      <w:pPr>
        <w:pStyle w:val="BodyText"/>
        <w:spacing w:before="1" w:line="477" w:lineRule="auto"/>
        <w:ind w:left="360" w:right="133" w:firstLine="360"/>
        <w:jc w:val="both"/>
        <w:rPr>
          <w:rFonts w:ascii="Arial Narrow" w:hAnsi="Arial Narrow"/>
        </w:rPr>
      </w:pPr>
    </w:p>
    <w:p w14:paraId="591B984B" w14:textId="77777777" w:rsidR="009E6EF8" w:rsidRDefault="009E6EF8" w:rsidP="29D1309D">
      <w:pPr>
        <w:pStyle w:val="BodyText"/>
        <w:spacing w:before="1" w:line="477" w:lineRule="auto"/>
        <w:ind w:left="360" w:right="133" w:firstLine="360"/>
        <w:jc w:val="both"/>
        <w:rPr>
          <w:rFonts w:ascii="Arial Narrow" w:hAnsi="Arial Narrow"/>
        </w:rPr>
      </w:pPr>
    </w:p>
    <w:p w14:paraId="44816C23" w14:textId="77777777" w:rsidR="009E6EF8" w:rsidRDefault="009E6EF8" w:rsidP="29D1309D">
      <w:pPr>
        <w:pStyle w:val="BodyText"/>
        <w:spacing w:before="1" w:line="477" w:lineRule="auto"/>
        <w:ind w:left="360" w:right="133" w:firstLine="360"/>
        <w:jc w:val="both"/>
        <w:rPr>
          <w:rFonts w:ascii="Arial Narrow" w:hAnsi="Arial Narrow"/>
        </w:rPr>
      </w:pPr>
    </w:p>
    <w:p w14:paraId="0BEEEE21" w14:textId="77777777" w:rsidR="009E6EF8" w:rsidRDefault="009E6EF8" w:rsidP="29D1309D">
      <w:pPr>
        <w:pStyle w:val="BodyText"/>
        <w:spacing w:before="1" w:line="477" w:lineRule="auto"/>
        <w:ind w:left="360" w:right="133" w:firstLine="360"/>
        <w:jc w:val="both"/>
        <w:rPr>
          <w:rFonts w:ascii="Arial Narrow" w:hAnsi="Arial Narrow"/>
        </w:rPr>
      </w:pPr>
    </w:p>
    <w:p w14:paraId="67BE7A18" w14:textId="77777777" w:rsidR="009E6EF8" w:rsidRDefault="009E6EF8" w:rsidP="29D1309D">
      <w:pPr>
        <w:pStyle w:val="BodyText"/>
        <w:spacing w:before="1" w:line="477" w:lineRule="auto"/>
        <w:ind w:left="360" w:right="133" w:firstLine="360"/>
        <w:jc w:val="both"/>
        <w:rPr>
          <w:rFonts w:ascii="Arial Narrow" w:hAnsi="Arial Narrow"/>
        </w:rPr>
      </w:pPr>
    </w:p>
    <w:p w14:paraId="00C91886" w14:textId="77777777" w:rsidR="009E6EF8" w:rsidRDefault="009E6EF8" w:rsidP="29D1309D">
      <w:pPr>
        <w:pStyle w:val="BodyText"/>
        <w:spacing w:before="1" w:line="477" w:lineRule="auto"/>
        <w:ind w:left="360" w:right="133" w:firstLine="360"/>
        <w:jc w:val="both"/>
        <w:rPr>
          <w:rFonts w:ascii="Arial Narrow" w:hAnsi="Arial Narrow"/>
        </w:rPr>
      </w:pPr>
    </w:p>
    <w:p w14:paraId="4FAEF70F" w14:textId="77777777" w:rsidR="009E6EF8" w:rsidRDefault="009E6EF8" w:rsidP="29D1309D">
      <w:pPr>
        <w:pStyle w:val="BodyText"/>
        <w:spacing w:before="1" w:line="477" w:lineRule="auto"/>
        <w:ind w:left="360" w:right="133" w:firstLine="360"/>
        <w:jc w:val="both"/>
        <w:rPr>
          <w:rFonts w:ascii="Arial Narrow" w:hAnsi="Arial Narrow"/>
        </w:rPr>
      </w:pPr>
    </w:p>
    <w:p w14:paraId="32E82DD9" w14:textId="77777777" w:rsidR="009E6EF8" w:rsidRDefault="009E6EF8" w:rsidP="29D1309D">
      <w:pPr>
        <w:pStyle w:val="BodyText"/>
        <w:spacing w:before="1" w:line="477" w:lineRule="auto"/>
        <w:ind w:left="360" w:right="133" w:firstLine="360"/>
        <w:jc w:val="both"/>
        <w:rPr>
          <w:rFonts w:ascii="Arial Narrow" w:hAnsi="Arial Narrow"/>
        </w:rPr>
      </w:pPr>
    </w:p>
    <w:p w14:paraId="2B760F05" w14:textId="77777777" w:rsidR="009E6EF8" w:rsidRDefault="009E6EF8" w:rsidP="29D1309D">
      <w:pPr>
        <w:pStyle w:val="BodyText"/>
        <w:spacing w:before="1" w:line="477" w:lineRule="auto"/>
        <w:ind w:left="360" w:right="133" w:firstLine="360"/>
        <w:jc w:val="both"/>
        <w:rPr>
          <w:rFonts w:ascii="Arial Narrow" w:hAnsi="Arial Narrow"/>
        </w:rPr>
      </w:pPr>
    </w:p>
    <w:p w14:paraId="1969625B" w14:textId="525E69F8" w:rsidR="00D6773F" w:rsidRDefault="00D6773F" w:rsidP="00E53EF7">
      <w:pPr>
        <w:pStyle w:val="BodyText"/>
        <w:spacing w:before="1" w:line="477" w:lineRule="auto"/>
        <w:ind w:right="133"/>
        <w:jc w:val="both"/>
        <w:rPr>
          <w:rFonts w:ascii="Arial Narrow" w:hAnsi="Arial Narrow"/>
        </w:rPr>
      </w:pPr>
    </w:p>
    <w:p w14:paraId="2F14D375" w14:textId="77777777" w:rsidR="00E53EF7" w:rsidRDefault="00E53EF7" w:rsidP="00E53EF7">
      <w:pPr>
        <w:pStyle w:val="BodyText"/>
        <w:spacing w:before="1" w:line="477" w:lineRule="auto"/>
        <w:ind w:right="133"/>
        <w:jc w:val="both"/>
        <w:rPr>
          <w:rFonts w:ascii="Arial Narrow" w:hAnsi="Arial Narrow"/>
        </w:rPr>
      </w:pPr>
    </w:p>
    <w:p w14:paraId="66665DF3" w14:textId="201343F5" w:rsidR="230F2E4F" w:rsidRDefault="29D1309D" w:rsidP="00CE6151">
      <w:pPr>
        <w:pStyle w:val="Heading1"/>
        <w:spacing w:before="1" w:line="480" w:lineRule="auto"/>
        <w:ind w:left="360" w:right="133"/>
        <w:jc w:val="center"/>
        <w:rPr>
          <w:rFonts w:ascii="Arial Narrow" w:eastAsia="Arial Narrow" w:hAnsi="Arial Narrow" w:cs="Arial Narrow"/>
          <w:b/>
          <w:bCs/>
          <w:color w:val="000000" w:themeColor="text1"/>
          <w:sz w:val="24"/>
          <w:szCs w:val="24"/>
        </w:rPr>
      </w:pPr>
      <w:bookmarkStart w:id="93" w:name="_Toc199771393"/>
      <w:r w:rsidRPr="29D1309D">
        <w:rPr>
          <w:rFonts w:ascii="Arial Narrow" w:eastAsia="Arial Narrow" w:hAnsi="Arial Narrow" w:cs="Arial Narrow"/>
          <w:b/>
          <w:bCs/>
          <w:color w:val="000000" w:themeColor="text1"/>
          <w:sz w:val="24"/>
          <w:szCs w:val="24"/>
        </w:rPr>
        <w:t>CHAPTER 4: DESIGN RESULTS AND DISCUSSION</w:t>
      </w:r>
      <w:bookmarkEnd w:id="93"/>
    </w:p>
    <w:p w14:paraId="5DCCDA9C" w14:textId="6D3784D7" w:rsidR="003A2E61" w:rsidRPr="000A2787" w:rsidRDefault="004E0903" w:rsidP="002648FD">
      <w:pPr>
        <w:spacing w:line="480" w:lineRule="auto"/>
        <w:jc w:val="both"/>
        <w:rPr>
          <w:rFonts w:ascii="Arial Narrow" w:hAnsi="Arial Narrow" w:cs="Calibri"/>
          <w:sz w:val="24"/>
          <w:szCs w:val="24"/>
        </w:rPr>
      </w:pPr>
      <w:r>
        <w:tab/>
      </w:r>
      <w:r w:rsidR="0067131F" w:rsidRPr="0067131F">
        <w:rPr>
          <w:rFonts w:ascii="Arial Narrow" w:hAnsi="Arial Narrow"/>
          <w:sz w:val="24"/>
          <w:szCs w:val="24"/>
        </w:rPr>
        <w:t>This chapter presents the results of the system’s development and implementation. It begins with a detailed explanation of the hardware and software integration that led to the creation of a functional prototype. This is followed by a discussion of the testing outcomes and user evaluation results based on key system attributes. Lastly, the chapter addresses the challenges encountered during the development process and identifies potential areas for future improvement.</w:t>
      </w:r>
    </w:p>
    <w:p w14:paraId="54BD98A6" w14:textId="77777777" w:rsidR="002B45B1" w:rsidRPr="002B45B1" w:rsidRDefault="002B45B1" w:rsidP="002B45B1">
      <w:pPr>
        <w:pStyle w:val="ListParagraph"/>
        <w:keepNext/>
        <w:keepLines/>
        <w:numPr>
          <w:ilvl w:val="0"/>
          <w:numId w:val="4"/>
        </w:numPr>
        <w:spacing w:before="160" w:after="80" w:line="480" w:lineRule="auto"/>
        <w:jc w:val="both"/>
        <w:outlineLvl w:val="1"/>
        <w:rPr>
          <w:rFonts w:ascii="Arial Narrow" w:eastAsiaTheme="majorEastAsia" w:hAnsi="Arial Narrow" w:cs="Segoe UI"/>
          <w:b/>
          <w:bCs/>
          <w:vanish/>
          <w:sz w:val="24"/>
          <w:szCs w:val="24"/>
        </w:rPr>
      </w:pPr>
      <w:bookmarkStart w:id="94" w:name="_Toc199771394"/>
    </w:p>
    <w:p w14:paraId="27EB0AF0" w14:textId="4150D30E" w:rsidR="00C84461" w:rsidRDefault="1D01CC8D" w:rsidP="002B45B1">
      <w:pPr>
        <w:pStyle w:val="Style2"/>
      </w:pPr>
      <w:r w:rsidRPr="00085062">
        <w:t>Result of Project Development and Implementation</w:t>
      </w:r>
      <w:bookmarkEnd w:id="94"/>
    </w:p>
    <w:p w14:paraId="1459E07B" w14:textId="6B13F8CF" w:rsidR="005E67C8" w:rsidRPr="00E53EF7" w:rsidRDefault="005E67C8" w:rsidP="005E67C8">
      <w:pPr>
        <w:spacing w:line="480" w:lineRule="auto"/>
        <w:jc w:val="both"/>
        <w:rPr>
          <w:rFonts w:ascii="Arial Narrow" w:hAnsi="Arial Narrow"/>
          <w:sz w:val="24"/>
          <w:szCs w:val="24"/>
        </w:rPr>
      </w:pPr>
      <w:r>
        <w:rPr>
          <w:rFonts w:ascii="Arial Narrow" w:hAnsi="Arial Narrow"/>
          <w:sz w:val="24"/>
          <w:szCs w:val="24"/>
        </w:rPr>
        <w:tab/>
      </w:r>
      <w:r w:rsidR="00E146F7" w:rsidRPr="00E53EF7">
        <w:rPr>
          <w:rFonts w:ascii="Arial Narrow" w:hAnsi="Arial Narrow"/>
          <w:bCs/>
          <w:sz w:val="24"/>
          <w:szCs w:val="24"/>
        </w:rPr>
        <w:t>In the development and implementation phase of this study, the researchers transitioned from theoretical concepts to practical applications, resulting in a fully functional system that addressed common challenges in student-faculty consultations. By integrating RFID verification, Bluetooth Low Energy (BLE) for faculty presence detection, and MQTT for real-time data synchronization, the system effectively improved availability, accessibility, and security in academic consultations. The following highlights the achieved results, demonstrating the efficacy and impact of the implemented solutions in enhancing student-faculty interaction through ConsultEase.</w:t>
      </w:r>
    </w:p>
    <w:p w14:paraId="0A95DE5A" w14:textId="29562F41" w:rsidR="004B2C96" w:rsidRDefault="00E419F2" w:rsidP="002B45B1">
      <w:pPr>
        <w:pStyle w:val="Style3"/>
      </w:pPr>
      <w:bookmarkStart w:id="95" w:name="_Toc199771395"/>
      <w:r>
        <w:t xml:space="preserve"> </w:t>
      </w:r>
      <w:bookmarkEnd w:id="95"/>
      <w:r w:rsidR="00E146F7" w:rsidRPr="00E146F7">
        <w:t>ConsultEase Central Terminal</w:t>
      </w:r>
    </w:p>
    <w:p w14:paraId="48FAEE2C" w14:textId="210A2CAE" w:rsidR="009C7524" w:rsidRPr="00BC5100" w:rsidRDefault="00F8343B" w:rsidP="00FB03A4">
      <w:pPr>
        <w:pStyle w:val="Caption"/>
        <w:spacing w:line="360" w:lineRule="auto"/>
        <w:rPr>
          <w:rFonts w:ascii="Arial Narrow" w:hAnsi="Arial Narrow"/>
          <w:b/>
          <w:bCs/>
          <w:i w:val="0"/>
          <w:iCs w:val="0"/>
          <w:color w:val="auto"/>
          <w:sz w:val="24"/>
          <w:szCs w:val="24"/>
        </w:rPr>
      </w:pPr>
      <w:r>
        <w:rPr>
          <w:noProof/>
        </w:rPr>
        <w:drawing>
          <wp:anchor distT="0" distB="0" distL="114300" distR="114300" simplePos="0" relativeHeight="251658241" behindDoc="0" locked="0" layoutInCell="1" allowOverlap="1" wp14:anchorId="21D5934F" wp14:editId="3F11518A">
            <wp:simplePos x="0" y="0"/>
            <wp:positionH relativeFrom="column">
              <wp:posOffset>1246332</wp:posOffset>
            </wp:positionH>
            <wp:positionV relativeFrom="paragraph">
              <wp:posOffset>474980</wp:posOffset>
            </wp:positionV>
            <wp:extent cx="2407920" cy="1952913"/>
            <wp:effectExtent l="0" t="0" r="0" b="9525"/>
            <wp:wrapThrough wrapText="bothSides">
              <wp:wrapPolygon edited="0">
                <wp:start x="0" y="0"/>
                <wp:lineTo x="0" y="21495"/>
                <wp:lineTo x="21361" y="21495"/>
                <wp:lineTo x="21361" y="0"/>
                <wp:lineTo x="0" y="0"/>
              </wp:wrapPolygon>
            </wp:wrapThrough>
            <wp:docPr id="103671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789" name="Picture 1036717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7920" cy="1952913"/>
                    </a:xfrm>
                    <a:prstGeom prst="rect">
                      <a:avLst/>
                    </a:prstGeom>
                  </pic:spPr>
                </pic:pic>
              </a:graphicData>
            </a:graphic>
            <wp14:sizeRelH relativeFrom="page">
              <wp14:pctWidth>0</wp14:pctWidth>
            </wp14:sizeRelH>
            <wp14:sizeRelV relativeFrom="page">
              <wp14:pctHeight>0</wp14:pctHeight>
            </wp14:sizeRelV>
          </wp:anchor>
        </w:drawing>
      </w:r>
      <w:r w:rsidR="00FB03A4">
        <w:tab/>
      </w:r>
      <w:bookmarkStart w:id="96" w:name="_Toc199768571"/>
      <w:r w:rsidR="00FB03A4" w:rsidRPr="00FB03A4">
        <w:rPr>
          <w:rFonts w:ascii="Arial Narrow" w:hAnsi="Arial Narrow"/>
          <w:b/>
          <w:bCs/>
          <w:i w:val="0"/>
          <w:iCs w:val="0"/>
          <w:color w:val="auto"/>
          <w:sz w:val="24"/>
          <w:szCs w:val="24"/>
        </w:rPr>
        <w:t xml:space="preserve">Figure </w:t>
      </w:r>
      <w:r w:rsidR="00E146F7">
        <w:rPr>
          <w:rFonts w:ascii="Arial Narrow" w:hAnsi="Arial Narrow"/>
          <w:b/>
          <w:bCs/>
          <w:i w:val="0"/>
          <w:iCs w:val="0"/>
          <w:color w:val="auto"/>
          <w:sz w:val="24"/>
          <w:szCs w:val="24"/>
        </w:rPr>
        <w:t>5</w:t>
      </w:r>
      <w:r w:rsidR="00FB03A4" w:rsidRPr="00FB03A4">
        <w:rPr>
          <w:rFonts w:ascii="Arial Narrow" w:hAnsi="Arial Narrow"/>
          <w:b/>
          <w:bCs/>
          <w:i w:val="0"/>
          <w:iCs w:val="0"/>
          <w:color w:val="auto"/>
          <w:sz w:val="24"/>
          <w:szCs w:val="24"/>
        </w:rPr>
        <w:t xml:space="preserve"> </w:t>
      </w:r>
      <w:r w:rsidR="00FB03A4" w:rsidRPr="004E79E2">
        <w:rPr>
          <w:rFonts w:ascii="Arial Narrow" w:hAnsi="Arial Narrow"/>
          <w:b/>
          <w:bCs/>
          <w:i w:val="0"/>
          <w:iCs w:val="0"/>
          <w:color w:val="auto"/>
          <w:sz w:val="24"/>
          <w:szCs w:val="24"/>
        </w:rPr>
        <w:br/>
      </w:r>
      <w:r w:rsidR="00FB03A4">
        <w:rPr>
          <w:rFonts w:ascii="Arial Narrow" w:hAnsi="Arial Narrow"/>
          <w:color w:val="auto"/>
          <w:sz w:val="24"/>
          <w:szCs w:val="24"/>
        </w:rPr>
        <w:tab/>
      </w:r>
      <w:bookmarkEnd w:id="96"/>
      <w:r w:rsidR="00E146F7">
        <w:rPr>
          <w:rFonts w:ascii="Arial Narrow" w:hAnsi="Arial Narrow"/>
          <w:color w:val="auto"/>
          <w:sz w:val="24"/>
          <w:szCs w:val="24"/>
        </w:rPr>
        <w:t>ConsultEase Central Terminal Device</w:t>
      </w:r>
    </w:p>
    <w:p w14:paraId="052BE117" w14:textId="4EB2769F" w:rsidR="00E40E12" w:rsidRPr="009C7524" w:rsidRDefault="00E40E12" w:rsidP="00E40E12">
      <w:pPr>
        <w:rPr>
          <w:rFonts w:ascii="Arial Narrow" w:hAnsi="Arial Narrow"/>
          <w:i/>
          <w:iCs/>
          <w:sz w:val="24"/>
          <w:szCs w:val="24"/>
        </w:rPr>
      </w:pPr>
      <w:r>
        <w:tab/>
      </w:r>
    </w:p>
    <w:p w14:paraId="6885E8F4" w14:textId="1FD84C67" w:rsidR="000B77C0" w:rsidRDefault="000B77C0" w:rsidP="000B77C0"/>
    <w:p w14:paraId="727246FA" w14:textId="67187448" w:rsidR="00B3676C" w:rsidRDefault="00B3676C" w:rsidP="000B77C0"/>
    <w:p w14:paraId="43BB57E8" w14:textId="77777777" w:rsidR="00B3676C" w:rsidRDefault="00B3676C" w:rsidP="000B77C0"/>
    <w:p w14:paraId="7F70B40A" w14:textId="77777777" w:rsidR="00E146F7" w:rsidRDefault="00E146F7" w:rsidP="000B77C0"/>
    <w:p w14:paraId="01E56EE3" w14:textId="77777777" w:rsidR="006041CA" w:rsidRDefault="006041CA" w:rsidP="006305CF">
      <w:pPr>
        <w:ind w:left="288"/>
      </w:pPr>
    </w:p>
    <w:p w14:paraId="34E7B53E" w14:textId="4581C4F8" w:rsidR="00E146F7" w:rsidRPr="00E53EF7" w:rsidRDefault="00E146F7" w:rsidP="00E146F7">
      <w:pPr>
        <w:pStyle w:val="Heading3"/>
        <w:spacing w:line="480" w:lineRule="auto"/>
        <w:ind w:left="144" w:firstLine="576"/>
        <w:jc w:val="both"/>
        <w:rPr>
          <w:rFonts w:ascii="Arial Narrow" w:hAnsi="Arial Narrow"/>
          <w:bCs/>
          <w:color w:val="auto"/>
          <w:sz w:val="24"/>
          <w:szCs w:val="24"/>
        </w:rPr>
      </w:pPr>
      <w:r w:rsidRPr="00E53EF7">
        <w:rPr>
          <w:rFonts w:ascii="Arial Narrow" w:hAnsi="Arial Narrow"/>
          <w:bCs/>
          <w:color w:val="auto"/>
          <w:sz w:val="24"/>
          <w:szCs w:val="24"/>
        </w:rPr>
        <w:t>Figure 5 displays the physical setup of the ConsultEase central terminal. The central terminal acts as the main student interface, integrating a touchscreen display with an RFID reader. It allows students to authenticate their identity, check faculty availability, and send consultation requests through an intuitive graphical user interface powered by a Raspberry Pi.</w:t>
      </w:r>
    </w:p>
    <w:p w14:paraId="5153BC70" w14:textId="3820E391" w:rsidR="000D1761" w:rsidRPr="008925D8" w:rsidRDefault="000D1761" w:rsidP="008925D8">
      <w:pPr>
        <w:spacing w:line="480" w:lineRule="auto"/>
        <w:ind w:left="288"/>
        <w:jc w:val="both"/>
        <w:rPr>
          <w:rFonts w:ascii="Arial Narrow" w:hAnsi="Arial Narrow"/>
          <w:sz w:val="24"/>
          <w:szCs w:val="24"/>
        </w:rPr>
      </w:pPr>
    </w:p>
    <w:p w14:paraId="746FACE4" w14:textId="5985A501" w:rsidR="00E146F7" w:rsidRPr="00E53EF7" w:rsidRDefault="00E146F7" w:rsidP="002B45B1">
      <w:pPr>
        <w:pStyle w:val="Style3"/>
        <w:rPr>
          <w:noProof/>
        </w:rPr>
      </w:pPr>
      <w:bookmarkStart w:id="97" w:name="_Toc199768572"/>
      <w:r w:rsidRPr="00E53EF7">
        <w:t>ConsultEase Faculty Desk Unit</w:t>
      </w:r>
      <w:r w:rsidRPr="00E53EF7">
        <w:rPr>
          <w:noProof/>
        </w:rPr>
        <w:t xml:space="preserve"> </w:t>
      </w:r>
    </w:p>
    <w:p w14:paraId="45EA2D51" w14:textId="1A86FA7A" w:rsidR="00B40B70" w:rsidRPr="00E53EF7" w:rsidRDefault="00E146F7" w:rsidP="00E146F7">
      <w:pPr>
        <w:pStyle w:val="Heading3"/>
        <w:spacing w:line="480" w:lineRule="auto"/>
        <w:ind w:left="144"/>
        <w:rPr>
          <w:rFonts w:ascii="Arial Narrow" w:hAnsi="Arial Narrow"/>
          <w:i/>
          <w:iCs/>
          <w:color w:val="000000" w:themeColor="text1"/>
          <w:sz w:val="24"/>
          <w:szCs w:val="24"/>
        </w:rPr>
      </w:pPr>
      <w:r w:rsidRPr="00E53EF7">
        <w:rPr>
          <w:noProof/>
          <w:color w:val="000000" w:themeColor="text1"/>
        </w:rPr>
        <w:drawing>
          <wp:anchor distT="0" distB="0" distL="114300" distR="114300" simplePos="0" relativeHeight="251658242" behindDoc="0" locked="0" layoutInCell="1" allowOverlap="1" wp14:anchorId="5F997F82" wp14:editId="29293C90">
            <wp:simplePos x="0" y="0"/>
            <wp:positionH relativeFrom="column">
              <wp:posOffset>1089660</wp:posOffset>
            </wp:positionH>
            <wp:positionV relativeFrom="paragraph">
              <wp:posOffset>672465</wp:posOffset>
            </wp:positionV>
            <wp:extent cx="3221990" cy="2787015"/>
            <wp:effectExtent l="0" t="0" r="0" b="0"/>
            <wp:wrapThrough wrapText="bothSides">
              <wp:wrapPolygon edited="0">
                <wp:start x="0" y="0"/>
                <wp:lineTo x="0" y="21408"/>
                <wp:lineTo x="21455" y="21408"/>
                <wp:lineTo x="21455" y="0"/>
                <wp:lineTo x="0" y="0"/>
              </wp:wrapPolygon>
            </wp:wrapThrough>
            <wp:docPr id="1565179280" name="Picture 3" descr="A device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9280" name="Picture 3" descr="A device with wires connected to i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1990" cy="2787015"/>
                    </a:xfrm>
                    <a:prstGeom prst="rect">
                      <a:avLst/>
                    </a:prstGeom>
                  </pic:spPr>
                </pic:pic>
              </a:graphicData>
            </a:graphic>
            <wp14:sizeRelH relativeFrom="page">
              <wp14:pctWidth>0</wp14:pctWidth>
            </wp14:sizeRelH>
            <wp14:sizeRelV relativeFrom="page">
              <wp14:pctHeight>0</wp14:pctHeight>
            </wp14:sizeRelV>
          </wp:anchor>
        </w:drawing>
      </w:r>
      <w:r w:rsidR="0034446D" w:rsidRPr="00E53EF7">
        <w:rPr>
          <w:color w:val="000000" w:themeColor="text1"/>
        </w:rPr>
        <w:tab/>
      </w:r>
      <w:r w:rsidR="000D1761" w:rsidRPr="00E53EF7">
        <w:rPr>
          <w:rFonts w:ascii="Arial Narrow" w:hAnsi="Arial Narrow"/>
          <w:b/>
          <w:bCs/>
          <w:color w:val="000000" w:themeColor="text1"/>
          <w:sz w:val="24"/>
          <w:szCs w:val="24"/>
        </w:rPr>
        <w:t xml:space="preserve">Figure </w:t>
      </w:r>
      <w:r w:rsidRPr="00E53EF7">
        <w:rPr>
          <w:rFonts w:ascii="Arial Narrow" w:hAnsi="Arial Narrow"/>
          <w:b/>
          <w:bCs/>
          <w:i/>
          <w:iCs/>
          <w:color w:val="000000" w:themeColor="text1"/>
          <w:sz w:val="24"/>
          <w:szCs w:val="24"/>
        </w:rPr>
        <w:t>6</w:t>
      </w:r>
      <w:r w:rsidR="00B56AD6" w:rsidRPr="00E53EF7">
        <w:rPr>
          <w:rFonts w:ascii="Arial Narrow" w:hAnsi="Arial Narrow"/>
          <w:b/>
          <w:bCs/>
          <w:color w:val="000000" w:themeColor="text1"/>
          <w:sz w:val="24"/>
          <w:szCs w:val="24"/>
        </w:rPr>
        <w:br/>
      </w:r>
      <w:r w:rsidR="00834153" w:rsidRPr="00E53EF7">
        <w:rPr>
          <w:rFonts w:ascii="Arial Narrow" w:hAnsi="Arial Narrow"/>
          <w:b/>
          <w:bCs/>
          <w:color w:val="000000" w:themeColor="text1"/>
          <w:sz w:val="24"/>
          <w:szCs w:val="24"/>
        </w:rPr>
        <w:tab/>
      </w:r>
      <w:bookmarkEnd w:id="97"/>
      <w:r w:rsidRPr="00E53EF7">
        <w:rPr>
          <w:rFonts w:ascii="Arial Narrow" w:hAnsi="Arial Narrow"/>
          <w:i/>
          <w:iCs/>
          <w:color w:val="000000" w:themeColor="text1"/>
          <w:sz w:val="24"/>
          <w:szCs w:val="24"/>
        </w:rPr>
        <w:t>Desk Unit for Faculty Personnels</w:t>
      </w:r>
    </w:p>
    <w:p w14:paraId="7E11997A" w14:textId="395DF827" w:rsidR="00B40B70" w:rsidRDefault="00B40B70" w:rsidP="00B40B70"/>
    <w:p w14:paraId="41ED8517" w14:textId="3A40D24B" w:rsidR="004200EC" w:rsidRDefault="004200EC" w:rsidP="00B40B70"/>
    <w:p w14:paraId="321959D1" w14:textId="77777777" w:rsidR="004200EC" w:rsidRDefault="004200EC" w:rsidP="00B40B70"/>
    <w:p w14:paraId="78A479DE" w14:textId="77777777" w:rsidR="004200EC" w:rsidRDefault="004200EC" w:rsidP="00B40B70"/>
    <w:p w14:paraId="46C88F27" w14:textId="77777777" w:rsidR="004200EC" w:rsidRDefault="004200EC" w:rsidP="00B40B70"/>
    <w:p w14:paraId="0BC5411F" w14:textId="77777777" w:rsidR="004200EC" w:rsidRDefault="004200EC" w:rsidP="00B40B70"/>
    <w:p w14:paraId="5FB118DC" w14:textId="77777777" w:rsidR="004200EC" w:rsidRDefault="004200EC" w:rsidP="00B40B70"/>
    <w:p w14:paraId="11CC61AD" w14:textId="77777777" w:rsidR="004200EC" w:rsidRDefault="004200EC" w:rsidP="00B40B70"/>
    <w:p w14:paraId="474642CA" w14:textId="77777777" w:rsidR="004200EC" w:rsidRDefault="004200EC" w:rsidP="00E146F7">
      <w:pPr>
        <w:spacing w:line="480" w:lineRule="auto"/>
        <w:jc w:val="both"/>
      </w:pPr>
    </w:p>
    <w:p w14:paraId="090D4863" w14:textId="77777777" w:rsidR="00E53EF7" w:rsidRDefault="00E53EF7" w:rsidP="00E53EF7">
      <w:pPr>
        <w:pStyle w:val="Heading3"/>
        <w:spacing w:line="480" w:lineRule="auto"/>
        <w:ind w:firstLine="720"/>
        <w:jc w:val="both"/>
        <w:rPr>
          <w:rFonts w:ascii="Arial Narrow" w:eastAsiaTheme="minorHAnsi" w:hAnsi="Arial Narrow" w:cstheme="minorBidi"/>
          <w:color w:val="auto"/>
          <w:sz w:val="24"/>
          <w:szCs w:val="24"/>
        </w:rPr>
      </w:pPr>
      <w:bookmarkStart w:id="98" w:name="_Toc199771397"/>
      <w:r w:rsidRPr="00E53EF7">
        <w:rPr>
          <w:rFonts w:ascii="Arial Narrow" w:eastAsiaTheme="minorHAnsi" w:hAnsi="Arial Narrow" w:cstheme="minorBidi"/>
          <w:color w:val="auto"/>
          <w:sz w:val="24"/>
          <w:szCs w:val="24"/>
        </w:rPr>
        <w:t>Figure 6 presents the faculty-side desk unit equipped with an ESP32 microcontroller and a 2.4" TFT screen. This device displays consultation requests sent from the central terminal in real-time. It also detects Bluetooth Low Energy (BLE) signals from a separate beacon, allowing the system to determine the faculty member's presence and update their availability status accordingly.</w:t>
      </w:r>
    </w:p>
    <w:p w14:paraId="6ADCC655" w14:textId="0BEA54BD" w:rsidR="00DA70E9" w:rsidRPr="00E53EF7" w:rsidRDefault="00F44F53" w:rsidP="002B45B1">
      <w:pPr>
        <w:pStyle w:val="Style3"/>
      </w:pPr>
      <w:bookmarkStart w:id="99" w:name="_Hlk199915177"/>
      <w:bookmarkEnd w:id="98"/>
      <w:r w:rsidRPr="00E53EF7">
        <w:t>Creation of ConsultEase Graphical User Interface (GUI)</w:t>
      </w:r>
      <w:bookmarkEnd w:id="99"/>
    </w:p>
    <w:p w14:paraId="76263756" w14:textId="2D5A5EB4" w:rsidR="00E62F50" w:rsidRPr="00E53EF7" w:rsidRDefault="00B63F14" w:rsidP="00B63F14">
      <w:pPr>
        <w:pStyle w:val="Caption"/>
        <w:spacing w:line="360" w:lineRule="auto"/>
        <w:ind w:left="720"/>
        <w:rPr>
          <w:rFonts w:ascii="Arial Narrow" w:hAnsi="Arial Narrow"/>
          <w:b/>
          <w:bCs/>
          <w:i w:val="0"/>
          <w:iCs w:val="0"/>
          <w:sz w:val="24"/>
          <w:szCs w:val="24"/>
        </w:rPr>
      </w:pPr>
      <w:bookmarkStart w:id="100" w:name="_Toc199768573"/>
      <w:r w:rsidRPr="00E53EF7">
        <w:rPr>
          <w:rFonts w:ascii="Arial Narrow" w:hAnsi="Arial Narrow"/>
          <w:b/>
          <w:bCs/>
          <w:i w:val="0"/>
          <w:iCs w:val="0"/>
          <w:color w:val="auto"/>
          <w:sz w:val="24"/>
          <w:szCs w:val="24"/>
        </w:rPr>
        <w:t xml:space="preserve">Figure </w:t>
      </w:r>
      <w:r w:rsidR="00E146F7" w:rsidRPr="00E53EF7">
        <w:rPr>
          <w:rFonts w:ascii="Arial Narrow" w:hAnsi="Arial Narrow"/>
          <w:b/>
          <w:bCs/>
          <w:i w:val="0"/>
          <w:iCs w:val="0"/>
          <w:color w:val="auto"/>
          <w:sz w:val="24"/>
          <w:szCs w:val="24"/>
        </w:rPr>
        <w:t>7</w:t>
      </w:r>
      <w:r w:rsidRPr="00E53EF7">
        <w:rPr>
          <w:rFonts w:ascii="Arial Narrow" w:hAnsi="Arial Narrow"/>
          <w:b/>
          <w:bCs/>
          <w:color w:val="auto"/>
          <w:sz w:val="24"/>
          <w:szCs w:val="24"/>
        </w:rPr>
        <w:br/>
      </w:r>
      <w:bookmarkEnd w:id="100"/>
      <w:r w:rsidR="00F44F53" w:rsidRPr="00E53EF7">
        <w:rPr>
          <w:rFonts w:ascii="Arial Narrow" w:hAnsi="Arial Narrow"/>
          <w:color w:val="auto"/>
          <w:sz w:val="24"/>
          <w:szCs w:val="24"/>
        </w:rPr>
        <w:t>ConsultEase Graphical User Interface</w:t>
      </w:r>
    </w:p>
    <w:p w14:paraId="3DEA7DFE" w14:textId="591C183F" w:rsidR="00927112" w:rsidRDefault="00F44F53" w:rsidP="00927112">
      <w:r>
        <w:rPr>
          <w:noProof/>
        </w:rPr>
        <w:drawing>
          <wp:anchor distT="0" distB="0" distL="114300" distR="114300" simplePos="0" relativeHeight="251658243" behindDoc="0" locked="0" layoutInCell="1" allowOverlap="1" wp14:anchorId="43CAD8D9" wp14:editId="66A2C9F1">
            <wp:simplePos x="0" y="0"/>
            <wp:positionH relativeFrom="column">
              <wp:posOffset>487680</wp:posOffset>
            </wp:positionH>
            <wp:positionV relativeFrom="paragraph">
              <wp:posOffset>8255</wp:posOffset>
            </wp:positionV>
            <wp:extent cx="2080260" cy="2369820"/>
            <wp:effectExtent l="0" t="0" r="0" b="0"/>
            <wp:wrapThrough wrapText="bothSides">
              <wp:wrapPolygon edited="0">
                <wp:start x="0" y="0"/>
                <wp:lineTo x="0" y="21357"/>
                <wp:lineTo x="21363" y="21357"/>
                <wp:lineTo x="21363" y="0"/>
                <wp:lineTo x="0" y="0"/>
              </wp:wrapPolygon>
            </wp:wrapThrough>
            <wp:docPr id="179796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749" name="Picture 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0260" cy="2369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1F2081AF" wp14:editId="28FF5669">
            <wp:simplePos x="0" y="0"/>
            <wp:positionH relativeFrom="column">
              <wp:posOffset>2651760</wp:posOffset>
            </wp:positionH>
            <wp:positionV relativeFrom="paragraph">
              <wp:posOffset>8255</wp:posOffset>
            </wp:positionV>
            <wp:extent cx="1965960" cy="2369820"/>
            <wp:effectExtent l="0" t="0" r="0" b="0"/>
            <wp:wrapThrough wrapText="bothSides">
              <wp:wrapPolygon edited="0">
                <wp:start x="0" y="0"/>
                <wp:lineTo x="0" y="21357"/>
                <wp:lineTo x="21349" y="21357"/>
                <wp:lineTo x="21349" y="0"/>
                <wp:lineTo x="0" y="0"/>
              </wp:wrapPolygon>
            </wp:wrapThrough>
            <wp:docPr id="383908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170" name="Picture 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2369820"/>
                    </a:xfrm>
                    <a:prstGeom prst="rect">
                      <a:avLst/>
                    </a:prstGeom>
                  </pic:spPr>
                </pic:pic>
              </a:graphicData>
            </a:graphic>
            <wp14:sizeRelH relativeFrom="page">
              <wp14:pctWidth>0</wp14:pctWidth>
            </wp14:sizeRelH>
            <wp14:sizeRelV relativeFrom="page">
              <wp14:pctHeight>0</wp14:pctHeight>
            </wp14:sizeRelV>
          </wp:anchor>
        </w:drawing>
      </w:r>
    </w:p>
    <w:p w14:paraId="07EE0584" w14:textId="477BF15C" w:rsidR="00927112" w:rsidRDefault="00927112" w:rsidP="00927112"/>
    <w:p w14:paraId="75E75354" w14:textId="524F10DC" w:rsidR="00927112" w:rsidRDefault="00927112" w:rsidP="00927112"/>
    <w:p w14:paraId="4BA46293" w14:textId="1EFED018" w:rsidR="00927112" w:rsidRDefault="00927112" w:rsidP="00927112"/>
    <w:p w14:paraId="4150C219" w14:textId="1B8B7452" w:rsidR="00927112" w:rsidRDefault="00927112" w:rsidP="00927112"/>
    <w:p w14:paraId="51026CCA" w14:textId="77777777" w:rsidR="00927112" w:rsidRDefault="00927112" w:rsidP="00927112"/>
    <w:p w14:paraId="5D9D9B70" w14:textId="77777777" w:rsidR="00927112" w:rsidRDefault="00927112" w:rsidP="00927112"/>
    <w:p w14:paraId="5C01DB02" w14:textId="77777777" w:rsidR="00927112" w:rsidRDefault="00927112" w:rsidP="00927112"/>
    <w:p w14:paraId="59C334CA" w14:textId="77777777" w:rsidR="00927112" w:rsidRDefault="00927112" w:rsidP="00927112"/>
    <w:p w14:paraId="57804FA2" w14:textId="3CB9B38F" w:rsidR="00F44F53" w:rsidRPr="00E53EF7" w:rsidRDefault="00F44F53" w:rsidP="00E53EF7">
      <w:pPr>
        <w:spacing w:line="480" w:lineRule="auto"/>
        <w:ind w:firstLine="720"/>
        <w:jc w:val="both"/>
        <w:rPr>
          <w:rFonts w:ascii="Arial Narrow" w:hAnsi="Arial Narrow"/>
          <w:sz w:val="24"/>
          <w:szCs w:val="24"/>
          <w:lang w:val="en-PH"/>
        </w:rPr>
      </w:pPr>
      <w:bookmarkStart w:id="101" w:name="_Hlk199722903"/>
      <w:r w:rsidRPr="00E53EF7">
        <w:rPr>
          <w:rFonts w:ascii="Arial Narrow" w:hAnsi="Arial Narrow"/>
          <w:sz w:val="24"/>
          <w:szCs w:val="24"/>
          <w:lang w:val="en-PH"/>
        </w:rPr>
        <w:t>Figure 7 showcases the PyQt5-based GUI of ConsultEase, designed for seamless student interaction. The interface includes the welcome page, professor list with real-time availability, and a message submission screen. Each element is optimized for touchscreen use, ensuring students can navigate, search for faculty, and submit messages with ease.</w:t>
      </w:r>
    </w:p>
    <w:p w14:paraId="45EABF2F" w14:textId="255938FF" w:rsidR="000625A1" w:rsidRPr="005F5562" w:rsidRDefault="00C6638D" w:rsidP="002B45B1">
      <w:pPr>
        <w:pStyle w:val="Style3"/>
      </w:pPr>
      <w:bookmarkStart w:id="102" w:name="_Toc199771398"/>
      <w:bookmarkEnd w:id="101"/>
      <w:r w:rsidRPr="005F5562">
        <w:t xml:space="preserve"> </w:t>
      </w:r>
      <w:bookmarkEnd w:id="102"/>
      <w:r w:rsidR="00F44F53">
        <w:t>Source Code</w:t>
      </w:r>
    </w:p>
    <w:p w14:paraId="121B622F" w14:textId="74D3145E" w:rsidR="003A3C6B" w:rsidRPr="00B63F14" w:rsidRDefault="00E53EF7" w:rsidP="00B63F14">
      <w:pPr>
        <w:pStyle w:val="Caption"/>
        <w:spacing w:line="360" w:lineRule="auto"/>
        <w:rPr>
          <w:rFonts w:ascii="Arial Narrow" w:hAnsi="Arial Narrow"/>
          <w:color w:val="auto"/>
          <w:sz w:val="24"/>
          <w:szCs w:val="24"/>
        </w:rPr>
      </w:pPr>
      <w:r>
        <w:rPr>
          <w:noProof/>
        </w:rPr>
        <w:drawing>
          <wp:anchor distT="0" distB="0" distL="114300" distR="114300" simplePos="0" relativeHeight="251658246" behindDoc="0" locked="0" layoutInCell="1" allowOverlap="1" wp14:anchorId="3D4ECD08" wp14:editId="14118B05">
            <wp:simplePos x="0" y="0"/>
            <wp:positionH relativeFrom="column">
              <wp:posOffset>2956560</wp:posOffset>
            </wp:positionH>
            <wp:positionV relativeFrom="paragraph">
              <wp:posOffset>534035</wp:posOffset>
            </wp:positionV>
            <wp:extent cx="2409825" cy="2609850"/>
            <wp:effectExtent l="0" t="0" r="9525" b="0"/>
            <wp:wrapThrough wrapText="bothSides">
              <wp:wrapPolygon edited="0">
                <wp:start x="0" y="0"/>
                <wp:lineTo x="0" y="21442"/>
                <wp:lineTo x="21515" y="21442"/>
                <wp:lineTo x="21515" y="0"/>
                <wp:lineTo x="0" y="0"/>
              </wp:wrapPolygon>
            </wp:wrapThrough>
            <wp:docPr id="20125157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5746" name="Picture 19" descr="A screenshot of a computer&#10;&#10;AI-generated content may be incorrect."/>
                    <pic:cNvPicPr/>
                  </pic:nvPicPr>
                  <pic:blipFill rotWithShape="1">
                    <a:blip r:embed="rId27" cstate="print">
                      <a:extLst>
                        <a:ext uri="{28A0092B-C50C-407E-A947-70E740481C1C}">
                          <a14:useLocalDpi xmlns:a14="http://schemas.microsoft.com/office/drawing/2010/main" val="0"/>
                        </a:ext>
                      </a:extLst>
                    </a:blip>
                    <a:srcRect r="50606"/>
                    <a:stretch/>
                  </pic:blipFill>
                  <pic:spPr bwMode="auto">
                    <a:xfrm>
                      <a:off x="0" y="0"/>
                      <a:ext cx="240982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793F8564" wp14:editId="358A3D90">
            <wp:simplePos x="0" y="0"/>
            <wp:positionH relativeFrom="column">
              <wp:posOffset>487680</wp:posOffset>
            </wp:positionH>
            <wp:positionV relativeFrom="paragraph">
              <wp:posOffset>539115</wp:posOffset>
            </wp:positionV>
            <wp:extent cx="2409825" cy="2602230"/>
            <wp:effectExtent l="0" t="0" r="9525" b="7620"/>
            <wp:wrapThrough wrapText="bothSides">
              <wp:wrapPolygon edited="0">
                <wp:start x="0" y="0"/>
                <wp:lineTo x="0" y="21505"/>
                <wp:lineTo x="21515" y="21505"/>
                <wp:lineTo x="21515" y="0"/>
                <wp:lineTo x="0" y="0"/>
              </wp:wrapPolygon>
            </wp:wrapThrough>
            <wp:docPr id="454150043" name="Picture 1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0043" name="Picture 18" descr="A screen shot of a computer&#10;&#10;AI-generated content may be incorrect."/>
                    <pic:cNvPicPr/>
                  </pic:nvPicPr>
                  <pic:blipFill rotWithShape="1">
                    <a:blip r:embed="rId28" cstate="print">
                      <a:extLst>
                        <a:ext uri="{28A0092B-C50C-407E-A947-70E740481C1C}">
                          <a14:useLocalDpi xmlns:a14="http://schemas.microsoft.com/office/drawing/2010/main" val="0"/>
                        </a:ext>
                      </a:extLst>
                    </a:blip>
                    <a:srcRect r="53419"/>
                    <a:stretch/>
                  </pic:blipFill>
                  <pic:spPr bwMode="auto">
                    <a:xfrm>
                      <a:off x="0" y="0"/>
                      <a:ext cx="2409825" cy="2602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F14">
        <w:tab/>
      </w:r>
      <w:bookmarkStart w:id="103" w:name="_Toc199768574"/>
      <w:r w:rsidR="00B63F14" w:rsidRPr="00B63F14">
        <w:rPr>
          <w:rFonts w:ascii="Arial Narrow" w:hAnsi="Arial Narrow"/>
          <w:b/>
          <w:bCs/>
          <w:i w:val="0"/>
          <w:iCs w:val="0"/>
          <w:color w:val="auto"/>
          <w:sz w:val="24"/>
          <w:szCs w:val="24"/>
        </w:rPr>
        <w:t xml:space="preserve">Figure </w:t>
      </w:r>
      <w:r w:rsidR="00F44F53">
        <w:rPr>
          <w:rFonts w:ascii="Arial Narrow" w:hAnsi="Arial Narrow"/>
          <w:b/>
          <w:bCs/>
          <w:i w:val="0"/>
          <w:iCs w:val="0"/>
          <w:color w:val="auto"/>
          <w:sz w:val="24"/>
          <w:szCs w:val="24"/>
        </w:rPr>
        <w:t>8</w:t>
      </w:r>
      <w:r w:rsidR="00B63F14" w:rsidRPr="00B63F14">
        <w:rPr>
          <w:rFonts w:ascii="Arial Narrow" w:hAnsi="Arial Narrow"/>
          <w:b/>
          <w:bCs/>
          <w:i w:val="0"/>
          <w:iCs w:val="0"/>
          <w:color w:val="auto"/>
          <w:sz w:val="24"/>
          <w:szCs w:val="24"/>
        </w:rPr>
        <w:br/>
      </w:r>
      <w:r w:rsidR="00B63F14" w:rsidRPr="00B63F14">
        <w:rPr>
          <w:rFonts w:ascii="Arial Narrow" w:hAnsi="Arial Narrow"/>
          <w:b/>
          <w:bCs/>
          <w:i w:val="0"/>
          <w:iCs w:val="0"/>
          <w:color w:val="auto"/>
          <w:sz w:val="24"/>
          <w:szCs w:val="24"/>
        </w:rPr>
        <w:tab/>
      </w:r>
      <w:bookmarkEnd w:id="103"/>
      <w:r w:rsidR="00F44F53">
        <w:rPr>
          <w:rFonts w:ascii="Arial Narrow" w:hAnsi="Arial Narrow"/>
          <w:color w:val="auto"/>
          <w:sz w:val="24"/>
          <w:szCs w:val="24"/>
        </w:rPr>
        <w:t>ConsultEase Source Code</w:t>
      </w:r>
    </w:p>
    <w:p w14:paraId="017F188B" w14:textId="55C58FFE" w:rsidR="008F40AD" w:rsidRDefault="008F40AD" w:rsidP="003A3C6B"/>
    <w:p w14:paraId="711EBB96" w14:textId="77777777" w:rsidR="008F40AD" w:rsidRDefault="008F40AD" w:rsidP="003A3C6B"/>
    <w:p w14:paraId="1770F7EB" w14:textId="6169A0FF" w:rsidR="00F44F53" w:rsidRPr="00E53EF7" w:rsidRDefault="00F44F53" w:rsidP="00F44F53">
      <w:pPr>
        <w:spacing w:line="480" w:lineRule="auto"/>
        <w:ind w:firstLine="720"/>
        <w:jc w:val="both"/>
        <w:rPr>
          <w:rFonts w:ascii="Arial Narrow" w:hAnsi="Arial Narrow"/>
          <w:sz w:val="24"/>
          <w:szCs w:val="24"/>
        </w:rPr>
      </w:pPr>
      <w:r w:rsidRPr="00E53EF7">
        <w:rPr>
          <w:rFonts w:ascii="Arial Narrow" w:hAnsi="Arial Narrow"/>
          <w:sz w:val="24"/>
          <w:szCs w:val="24"/>
        </w:rPr>
        <w:t>Figure 8 presents a portion of the ConsultEase system’s source code. It includes key libraries and modules that enable the core functionalities such as graphical interface rendering, hardware interaction, data communication, and system control. This source code serves as the foundation for integrating all components—ensuring seamless operation between the user interface, database, and connected devices.</w:t>
      </w:r>
    </w:p>
    <w:p w14:paraId="77940591" w14:textId="0A640347" w:rsidR="0088160D" w:rsidRPr="003A3C6B" w:rsidRDefault="0088160D" w:rsidP="003A3C6B"/>
    <w:p w14:paraId="1E29B260" w14:textId="5CA9101F" w:rsidR="00DB0102" w:rsidRPr="005F5562" w:rsidRDefault="00F44F53" w:rsidP="002B45B1">
      <w:pPr>
        <w:pStyle w:val="Style3"/>
      </w:pPr>
      <w:r>
        <w:t>The Device’s Case</w:t>
      </w:r>
    </w:p>
    <w:p w14:paraId="1DD58DC6" w14:textId="2777ABF5" w:rsidR="0BB64802" w:rsidRPr="00B63F14" w:rsidRDefault="00F44F53" w:rsidP="00B63F14">
      <w:pPr>
        <w:pStyle w:val="Caption"/>
        <w:spacing w:line="360" w:lineRule="auto"/>
        <w:rPr>
          <w:rFonts w:ascii="Arial Narrow" w:eastAsia="Arial Narrow" w:hAnsi="Arial Narrow" w:cs="Arial Narrow"/>
          <w:b/>
          <w:bCs/>
          <w:i w:val="0"/>
          <w:iCs w:val="0"/>
          <w:sz w:val="24"/>
          <w:szCs w:val="24"/>
        </w:rPr>
      </w:pPr>
      <w:r>
        <w:rPr>
          <w:noProof/>
        </w:rPr>
        <w:drawing>
          <wp:anchor distT="0" distB="0" distL="114300" distR="114300" simplePos="0" relativeHeight="251658248" behindDoc="0" locked="0" layoutInCell="1" allowOverlap="1" wp14:anchorId="1E12F98E" wp14:editId="419BE0F2">
            <wp:simplePos x="0" y="0"/>
            <wp:positionH relativeFrom="column">
              <wp:posOffset>2640330</wp:posOffset>
            </wp:positionH>
            <wp:positionV relativeFrom="paragraph">
              <wp:posOffset>652145</wp:posOffset>
            </wp:positionV>
            <wp:extent cx="2285529" cy="1902248"/>
            <wp:effectExtent l="0" t="0" r="635" b="3175"/>
            <wp:wrapThrough wrapText="bothSides">
              <wp:wrapPolygon edited="0">
                <wp:start x="0" y="0"/>
                <wp:lineTo x="0" y="21420"/>
                <wp:lineTo x="21426" y="21420"/>
                <wp:lineTo x="21426" y="0"/>
                <wp:lineTo x="0" y="0"/>
              </wp:wrapPolygon>
            </wp:wrapThrough>
            <wp:docPr id="108012914" name="Picture 1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914" name="Picture 16" descr="A computer screen shot of a computer&#10;&#10;AI-generated content may be incorrect."/>
                    <pic:cNvPicPr/>
                  </pic:nvPicPr>
                  <pic:blipFill rotWithShape="1">
                    <a:blip r:embed="rId29" cstate="print">
                      <a:extLst>
                        <a:ext uri="{28A0092B-C50C-407E-A947-70E740481C1C}">
                          <a14:useLocalDpi xmlns:a14="http://schemas.microsoft.com/office/drawing/2010/main" val="0"/>
                        </a:ext>
                      </a:extLst>
                    </a:blip>
                    <a:srcRect l="40114" t="21321" r="18571" b="17545"/>
                    <a:stretch/>
                  </pic:blipFill>
                  <pic:spPr bwMode="auto">
                    <a:xfrm>
                      <a:off x="0" y="0"/>
                      <a:ext cx="2285529" cy="19022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F14" w:rsidRPr="00B63F14">
        <w:rPr>
          <w:i w:val="0"/>
          <w:iCs w:val="0"/>
        </w:rPr>
        <w:tab/>
      </w:r>
      <w:bookmarkStart w:id="104" w:name="_Toc199768575"/>
      <w:r w:rsidR="00B63F14" w:rsidRPr="00B63F14">
        <w:rPr>
          <w:rFonts w:ascii="Arial Narrow" w:hAnsi="Arial Narrow"/>
          <w:b/>
          <w:bCs/>
          <w:i w:val="0"/>
          <w:iCs w:val="0"/>
          <w:color w:val="auto"/>
          <w:sz w:val="24"/>
          <w:szCs w:val="24"/>
        </w:rPr>
        <w:t xml:space="preserve">Figure </w:t>
      </w:r>
      <w:r>
        <w:rPr>
          <w:rFonts w:ascii="Arial Narrow" w:hAnsi="Arial Narrow"/>
          <w:b/>
          <w:bCs/>
          <w:i w:val="0"/>
          <w:iCs w:val="0"/>
          <w:color w:val="auto"/>
          <w:sz w:val="24"/>
          <w:szCs w:val="24"/>
        </w:rPr>
        <w:t>9</w:t>
      </w:r>
      <w:r w:rsidR="00B63F14" w:rsidRPr="00B63F14">
        <w:rPr>
          <w:rFonts w:ascii="Arial Narrow" w:hAnsi="Arial Narrow"/>
          <w:b/>
          <w:bCs/>
          <w:color w:val="auto"/>
          <w:sz w:val="24"/>
          <w:szCs w:val="24"/>
        </w:rPr>
        <w:t xml:space="preserve"> </w:t>
      </w:r>
      <w:r w:rsidR="00B63F14" w:rsidRPr="00B63F14">
        <w:rPr>
          <w:rFonts w:ascii="Arial Narrow" w:hAnsi="Arial Narrow"/>
          <w:b/>
          <w:bCs/>
          <w:color w:val="auto"/>
          <w:sz w:val="24"/>
          <w:szCs w:val="24"/>
        </w:rPr>
        <w:br/>
      </w:r>
      <w:r w:rsidR="00B63F14" w:rsidRPr="00B63F14">
        <w:rPr>
          <w:rFonts w:ascii="Arial Narrow" w:hAnsi="Arial Narrow"/>
          <w:color w:val="auto"/>
          <w:sz w:val="24"/>
          <w:szCs w:val="24"/>
        </w:rPr>
        <w:tab/>
      </w:r>
      <w:bookmarkEnd w:id="104"/>
      <w:r w:rsidRPr="00C27916">
        <w:rPr>
          <w:rFonts w:ascii="Arial Narrow" w:hAnsi="Arial Narrow"/>
          <w:color w:val="auto"/>
          <w:sz w:val="24"/>
          <w:szCs w:val="24"/>
          <w:lang w:val="en-PH"/>
        </w:rPr>
        <w:t>3D Model of ConsultEase Device Case</w:t>
      </w:r>
    </w:p>
    <w:p w14:paraId="033F68EE" w14:textId="72404A84" w:rsidR="32576A9B" w:rsidRDefault="00F44F53" w:rsidP="009C51C4">
      <w:pPr>
        <w:jc w:val="right"/>
      </w:pPr>
      <w:r>
        <w:rPr>
          <w:noProof/>
        </w:rPr>
        <w:drawing>
          <wp:anchor distT="0" distB="0" distL="114300" distR="114300" simplePos="0" relativeHeight="251658247" behindDoc="0" locked="0" layoutInCell="1" allowOverlap="1" wp14:anchorId="206C6D10" wp14:editId="289A46D3">
            <wp:simplePos x="0" y="0"/>
            <wp:positionH relativeFrom="column">
              <wp:posOffset>281940</wp:posOffset>
            </wp:positionH>
            <wp:positionV relativeFrom="paragraph">
              <wp:posOffset>-1270</wp:posOffset>
            </wp:positionV>
            <wp:extent cx="2359660" cy="1901825"/>
            <wp:effectExtent l="0" t="0" r="2540" b="3175"/>
            <wp:wrapThrough wrapText="bothSides">
              <wp:wrapPolygon edited="0">
                <wp:start x="0" y="0"/>
                <wp:lineTo x="0" y="21420"/>
                <wp:lineTo x="21449" y="21420"/>
                <wp:lineTo x="21449" y="0"/>
                <wp:lineTo x="0" y="0"/>
              </wp:wrapPolygon>
            </wp:wrapThrough>
            <wp:docPr id="1432432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2092" name="Picture 14324320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9660" cy="1901825"/>
                    </a:xfrm>
                    <a:prstGeom prst="rect">
                      <a:avLst/>
                    </a:prstGeom>
                  </pic:spPr>
                </pic:pic>
              </a:graphicData>
            </a:graphic>
            <wp14:sizeRelH relativeFrom="page">
              <wp14:pctWidth>0</wp14:pctWidth>
            </wp14:sizeRelH>
            <wp14:sizeRelV relativeFrom="page">
              <wp14:pctHeight>0</wp14:pctHeight>
            </wp14:sizeRelV>
          </wp:anchor>
        </w:drawing>
      </w:r>
    </w:p>
    <w:p w14:paraId="3F0A6761" w14:textId="352833E4" w:rsidR="32576A9B" w:rsidRDefault="32576A9B" w:rsidP="07751694">
      <w:pPr>
        <w:pStyle w:val="Heading5"/>
        <w:rPr>
          <w:rFonts w:ascii="Arial Narrow" w:hAnsi="Arial Narrow"/>
          <w:b/>
          <w:i/>
          <w:color w:val="auto"/>
          <w:sz w:val="24"/>
          <w:szCs w:val="24"/>
        </w:rPr>
      </w:pPr>
    </w:p>
    <w:p w14:paraId="674D3339" w14:textId="55351E49" w:rsidR="00406D7E" w:rsidRDefault="00406D7E" w:rsidP="32576A9B"/>
    <w:p w14:paraId="207F9212" w14:textId="747B2A51" w:rsidR="009C51C4" w:rsidRDefault="009C51C4" w:rsidP="32576A9B">
      <w:pPr>
        <w:rPr>
          <w:noProof/>
        </w:rPr>
      </w:pPr>
    </w:p>
    <w:p w14:paraId="1CE7D3BD" w14:textId="2A52CA65" w:rsidR="001553EB" w:rsidRDefault="001553EB" w:rsidP="32576A9B">
      <w:pPr>
        <w:rPr>
          <w:noProof/>
        </w:rPr>
      </w:pPr>
    </w:p>
    <w:p w14:paraId="5A859163" w14:textId="2D05BC6E" w:rsidR="001553EB" w:rsidRDefault="001553EB" w:rsidP="32576A9B">
      <w:pPr>
        <w:rPr>
          <w:noProof/>
        </w:rPr>
      </w:pPr>
    </w:p>
    <w:p w14:paraId="55A82B29" w14:textId="4615FE67" w:rsidR="32576A9B" w:rsidRDefault="32576A9B" w:rsidP="32576A9B"/>
    <w:p w14:paraId="0781A9C2" w14:textId="6D48F24A" w:rsidR="07751694" w:rsidRDefault="07751694"/>
    <w:p w14:paraId="795721E4" w14:textId="28412F38" w:rsidR="00F2488D" w:rsidRPr="00E53EF7" w:rsidRDefault="00F44F53" w:rsidP="00F44F53">
      <w:pPr>
        <w:spacing w:line="480" w:lineRule="auto"/>
        <w:ind w:firstLine="720"/>
        <w:jc w:val="both"/>
        <w:rPr>
          <w:rFonts w:ascii="Arial Narrow" w:hAnsi="Arial Narrow"/>
          <w:sz w:val="24"/>
          <w:szCs w:val="24"/>
        </w:rPr>
      </w:pPr>
      <w:r w:rsidRPr="00E53EF7">
        <w:rPr>
          <w:rFonts w:ascii="Arial Narrow" w:hAnsi="Arial Narrow"/>
          <w:sz w:val="24"/>
          <w:szCs w:val="24"/>
          <w:lang w:val="en-PH"/>
        </w:rPr>
        <w:t>Figure 9 depicts the custom 3D-printed enclosures used for both the central terminal and faculty desk unit. The central terminal case features dedicated slots for the touchscreen, Raspberry Pi ventilation, and RFID reader placement, ensuring secure and functional integration. Meanwhile, the faculty desk unit case is designed to house the ESP32 microcontroller and 2.4" TFT screen, offering a compact and durable structure suited for office desks while protecting internal components.</w:t>
      </w:r>
    </w:p>
    <w:p w14:paraId="1B271647" w14:textId="3E963308" w:rsidR="00F44F53" w:rsidRPr="00F44F53" w:rsidRDefault="00F44F53" w:rsidP="00F44F53">
      <w:pPr>
        <w:spacing w:line="480" w:lineRule="auto"/>
        <w:ind w:firstLine="720"/>
        <w:jc w:val="both"/>
      </w:pPr>
    </w:p>
    <w:p w14:paraId="7F5C66B2" w14:textId="6ADF4BB2" w:rsidR="00F8383A" w:rsidRPr="00A95C34" w:rsidRDefault="0067131F" w:rsidP="004C585D">
      <w:pPr>
        <w:pStyle w:val="Style3"/>
      </w:pPr>
      <w:r w:rsidRPr="0067131F">
        <w:t>System Architecture Overview</w:t>
      </w:r>
    </w:p>
    <w:p w14:paraId="360D8229" w14:textId="2A6EDA49" w:rsidR="00C82765" w:rsidRDefault="00B63F14" w:rsidP="00C82765">
      <w:pPr>
        <w:pStyle w:val="Caption"/>
        <w:spacing w:after="0" w:line="360" w:lineRule="auto"/>
        <w:rPr>
          <w:rFonts w:ascii="Arial Narrow" w:hAnsi="Arial Narrow"/>
          <w:b/>
          <w:bCs/>
          <w:color w:val="auto"/>
          <w:sz w:val="24"/>
          <w:szCs w:val="24"/>
        </w:rPr>
      </w:pPr>
      <w:r>
        <w:tab/>
      </w:r>
      <w:bookmarkStart w:id="105" w:name="_Toc199768576"/>
      <w:r w:rsidRPr="00C82765">
        <w:rPr>
          <w:rFonts w:ascii="Arial Narrow" w:hAnsi="Arial Narrow"/>
          <w:b/>
          <w:bCs/>
          <w:i w:val="0"/>
          <w:iCs w:val="0"/>
          <w:color w:val="auto"/>
          <w:sz w:val="24"/>
          <w:szCs w:val="24"/>
        </w:rPr>
        <w:t xml:space="preserve">Figure </w:t>
      </w:r>
      <w:r w:rsidR="00F44F53">
        <w:rPr>
          <w:rFonts w:ascii="Arial Narrow" w:hAnsi="Arial Narrow"/>
          <w:b/>
          <w:bCs/>
          <w:i w:val="0"/>
          <w:iCs w:val="0"/>
          <w:color w:val="auto"/>
          <w:sz w:val="24"/>
          <w:szCs w:val="24"/>
        </w:rPr>
        <w:t>10</w:t>
      </w:r>
      <w:r w:rsidRPr="00B63F14">
        <w:rPr>
          <w:rFonts w:ascii="Arial Narrow" w:hAnsi="Arial Narrow"/>
          <w:b/>
          <w:bCs/>
          <w:color w:val="auto"/>
          <w:sz w:val="24"/>
          <w:szCs w:val="24"/>
        </w:rPr>
        <w:t xml:space="preserve"> </w:t>
      </w:r>
      <w:r w:rsidRPr="00B63F14">
        <w:rPr>
          <w:rFonts w:ascii="Arial Narrow" w:hAnsi="Arial Narrow"/>
          <w:b/>
          <w:bCs/>
          <w:color w:val="auto"/>
          <w:sz w:val="24"/>
          <w:szCs w:val="24"/>
        </w:rPr>
        <w:br/>
      </w:r>
      <w:r w:rsidRPr="00B63F14">
        <w:rPr>
          <w:rFonts w:ascii="Arial Narrow" w:hAnsi="Arial Narrow"/>
          <w:b/>
          <w:bCs/>
          <w:color w:val="auto"/>
          <w:sz w:val="24"/>
          <w:szCs w:val="24"/>
        </w:rPr>
        <w:tab/>
      </w:r>
      <w:bookmarkEnd w:id="105"/>
      <w:r w:rsidR="0067131F" w:rsidRPr="0067131F">
        <w:rPr>
          <w:rFonts w:ascii="Arial Narrow" w:hAnsi="Arial Narrow"/>
          <w:color w:val="auto"/>
          <w:sz w:val="24"/>
          <w:szCs w:val="24"/>
        </w:rPr>
        <w:t>ConsultEase System Architecture Diagram</w:t>
      </w:r>
    </w:p>
    <w:p w14:paraId="2E1DD7E6" w14:textId="79B8F59D" w:rsidR="00F2488D" w:rsidRPr="00B63F14" w:rsidRDefault="00E54E05" w:rsidP="00C82765">
      <w:pPr>
        <w:pStyle w:val="Caption"/>
        <w:spacing w:after="100" w:afterAutospacing="1" w:line="360" w:lineRule="auto"/>
        <w:rPr>
          <w:rFonts w:ascii="Arial Narrow" w:hAnsi="Arial Narrow"/>
          <w:b/>
          <w:bCs/>
          <w:color w:val="auto"/>
          <w:sz w:val="24"/>
          <w:szCs w:val="24"/>
        </w:rPr>
      </w:pPr>
      <w:r>
        <w:rPr>
          <w:noProof/>
        </w:rPr>
        <w:drawing>
          <wp:anchor distT="0" distB="0" distL="114300" distR="114300" simplePos="0" relativeHeight="251658262" behindDoc="0" locked="0" layoutInCell="1" allowOverlap="1" wp14:anchorId="6D1FBEB9" wp14:editId="22843EF8">
            <wp:simplePos x="0" y="0"/>
            <wp:positionH relativeFrom="column">
              <wp:posOffset>1188720</wp:posOffset>
            </wp:positionH>
            <wp:positionV relativeFrom="paragraph">
              <wp:posOffset>135255</wp:posOffset>
            </wp:positionV>
            <wp:extent cx="3215640" cy="4023360"/>
            <wp:effectExtent l="0" t="0" r="3810" b="0"/>
            <wp:wrapThrough wrapText="bothSides">
              <wp:wrapPolygon edited="0">
                <wp:start x="0" y="0"/>
                <wp:lineTo x="0" y="21477"/>
                <wp:lineTo x="21498" y="21477"/>
                <wp:lineTo x="21498" y="0"/>
                <wp:lineTo x="0" y="0"/>
              </wp:wrapPolygon>
            </wp:wrapThrough>
            <wp:docPr id="168719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3478" name="Picture 16871934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15640" cy="4023360"/>
                    </a:xfrm>
                    <a:prstGeom prst="rect">
                      <a:avLst/>
                    </a:prstGeom>
                  </pic:spPr>
                </pic:pic>
              </a:graphicData>
            </a:graphic>
            <wp14:sizeRelH relativeFrom="page">
              <wp14:pctWidth>0</wp14:pctWidth>
            </wp14:sizeRelH>
            <wp14:sizeRelV relativeFrom="page">
              <wp14:pctHeight>0</wp14:pctHeight>
            </wp14:sizeRelV>
          </wp:anchor>
        </w:drawing>
      </w:r>
    </w:p>
    <w:p w14:paraId="3129F8CD" w14:textId="327ECD8E" w:rsidR="00BF1AF7" w:rsidRDefault="00BF1AF7" w:rsidP="00F2488D"/>
    <w:p w14:paraId="0D90C8AA" w14:textId="2228D8AF" w:rsidR="00BF1AF7" w:rsidRDefault="00BF1AF7" w:rsidP="00F2488D"/>
    <w:p w14:paraId="642B19A6" w14:textId="2093EB74" w:rsidR="00BF1AF7" w:rsidRDefault="00BF1AF7" w:rsidP="00F2488D"/>
    <w:p w14:paraId="5A888FAF" w14:textId="77D64FE3" w:rsidR="00746E1A" w:rsidRPr="00746E1A" w:rsidRDefault="00746E1A" w:rsidP="00746E1A"/>
    <w:p w14:paraId="4CFADF32" w14:textId="2B79A932" w:rsidR="00BF1AF7" w:rsidRDefault="00BF1AF7" w:rsidP="00F2488D"/>
    <w:p w14:paraId="08ED6D45" w14:textId="77777777" w:rsidR="00F44F53" w:rsidRDefault="00AE1ECE" w:rsidP="00C82765">
      <w:pPr>
        <w:spacing w:before="480" w:line="480" w:lineRule="auto"/>
        <w:jc w:val="both"/>
      </w:pPr>
      <w:r>
        <w:tab/>
      </w:r>
    </w:p>
    <w:p w14:paraId="7C83E14E" w14:textId="77777777" w:rsidR="00F44F53" w:rsidRDefault="00F44F53" w:rsidP="00C82765">
      <w:pPr>
        <w:spacing w:before="480" w:line="480" w:lineRule="auto"/>
        <w:jc w:val="both"/>
      </w:pPr>
    </w:p>
    <w:p w14:paraId="1994FEE7" w14:textId="77777777" w:rsidR="00F44F53" w:rsidRDefault="00F44F53" w:rsidP="00C82765">
      <w:pPr>
        <w:spacing w:before="480" w:line="480" w:lineRule="auto"/>
        <w:jc w:val="both"/>
      </w:pPr>
    </w:p>
    <w:p w14:paraId="1D267D93" w14:textId="77777777" w:rsidR="00F44F53" w:rsidRDefault="00F44F53" w:rsidP="00C82765">
      <w:pPr>
        <w:spacing w:before="480" w:line="480" w:lineRule="auto"/>
        <w:jc w:val="both"/>
      </w:pPr>
    </w:p>
    <w:p w14:paraId="2440158A" w14:textId="29CA5FE2" w:rsidR="001A608B" w:rsidRDefault="00E54E05" w:rsidP="001A608B">
      <w:pPr>
        <w:spacing w:line="480" w:lineRule="auto"/>
        <w:ind w:firstLine="720"/>
        <w:jc w:val="both"/>
      </w:pPr>
      <w:bookmarkStart w:id="106" w:name="_Toc199771401"/>
      <w:r w:rsidRPr="00E54E05">
        <w:rPr>
          <w:rFonts w:ascii="Arial Narrow" w:hAnsi="Arial Narrow"/>
          <w:sz w:val="24"/>
          <w:szCs w:val="24"/>
        </w:rPr>
        <w:t>Figure 10 illustrates the comprehensive system architecture of ConsultEase, showcasing the seamless integration of hardware and software components to streamline student-faculty consultations. The process begins with students authenticating their identity using RFID, which is read by the RFID reader connected to a central Raspberry Pi 4 system. This central unit runs a PyQt5 interface and acts as the database manager, handling core operations such as student verification, logging consultation requests, and managing faculty data stored in a PostgreSQL database. Once authenticated, the Raspberry Pi communicates with an MQTT broker to enable real-time messaging between the central system and the distributed ESP32-based faculty desk units. These units, installed at each faculty desk, feature TFT displays and input buttons (Accept/Busy), allowing faculty members to interact with the system directly. Each faculty member carries a Bluetooth Low Energy (BLE) beacon, which is detected by the ESP32 units to verify their presence. This presence detection mechanism ensures that only available faculty members are listed for consultation, enhancing the system’s efficiency. Connectivity across all components is maintained via a WiFi network, ensuring synchronized data transmission and system updates. Additionally, an admin dashboard allows system administrators to monitor real-time system activity and manage faculty assignments, ensuring smooth operation and oversight. This architecture not only automates the consultation queue but also reduces administrative overhead and minimizes student wait times.</w:t>
      </w:r>
    </w:p>
    <w:bookmarkEnd w:id="106"/>
    <w:p w14:paraId="4057ED69" w14:textId="0FC42586" w:rsidR="00A95C34" w:rsidRPr="00A95C34" w:rsidRDefault="001A608B" w:rsidP="004C585D">
      <w:pPr>
        <w:pStyle w:val="Style3"/>
      </w:pPr>
      <w:r w:rsidRPr="001A608B">
        <w:t>Testing of the Device and Data Gathering with the Respondents</w:t>
      </w:r>
    </w:p>
    <w:p w14:paraId="0A3747BC" w14:textId="494F7D2F" w:rsidR="005830EF" w:rsidRDefault="00C82765" w:rsidP="00C82765">
      <w:pPr>
        <w:pStyle w:val="Caption"/>
        <w:spacing w:line="360" w:lineRule="auto"/>
        <w:rPr>
          <w:rFonts w:ascii="Arial Narrow" w:hAnsi="Arial Narrow"/>
          <w:color w:val="auto"/>
          <w:sz w:val="24"/>
          <w:szCs w:val="24"/>
        </w:rPr>
      </w:pPr>
      <w:r w:rsidRPr="00C82765">
        <w:rPr>
          <w:b/>
          <w:bCs/>
          <w:i w:val="0"/>
          <w:iCs w:val="0"/>
        </w:rPr>
        <w:tab/>
      </w:r>
      <w:bookmarkStart w:id="107" w:name="_Toc199768601"/>
      <w:r w:rsidR="001A608B">
        <w:rPr>
          <w:rFonts w:ascii="Arial Narrow" w:hAnsi="Arial Narrow"/>
          <w:b/>
          <w:bCs/>
          <w:i w:val="0"/>
          <w:iCs w:val="0"/>
          <w:color w:val="auto"/>
          <w:sz w:val="24"/>
          <w:szCs w:val="24"/>
        </w:rPr>
        <w:t>Figure 11</w:t>
      </w:r>
      <w:r w:rsidRPr="00C82765">
        <w:rPr>
          <w:rFonts w:ascii="Arial Narrow" w:hAnsi="Arial Narrow"/>
          <w:color w:val="auto"/>
          <w:sz w:val="24"/>
          <w:szCs w:val="24"/>
        </w:rPr>
        <w:br/>
        <w:t xml:space="preserve"> </w:t>
      </w:r>
      <w:r w:rsidRPr="00C82765">
        <w:rPr>
          <w:rFonts w:ascii="Arial Narrow" w:hAnsi="Arial Narrow"/>
          <w:color w:val="auto"/>
          <w:sz w:val="24"/>
          <w:szCs w:val="24"/>
        </w:rPr>
        <w:tab/>
      </w:r>
      <w:bookmarkEnd w:id="107"/>
      <w:r w:rsidR="001A608B">
        <w:rPr>
          <w:rFonts w:ascii="Arial Narrow" w:hAnsi="Arial Narrow"/>
          <w:color w:val="auto"/>
          <w:sz w:val="24"/>
          <w:szCs w:val="24"/>
        </w:rPr>
        <w:t>ConsultEase Testing and Data Gathering</w:t>
      </w:r>
    </w:p>
    <w:p w14:paraId="5D61B67C" w14:textId="72EFAEE9" w:rsidR="001A608B" w:rsidRPr="001A608B" w:rsidRDefault="001A608B" w:rsidP="001A608B"/>
    <w:p w14:paraId="1704BFE7" w14:textId="444587AF" w:rsidR="001A608B" w:rsidRPr="00E53EF7" w:rsidRDefault="001A608B" w:rsidP="001A608B">
      <w:pPr>
        <w:spacing w:line="480" w:lineRule="auto"/>
        <w:ind w:firstLine="720"/>
        <w:jc w:val="both"/>
        <w:rPr>
          <w:rFonts w:ascii="Arial Narrow" w:hAnsi="Arial Narrow"/>
          <w:sz w:val="24"/>
          <w:szCs w:val="24"/>
        </w:rPr>
      </w:pPr>
      <w:r w:rsidRPr="00E53EF7">
        <w:rPr>
          <w:noProof/>
          <w:sz w:val="24"/>
          <w:szCs w:val="24"/>
        </w:rPr>
        <w:drawing>
          <wp:anchor distT="0" distB="0" distL="114300" distR="114300" simplePos="0" relativeHeight="251658250" behindDoc="0" locked="0" layoutInCell="1" allowOverlap="1" wp14:anchorId="555C72A5" wp14:editId="00DE5117">
            <wp:simplePos x="0" y="0"/>
            <wp:positionH relativeFrom="column">
              <wp:posOffset>2941320</wp:posOffset>
            </wp:positionH>
            <wp:positionV relativeFrom="paragraph">
              <wp:posOffset>0</wp:posOffset>
            </wp:positionV>
            <wp:extent cx="2217420" cy="2265680"/>
            <wp:effectExtent l="0" t="0" r="0" b="1270"/>
            <wp:wrapThrough wrapText="bothSides">
              <wp:wrapPolygon edited="0">
                <wp:start x="0" y="0"/>
                <wp:lineTo x="0" y="21430"/>
                <wp:lineTo x="21340" y="21430"/>
                <wp:lineTo x="21340" y="0"/>
                <wp:lineTo x="0" y="0"/>
              </wp:wrapPolygon>
            </wp:wrapThrough>
            <wp:docPr id="671042803" name="Picture 20" descr="A group of men standing around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2803" name="Picture 20" descr="A group of men standing around a tabl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7420" cy="2265680"/>
                    </a:xfrm>
                    <a:prstGeom prst="rect">
                      <a:avLst/>
                    </a:prstGeom>
                  </pic:spPr>
                </pic:pic>
              </a:graphicData>
            </a:graphic>
            <wp14:sizeRelH relativeFrom="page">
              <wp14:pctWidth>0</wp14:pctWidth>
            </wp14:sizeRelH>
            <wp14:sizeRelV relativeFrom="page">
              <wp14:pctHeight>0</wp14:pctHeight>
            </wp14:sizeRelV>
          </wp:anchor>
        </w:drawing>
      </w:r>
      <w:r w:rsidRPr="00E53EF7">
        <w:rPr>
          <w:noProof/>
          <w:sz w:val="24"/>
          <w:szCs w:val="24"/>
        </w:rPr>
        <w:drawing>
          <wp:anchor distT="0" distB="0" distL="114300" distR="114300" simplePos="0" relativeHeight="251658249" behindDoc="0" locked="0" layoutInCell="1" allowOverlap="1" wp14:anchorId="14739B83" wp14:editId="3C12FBDA">
            <wp:simplePos x="0" y="0"/>
            <wp:positionH relativeFrom="column">
              <wp:posOffset>441960</wp:posOffset>
            </wp:positionH>
            <wp:positionV relativeFrom="paragraph">
              <wp:posOffset>0</wp:posOffset>
            </wp:positionV>
            <wp:extent cx="2441575" cy="2270760"/>
            <wp:effectExtent l="0" t="0" r="0" b="0"/>
            <wp:wrapThrough wrapText="bothSides">
              <wp:wrapPolygon edited="0">
                <wp:start x="0" y="0"/>
                <wp:lineTo x="0" y="21383"/>
                <wp:lineTo x="21403" y="21383"/>
                <wp:lineTo x="21403" y="0"/>
                <wp:lineTo x="0" y="0"/>
              </wp:wrapPolygon>
            </wp:wrapThrough>
            <wp:docPr id="1658411982" name="Picture 17" descr="A group of people working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1982" name="Picture 17" descr="A group of people working on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1575" cy="2270760"/>
                    </a:xfrm>
                    <a:prstGeom prst="rect">
                      <a:avLst/>
                    </a:prstGeom>
                  </pic:spPr>
                </pic:pic>
              </a:graphicData>
            </a:graphic>
            <wp14:sizeRelH relativeFrom="page">
              <wp14:pctWidth>0</wp14:pctWidth>
            </wp14:sizeRelH>
            <wp14:sizeRelV relativeFrom="page">
              <wp14:pctHeight>0</wp14:pctHeight>
            </wp14:sizeRelV>
          </wp:anchor>
        </w:drawing>
      </w:r>
      <w:r w:rsidRPr="00E53EF7">
        <w:rPr>
          <w:rFonts w:ascii="Arial Narrow" w:hAnsi="Arial Narrow"/>
          <w:sz w:val="24"/>
          <w:szCs w:val="24"/>
          <w:lang w:val="en-PH"/>
        </w:rPr>
        <w:t>Figure 11 illustrates the actual testing phase of the ConsultEase system, showing its deployment in a university setting. During the evaluation, selected participants interacted with the system to assess its functionality, usability, and performance. Feedback was collected using a structured survey based on the ISO 25010 quality model, providing insights for further refinement and validation of the system.</w:t>
      </w:r>
    </w:p>
    <w:p w14:paraId="2E4F0426" w14:textId="77777777" w:rsidR="00337D96" w:rsidRPr="00337D96" w:rsidRDefault="00337D96" w:rsidP="00337D96"/>
    <w:p w14:paraId="58A8B188" w14:textId="2FFDDFAA" w:rsidR="00173A61" w:rsidRPr="00A95C34" w:rsidRDefault="001A608B" w:rsidP="004C585D">
      <w:pPr>
        <w:pStyle w:val="Style3"/>
      </w:pPr>
      <w:bookmarkStart w:id="108" w:name="_Toc199771402"/>
      <w:r>
        <w:t>Hardware</w:t>
      </w:r>
      <w:r w:rsidR="00551BEB" w:rsidRPr="00A95C34">
        <w:t xml:space="preserve"> Integration</w:t>
      </w:r>
      <w:bookmarkEnd w:id="108"/>
    </w:p>
    <w:p w14:paraId="0301B2C2" w14:textId="0C46F58F" w:rsidR="00521037" w:rsidRPr="00C82765" w:rsidRDefault="00C82765" w:rsidP="00C82765">
      <w:pPr>
        <w:pStyle w:val="Caption"/>
        <w:spacing w:line="360" w:lineRule="auto"/>
        <w:rPr>
          <w:rFonts w:ascii="Arial Narrow" w:hAnsi="Arial Narrow"/>
          <w:b/>
          <w:bCs/>
          <w:i w:val="0"/>
          <w:iCs w:val="0"/>
          <w:color w:val="auto"/>
          <w:sz w:val="24"/>
          <w:szCs w:val="24"/>
        </w:rPr>
      </w:pPr>
      <w:r>
        <w:tab/>
      </w:r>
      <w:bookmarkStart w:id="109" w:name="_Toc199768602"/>
      <w:r w:rsidRPr="00C82765">
        <w:rPr>
          <w:rFonts w:ascii="Arial Narrow" w:hAnsi="Arial Narrow"/>
          <w:b/>
          <w:bCs/>
          <w:i w:val="0"/>
          <w:iCs w:val="0"/>
          <w:color w:val="auto"/>
          <w:sz w:val="24"/>
          <w:szCs w:val="24"/>
        </w:rPr>
        <w:t xml:space="preserve">Table </w:t>
      </w:r>
      <w:r w:rsidR="001A608B">
        <w:rPr>
          <w:rFonts w:ascii="Arial Narrow" w:hAnsi="Arial Narrow"/>
          <w:b/>
          <w:bCs/>
          <w:i w:val="0"/>
          <w:iCs w:val="0"/>
          <w:color w:val="auto"/>
          <w:sz w:val="24"/>
          <w:szCs w:val="24"/>
        </w:rPr>
        <w:t>4</w:t>
      </w:r>
      <w:r w:rsidRPr="00C82765">
        <w:rPr>
          <w:rFonts w:ascii="Arial Narrow" w:hAnsi="Arial Narrow"/>
          <w:b/>
          <w:bCs/>
          <w:color w:val="auto"/>
          <w:sz w:val="24"/>
          <w:szCs w:val="24"/>
        </w:rPr>
        <w:br/>
        <w:t xml:space="preserve"> </w:t>
      </w:r>
      <w:r w:rsidRPr="00C82765">
        <w:rPr>
          <w:rFonts w:ascii="Arial Narrow" w:hAnsi="Arial Narrow"/>
          <w:color w:val="auto"/>
          <w:sz w:val="24"/>
          <w:szCs w:val="24"/>
        </w:rPr>
        <w:tab/>
      </w:r>
      <w:bookmarkEnd w:id="109"/>
      <w:r w:rsidR="001A608B" w:rsidRPr="002D0B8E">
        <w:rPr>
          <w:rFonts w:ascii="Arial Narrow" w:hAnsi="Arial Narrow"/>
          <w:color w:val="auto"/>
          <w:sz w:val="24"/>
          <w:szCs w:val="24"/>
          <w:lang w:val="en-PH"/>
        </w:rPr>
        <w:t>Hardware Components of the ConsultEase System</w:t>
      </w:r>
    </w:p>
    <w:tbl>
      <w:tblPr>
        <w:tblStyle w:val="TableGrid"/>
        <w:tblW w:w="0" w:type="auto"/>
        <w:tblLook w:val="04A0" w:firstRow="1" w:lastRow="0" w:firstColumn="1" w:lastColumn="0" w:noHBand="0" w:noVBand="1"/>
      </w:tblPr>
      <w:tblGrid>
        <w:gridCol w:w="2765"/>
        <w:gridCol w:w="2765"/>
        <w:gridCol w:w="2766"/>
      </w:tblGrid>
      <w:tr w:rsidR="001A608B" w14:paraId="09F7A883" w14:textId="77777777" w:rsidTr="001A608B">
        <w:tc>
          <w:tcPr>
            <w:tcW w:w="2765" w:type="dxa"/>
          </w:tcPr>
          <w:p w14:paraId="0C493454" w14:textId="73BF55F9" w:rsidR="001A608B" w:rsidRDefault="001A608B" w:rsidP="001A608B">
            <w:pPr>
              <w:jc w:val="center"/>
              <w:rPr>
                <w:rFonts w:ascii="Arial Narrow" w:hAnsi="Arial Narrow"/>
                <w:sz w:val="24"/>
                <w:szCs w:val="24"/>
              </w:rPr>
            </w:pPr>
            <w:r>
              <w:rPr>
                <w:rFonts w:ascii="Arial Narrow" w:eastAsia="Arial Narrow" w:hAnsi="Arial Narrow" w:cs="Arial Narrow"/>
                <w:b/>
                <w:bCs/>
                <w:color w:val="000000" w:themeColor="text1"/>
                <w:sz w:val="24"/>
                <w:szCs w:val="24"/>
              </w:rPr>
              <w:t>Materials and Component</w:t>
            </w:r>
          </w:p>
        </w:tc>
        <w:tc>
          <w:tcPr>
            <w:tcW w:w="2765" w:type="dxa"/>
          </w:tcPr>
          <w:p w14:paraId="6F69224D" w14:textId="554876C5" w:rsidR="001A608B" w:rsidRDefault="001A608B" w:rsidP="001A608B">
            <w:pPr>
              <w:jc w:val="center"/>
              <w:rPr>
                <w:rFonts w:ascii="Arial Narrow" w:hAnsi="Arial Narrow"/>
                <w:sz w:val="24"/>
                <w:szCs w:val="24"/>
              </w:rPr>
            </w:pPr>
            <w:r>
              <w:rPr>
                <w:rFonts w:ascii="Arial Narrow" w:eastAsia="Arial Narrow" w:hAnsi="Arial Narrow" w:cs="Arial Narrow"/>
                <w:b/>
                <w:bCs/>
                <w:color w:val="000000" w:themeColor="text1"/>
                <w:sz w:val="24"/>
                <w:szCs w:val="24"/>
              </w:rPr>
              <w:t>Specification</w:t>
            </w:r>
          </w:p>
        </w:tc>
        <w:tc>
          <w:tcPr>
            <w:tcW w:w="2766" w:type="dxa"/>
          </w:tcPr>
          <w:p w14:paraId="2F55CF1F" w14:textId="11CBC2C8" w:rsidR="001A608B" w:rsidRDefault="001A608B" w:rsidP="001A608B">
            <w:pPr>
              <w:jc w:val="center"/>
              <w:rPr>
                <w:rFonts w:ascii="Arial Narrow" w:hAnsi="Arial Narrow"/>
                <w:sz w:val="24"/>
                <w:szCs w:val="24"/>
              </w:rPr>
            </w:pPr>
            <w:r>
              <w:rPr>
                <w:rFonts w:ascii="Arial Narrow" w:eastAsia="Arial Narrow" w:hAnsi="Arial Narrow" w:cs="Arial Narrow"/>
                <w:b/>
                <w:bCs/>
                <w:color w:val="000000" w:themeColor="text1"/>
                <w:sz w:val="24"/>
                <w:szCs w:val="24"/>
              </w:rPr>
              <w:t>Function in the System</w:t>
            </w:r>
          </w:p>
        </w:tc>
      </w:tr>
      <w:tr w:rsidR="001A608B" w14:paraId="5C0C5C90" w14:textId="77777777" w:rsidTr="001A608B">
        <w:tc>
          <w:tcPr>
            <w:tcW w:w="2765" w:type="dxa"/>
          </w:tcPr>
          <w:p w14:paraId="1225CEA0" w14:textId="6330EB02" w:rsidR="00BD40DE" w:rsidRDefault="00BD40DE" w:rsidP="006A649E">
            <w:pPr>
              <w:rPr>
                <w:rFonts w:ascii="Arial Narrow" w:hAnsi="Arial Narrow"/>
                <w:sz w:val="24"/>
                <w:szCs w:val="24"/>
              </w:rPr>
            </w:pPr>
            <w:r>
              <w:rPr>
                <w:noProof/>
              </w:rPr>
              <w:drawing>
                <wp:anchor distT="0" distB="0" distL="114300" distR="114300" simplePos="0" relativeHeight="251658251" behindDoc="0" locked="0" layoutInCell="1" allowOverlap="1" wp14:anchorId="758D1636" wp14:editId="7C4DBBAF">
                  <wp:simplePos x="0" y="0"/>
                  <wp:positionH relativeFrom="column">
                    <wp:posOffset>39370</wp:posOffset>
                  </wp:positionH>
                  <wp:positionV relativeFrom="paragraph">
                    <wp:posOffset>120015</wp:posOffset>
                  </wp:positionV>
                  <wp:extent cx="1562058" cy="1143000"/>
                  <wp:effectExtent l="0" t="0" r="635" b="0"/>
                  <wp:wrapNone/>
                  <wp:docPr id="1691231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1391" name="Picture 169123139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2058" cy="1143000"/>
                          </a:xfrm>
                          <a:prstGeom prst="rect">
                            <a:avLst/>
                          </a:prstGeom>
                        </pic:spPr>
                      </pic:pic>
                    </a:graphicData>
                  </a:graphic>
                  <wp14:sizeRelH relativeFrom="page">
                    <wp14:pctWidth>0</wp14:pctWidth>
                  </wp14:sizeRelH>
                  <wp14:sizeRelV relativeFrom="page">
                    <wp14:pctHeight>0</wp14:pctHeight>
                  </wp14:sizeRelV>
                </wp:anchor>
              </w:drawing>
            </w:r>
          </w:p>
          <w:p w14:paraId="3A01347B" w14:textId="77777777" w:rsidR="001A608B" w:rsidRDefault="001A608B" w:rsidP="006A649E">
            <w:pPr>
              <w:rPr>
                <w:rFonts w:ascii="Arial Narrow" w:hAnsi="Arial Narrow"/>
                <w:sz w:val="24"/>
                <w:szCs w:val="24"/>
              </w:rPr>
            </w:pPr>
          </w:p>
          <w:p w14:paraId="24D05514" w14:textId="77777777" w:rsidR="00BD40DE" w:rsidRDefault="00BD40DE" w:rsidP="006A649E">
            <w:pPr>
              <w:rPr>
                <w:rFonts w:ascii="Arial Narrow" w:hAnsi="Arial Narrow"/>
                <w:sz w:val="24"/>
                <w:szCs w:val="24"/>
              </w:rPr>
            </w:pPr>
          </w:p>
          <w:p w14:paraId="68237498" w14:textId="77777777" w:rsidR="00BD40DE" w:rsidRDefault="00BD40DE" w:rsidP="006A649E">
            <w:pPr>
              <w:rPr>
                <w:rFonts w:ascii="Arial Narrow" w:hAnsi="Arial Narrow"/>
                <w:sz w:val="24"/>
                <w:szCs w:val="24"/>
              </w:rPr>
            </w:pPr>
          </w:p>
          <w:p w14:paraId="42150BEF" w14:textId="77777777" w:rsidR="00BD40DE" w:rsidRDefault="00BD40DE" w:rsidP="006A649E">
            <w:pPr>
              <w:rPr>
                <w:rFonts w:ascii="Arial Narrow" w:hAnsi="Arial Narrow"/>
                <w:sz w:val="24"/>
                <w:szCs w:val="24"/>
              </w:rPr>
            </w:pPr>
          </w:p>
          <w:p w14:paraId="559511DA" w14:textId="77777777" w:rsidR="00BD40DE" w:rsidRDefault="00BD40DE" w:rsidP="006A649E">
            <w:pPr>
              <w:rPr>
                <w:rFonts w:ascii="Arial Narrow" w:hAnsi="Arial Narrow"/>
                <w:sz w:val="24"/>
                <w:szCs w:val="24"/>
              </w:rPr>
            </w:pPr>
          </w:p>
          <w:p w14:paraId="2BE6E9B1" w14:textId="77777777" w:rsidR="00BD40DE" w:rsidRDefault="00BD40DE" w:rsidP="006A649E">
            <w:pPr>
              <w:rPr>
                <w:rFonts w:ascii="Arial Narrow" w:hAnsi="Arial Narrow"/>
                <w:sz w:val="24"/>
                <w:szCs w:val="24"/>
              </w:rPr>
            </w:pPr>
          </w:p>
          <w:p w14:paraId="17E3FF6B" w14:textId="77777777" w:rsidR="00BD40DE" w:rsidRDefault="00BD40DE" w:rsidP="006A649E">
            <w:pPr>
              <w:rPr>
                <w:rFonts w:ascii="Arial Narrow" w:hAnsi="Arial Narrow"/>
                <w:sz w:val="24"/>
                <w:szCs w:val="24"/>
              </w:rPr>
            </w:pPr>
          </w:p>
          <w:p w14:paraId="7D0871AB" w14:textId="7290088F" w:rsidR="00BD40DE" w:rsidRPr="00E53EF7" w:rsidRDefault="00BD40DE" w:rsidP="00BD40DE">
            <w:pPr>
              <w:jc w:val="center"/>
              <w:rPr>
                <w:rFonts w:ascii="Arial Narrow" w:hAnsi="Arial Narrow"/>
                <w:sz w:val="24"/>
                <w:szCs w:val="24"/>
              </w:rPr>
            </w:pPr>
            <w:r w:rsidRPr="00E53EF7">
              <w:rPr>
                <w:rFonts w:ascii="Arial Narrow" w:hAnsi="Arial Narrow"/>
                <w:sz w:val="24"/>
                <w:szCs w:val="24"/>
                <w:lang w:val="en-PH"/>
              </w:rPr>
              <w:t>Raspberry Pi 4 Model B</w:t>
            </w:r>
          </w:p>
        </w:tc>
        <w:tc>
          <w:tcPr>
            <w:tcW w:w="2765" w:type="dxa"/>
          </w:tcPr>
          <w:p w14:paraId="2D79116B" w14:textId="77777777" w:rsidR="001A608B" w:rsidRPr="00E53EF7" w:rsidRDefault="001A608B" w:rsidP="001A608B">
            <w:pPr>
              <w:pStyle w:val="ListParagraph"/>
              <w:numPr>
                <w:ilvl w:val="0"/>
                <w:numId w:val="37"/>
              </w:numPr>
              <w:spacing w:line="480" w:lineRule="auto"/>
              <w:rPr>
                <w:rFonts w:ascii="Arial Narrow" w:hAnsi="Arial Narrow"/>
                <w:sz w:val="24"/>
                <w:szCs w:val="24"/>
              </w:rPr>
            </w:pPr>
            <w:r w:rsidRPr="00E53EF7">
              <w:rPr>
                <w:sz w:val="24"/>
                <w:szCs w:val="24"/>
              </w:rPr>
              <w:t>4GB RAM</w:t>
            </w:r>
          </w:p>
          <w:p w14:paraId="6646FE18" w14:textId="77777777" w:rsidR="001A608B" w:rsidRPr="00E53EF7" w:rsidRDefault="001A608B" w:rsidP="001A608B">
            <w:pPr>
              <w:pStyle w:val="ListParagraph"/>
              <w:numPr>
                <w:ilvl w:val="0"/>
                <w:numId w:val="37"/>
              </w:numPr>
              <w:spacing w:line="480" w:lineRule="auto"/>
              <w:rPr>
                <w:rFonts w:ascii="Arial Narrow" w:hAnsi="Arial Narrow"/>
                <w:sz w:val="24"/>
                <w:szCs w:val="24"/>
              </w:rPr>
            </w:pPr>
            <w:r w:rsidRPr="00E53EF7">
              <w:rPr>
                <w:sz w:val="24"/>
                <w:szCs w:val="24"/>
              </w:rPr>
              <w:t>Quad-core Cortex-A72 (1.5GHz)</w:t>
            </w:r>
          </w:p>
          <w:p w14:paraId="47FDA348" w14:textId="267B610D" w:rsidR="001A608B" w:rsidRPr="001A608B" w:rsidRDefault="001A608B" w:rsidP="001A608B">
            <w:pPr>
              <w:pStyle w:val="ListParagraph"/>
              <w:numPr>
                <w:ilvl w:val="0"/>
                <w:numId w:val="37"/>
              </w:numPr>
              <w:spacing w:line="480" w:lineRule="auto"/>
              <w:rPr>
                <w:rFonts w:ascii="Arial Narrow" w:hAnsi="Arial Narrow"/>
                <w:sz w:val="24"/>
                <w:szCs w:val="24"/>
              </w:rPr>
            </w:pPr>
            <w:r w:rsidRPr="00E53EF7">
              <w:rPr>
                <w:sz w:val="24"/>
                <w:szCs w:val="24"/>
              </w:rPr>
              <w:t>Wi-Fi, Bluetooth 5.0, HDMI, USB ports</w:t>
            </w:r>
          </w:p>
        </w:tc>
        <w:tc>
          <w:tcPr>
            <w:tcW w:w="2766" w:type="dxa"/>
          </w:tcPr>
          <w:p w14:paraId="686DEC3A" w14:textId="5AF6C175" w:rsidR="001A608B" w:rsidRPr="00E53EF7" w:rsidRDefault="001A608B" w:rsidP="001A608B">
            <w:pPr>
              <w:spacing w:line="480" w:lineRule="auto"/>
              <w:jc w:val="both"/>
              <w:rPr>
                <w:rFonts w:ascii="Arial Narrow" w:hAnsi="Arial Narrow"/>
                <w:sz w:val="24"/>
                <w:szCs w:val="24"/>
              </w:rPr>
            </w:pPr>
            <w:r w:rsidRPr="00E53EF7">
              <w:rPr>
                <w:rFonts w:ascii="Arial Narrow" w:hAnsi="Arial Narrow"/>
                <w:sz w:val="24"/>
                <w:szCs w:val="24"/>
                <w:lang w:val="en-PH"/>
              </w:rPr>
              <w:t>Acts as the central processing unit for the ConsultEase terminal. It handles the RFID authentication, GUI display, and MQTT communication with faculty units.</w:t>
            </w:r>
          </w:p>
        </w:tc>
      </w:tr>
      <w:tr w:rsidR="001A608B" w14:paraId="5C15138F" w14:textId="77777777" w:rsidTr="001A608B">
        <w:tc>
          <w:tcPr>
            <w:tcW w:w="2765" w:type="dxa"/>
          </w:tcPr>
          <w:p w14:paraId="4852CBE5" w14:textId="53130F6D" w:rsidR="00BD40DE" w:rsidRDefault="00BD40DE" w:rsidP="006A649E">
            <w:pPr>
              <w:rPr>
                <w:rFonts w:ascii="Arial Narrow" w:hAnsi="Arial Narrow"/>
                <w:sz w:val="24"/>
                <w:szCs w:val="24"/>
              </w:rPr>
            </w:pPr>
            <w:r>
              <w:rPr>
                <w:noProof/>
              </w:rPr>
              <w:drawing>
                <wp:anchor distT="0" distB="0" distL="114300" distR="114300" simplePos="0" relativeHeight="251658252" behindDoc="0" locked="0" layoutInCell="1" allowOverlap="1" wp14:anchorId="05D285A3" wp14:editId="3202647A">
                  <wp:simplePos x="0" y="0"/>
                  <wp:positionH relativeFrom="column">
                    <wp:posOffset>42545</wp:posOffset>
                  </wp:positionH>
                  <wp:positionV relativeFrom="paragraph">
                    <wp:posOffset>65405</wp:posOffset>
                  </wp:positionV>
                  <wp:extent cx="1518920" cy="906780"/>
                  <wp:effectExtent l="0" t="0" r="5080" b="7620"/>
                  <wp:wrapNone/>
                  <wp:docPr id="606908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8863" name="Picture 606908863"/>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1518920" cy="906780"/>
                          </a:xfrm>
                          <a:prstGeom prst="rect">
                            <a:avLst/>
                          </a:prstGeom>
                        </pic:spPr>
                      </pic:pic>
                    </a:graphicData>
                  </a:graphic>
                  <wp14:sizeRelH relativeFrom="page">
                    <wp14:pctWidth>0</wp14:pctWidth>
                  </wp14:sizeRelH>
                  <wp14:sizeRelV relativeFrom="page">
                    <wp14:pctHeight>0</wp14:pctHeight>
                  </wp14:sizeRelV>
                </wp:anchor>
              </w:drawing>
            </w:r>
          </w:p>
          <w:p w14:paraId="4A05675C" w14:textId="77777777" w:rsidR="001A608B" w:rsidRDefault="001A608B" w:rsidP="006A649E">
            <w:pPr>
              <w:rPr>
                <w:rFonts w:ascii="Arial Narrow" w:hAnsi="Arial Narrow"/>
                <w:sz w:val="24"/>
                <w:szCs w:val="24"/>
              </w:rPr>
            </w:pPr>
          </w:p>
          <w:p w14:paraId="07626559" w14:textId="77777777" w:rsidR="00BD40DE" w:rsidRDefault="00BD40DE" w:rsidP="006A649E">
            <w:pPr>
              <w:rPr>
                <w:rFonts w:ascii="Arial Narrow" w:hAnsi="Arial Narrow"/>
                <w:sz w:val="24"/>
                <w:szCs w:val="24"/>
              </w:rPr>
            </w:pPr>
          </w:p>
          <w:p w14:paraId="1BEC12D5" w14:textId="77777777" w:rsidR="00BD40DE" w:rsidRDefault="00BD40DE" w:rsidP="006A649E">
            <w:pPr>
              <w:rPr>
                <w:rFonts w:ascii="Arial Narrow" w:hAnsi="Arial Narrow"/>
                <w:sz w:val="24"/>
                <w:szCs w:val="24"/>
              </w:rPr>
            </w:pPr>
          </w:p>
          <w:p w14:paraId="3EF97A08" w14:textId="77777777" w:rsidR="00BD40DE" w:rsidRDefault="00BD40DE" w:rsidP="006A649E">
            <w:pPr>
              <w:rPr>
                <w:rFonts w:ascii="Arial Narrow" w:hAnsi="Arial Narrow"/>
                <w:sz w:val="24"/>
                <w:szCs w:val="24"/>
              </w:rPr>
            </w:pPr>
          </w:p>
          <w:p w14:paraId="2A46CAD9" w14:textId="77777777" w:rsidR="00BD40DE" w:rsidRDefault="00BD40DE" w:rsidP="006A649E">
            <w:pPr>
              <w:rPr>
                <w:rFonts w:ascii="Arial Narrow" w:hAnsi="Arial Narrow"/>
                <w:sz w:val="24"/>
                <w:szCs w:val="24"/>
              </w:rPr>
            </w:pPr>
          </w:p>
          <w:p w14:paraId="5DFC5E4E" w14:textId="77777777" w:rsidR="00BD40DE" w:rsidRDefault="00BD40DE" w:rsidP="006A649E">
            <w:pPr>
              <w:rPr>
                <w:rFonts w:ascii="Arial Narrow" w:hAnsi="Arial Narrow"/>
                <w:sz w:val="24"/>
                <w:szCs w:val="24"/>
              </w:rPr>
            </w:pPr>
          </w:p>
          <w:p w14:paraId="6147E4F1" w14:textId="13C50B29" w:rsidR="00BD40DE" w:rsidRPr="00E53EF7" w:rsidRDefault="00BD40DE" w:rsidP="00BD40DE">
            <w:pPr>
              <w:jc w:val="center"/>
              <w:rPr>
                <w:rFonts w:ascii="Arial Narrow" w:hAnsi="Arial Narrow"/>
                <w:sz w:val="24"/>
                <w:szCs w:val="24"/>
              </w:rPr>
            </w:pPr>
            <w:r w:rsidRPr="00E53EF7">
              <w:rPr>
                <w:rFonts w:ascii="Arial Narrow" w:hAnsi="Arial Narrow"/>
                <w:sz w:val="24"/>
                <w:szCs w:val="24"/>
                <w:lang w:val="en-PH"/>
              </w:rPr>
              <w:t>ESP32 Microcontroller</w:t>
            </w:r>
          </w:p>
        </w:tc>
        <w:tc>
          <w:tcPr>
            <w:tcW w:w="2765" w:type="dxa"/>
          </w:tcPr>
          <w:p w14:paraId="140C1967" w14:textId="77777777" w:rsidR="001A608B" w:rsidRPr="00E53EF7" w:rsidRDefault="001A608B" w:rsidP="001A608B">
            <w:pPr>
              <w:pStyle w:val="ListParagraph"/>
              <w:numPr>
                <w:ilvl w:val="0"/>
                <w:numId w:val="38"/>
              </w:numPr>
              <w:spacing w:line="480" w:lineRule="auto"/>
              <w:rPr>
                <w:rFonts w:ascii="Arial Narrow" w:hAnsi="Arial Narrow"/>
                <w:sz w:val="24"/>
                <w:szCs w:val="24"/>
              </w:rPr>
            </w:pPr>
            <w:r w:rsidRPr="00E53EF7">
              <w:rPr>
                <w:rFonts w:ascii="Arial Narrow" w:hAnsi="Arial Narrow"/>
                <w:sz w:val="24"/>
                <w:szCs w:val="24"/>
                <w:lang w:val="en-PH"/>
              </w:rPr>
              <w:t>Dual-core Xtensa LX6</w:t>
            </w:r>
          </w:p>
          <w:p w14:paraId="69107639" w14:textId="77777777" w:rsidR="001A608B" w:rsidRPr="00E53EF7" w:rsidRDefault="001A608B" w:rsidP="001A608B">
            <w:pPr>
              <w:pStyle w:val="ListParagraph"/>
              <w:numPr>
                <w:ilvl w:val="0"/>
                <w:numId w:val="38"/>
              </w:numPr>
              <w:spacing w:line="480" w:lineRule="auto"/>
              <w:rPr>
                <w:rFonts w:ascii="Arial Narrow" w:hAnsi="Arial Narrow"/>
                <w:sz w:val="24"/>
                <w:szCs w:val="24"/>
              </w:rPr>
            </w:pPr>
            <w:r w:rsidRPr="00E53EF7">
              <w:rPr>
                <w:rFonts w:ascii="Arial Narrow" w:hAnsi="Arial Narrow"/>
                <w:sz w:val="24"/>
                <w:szCs w:val="24"/>
                <w:lang w:val="en-PH"/>
              </w:rPr>
              <w:t>Built-in Wi-Fi and BLE</w:t>
            </w:r>
          </w:p>
          <w:p w14:paraId="1E26C938" w14:textId="0A6F40AA" w:rsidR="001A608B" w:rsidRPr="00E53EF7" w:rsidRDefault="001A608B" w:rsidP="001A608B">
            <w:pPr>
              <w:pStyle w:val="ListParagraph"/>
              <w:numPr>
                <w:ilvl w:val="0"/>
                <w:numId w:val="38"/>
              </w:numPr>
              <w:spacing w:line="480" w:lineRule="auto"/>
              <w:rPr>
                <w:rFonts w:ascii="Arial Narrow" w:hAnsi="Arial Narrow"/>
                <w:sz w:val="24"/>
                <w:szCs w:val="24"/>
              </w:rPr>
            </w:pPr>
            <w:r w:rsidRPr="00E53EF7">
              <w:rPr>
                <w:rFonts w:ascii="Arial Narrow" w:hAnsi="Arial Narrow"/>
                <w:sz w:val="24"/>
                <w:szCs w:val="24"/>
                <w:lang w:val="en-PH"/>
              </w:rPr>
              <w:t xml:space="preserve"> GPIO support</w:t>
            </w:r>
          </w:p>
        </w:tc>
        <w:tc>
          <w:tcPr>
            <w:tcW w:w="2766" w:type="dxa"/>
          </w:tcPr>
          <w:p w14:paraId="510230C0" w14:textId="22C07F53" w:rsidR="001A608B" w:rsidRPr="00E53EF7" w:rsidRDefault="001A608B" w:rsidP="001A608B">
            <w:pPr>
              <w:spacing w:line="480" w:lineRule="auto"/>
              <w:jc w:val="both"/>
              <w:rPr>
                <w:rFonts w:ascii="Arial Narrow" w:hAnsi="Arial Narrow"/>
                <w:sz w:val="24"/>
                <w:szCs w:val="24"/>
              </w:rPr>
            </w:pPr>
            <w:r w:rsidRPr="00E53EF7">
              <w:rPr>
                <w:rFonts w:ascii="Arial Narrow" w:hAnsi="Arial Narrow"/>
                <w:sz w:val="24"/>
                <w:szCs w:val="24"/>
                <w:lang w:val="en-PH"/>
              </w:rPr>
              <w:t>Installed in the faculty desk unit, it detects BLE beacon signals and displays consultation requests from the central terminal on its screen.</w:t>
            </w:r>
          </w:p>
        </w:tc>
      </w:tr>
      <w:tr w:rsidR="001A608B" w14:paraId="0C786089" w14:textId="77777777" w:rsidTr="001A608B">
        <w:tc>
          <w:tcPr>
            <w:tcW w:w="2765" w:type="dxa"/>
          </w:tcPr>
          <w:p w14:paraId="5A22E08F" w14:textId="2C4F6D43" w:rsidR="00BD40DE" w:rsidRDefault="00BD40DE" w:rsidP="006A649E">
            <w:pPr>
              <w:rPr>
                <w:rFonts w:ascii="Arial Narrow" w:hAnsi="Arial Narrow"/>
                <w:sz w:val="24"/>
                <w:szCs w:val="24"/>
              </w:rPr>
            </w:pPr>
            <w:r>
              <w:rPr>
                <w:noProof/>
              </w:rPr>
              <w:drawing>
                <wp:anchor distT="0" distB="0" distL="114300" distR="114300" simplePos="0" relativeHeight="251658253" behindDoc="0" locked="0" layoutInCell="1" allowOverlap="1" wp14:anchorId="07E3C9C9" wp14:editId="2AFC7432">
                  <wp:simplePos x="0" y="0"/>
                  <wp:positionH relativeFrom="column">
                    <wp:posOffset>-3175</wp:posOffset>
                  </wp:positionH>
                  <wp:positionV relativeFrom="paragraph">
                    <wp:posOffset>77470</wp:posOffset>
                  </wp:positionV>
                  <wp:extent cx="1605280" cy="1005840"/>
                  <wp:effectExtent l="0" t="0" r="0" b="3810"/>
                  <wp:wrapNone/>
                  <wp:docPr id="532670470" name="Picture 6" descr="A black electronic device with a usb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0470" name="Picture 6" descr="A black electronic device with a usb cabl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5518" cy="1005989"/>
                          </a:xfrm>
                          <a:prstGeom prst="rect">
                            <a:avLst/>
                          </a:prstGeom>
                        </pic:spPr>
                      </pic:pic>
                    </a:graphicData>
                  </a:graphic>
                  <wp14:sizeRelH relativeFrom="page">
                    <wp14:pctWidth>0</wp14:pctWidth>
                  </wp14:sizeRelH>
                  <wp14:sizeRelV relativeFrom="page">
                    <wp14:pctHeight>0</wp14:pctHeight>
                  </wp14:sizeRelV>
                </wp:anchor>
              </w:drawing>
            </w:r>
          </w:p>
          <w:p w14:paraId="3ED7F44B" w14:textId="77777777" w:rsidR="001A608B" w:rsidRDefault="001A608B" w:rsidP="006A649E">
            <w:pPr>
              <w:rPr>
                <w:rFonts w:ascii="Arial Narrow" w:hAnsi="Arial Narrow"/>
                <w:sz w:val="24"/>
                <w:szCs w:val="24"/>
              </w:rPr>
            </w:pPr>
          </w:p>
          <w:p w14:paraId="20097E40" w14:textId="77777777" w:rsidR="00BD40DE" w:rsidRDefault="00BD40DE" w:rsidP="006A649E">
            <w:pPr>
              <w:rPr>
                <w:rFonts w:ascii="Arial Narrow" w:hAnsi="Arial Narrow"/>
                <w:sz w:val="24"/>
                <w:szCs w:val="24"/>
              </w:rPr>
            </w:pPr>
          </w:p>
          <w:p w14:paraId="6CE85F0B" w14:textId="77777777" w:rsidR="00BD40DE" w:rsidRDefault="00BD40DE" w:rsidP="006A649E">
            <w:pPr>
              <w:rPr>
                <w:rFonts w:ascii="Arial Narrow" w:hAnsi="Arial Narrow"/>
                <w:sz w:val="24"/>
                <w:szCs w:val="24"/>
              </w:rPr>
            </w:pPr>
          </w:p>
          <w:p w14:paraId="08CF32D5" w14:textId="77777777" w:rsidR="00BD40DE" w:rsidRDefault="00BD40DE" w:rsidP="006A649E">
            <w:pPr>
              <w:rPr>
                <w:rFonts w:ascii="Arial Narrow" w:hAnsi="Arial Narrow"/>
                <w:sz w:val="24"/>
                <w:szCs w:val="24"/>
              </w:rPr>
            </w:pPr>
          </w:p>
          <w:p w14:paraId="4CF04E64" w14:textId="77777777" w:rsidR="00BD40DE" w:rsidRDefault="00BD40DE" w:rsidP="006A649E">
            <w:pPr>
              <w:rPr>
                <w:rFonts w:ascii="Arial Narrow" w:hAnsi="Arial Narrow"/>
                <w:sz w:val="24"/>
                <w:szCs w:val="24"/>
              </w:rPr>
            </w:pPr>
          </w:p>
          <w:p w14:paraId="1A681D19" w14:textId="77777777" w:rsidR="00BD40DE" w:rsidRDefault="00BD40DE" w:rsidP="006A649E">
            <w:pPr>
              <w:rPr>
                <w:rFonts w:ascii="Arial Narrow" w:hAnsi="Arial Narrow"/>
                <w:sz w:val="24"/>
                <w:szCs w:val="24"/>
              </w:rPr>
            </w:pPr>
          </w:p>
          <w:p w14:paraId="2F9C3EAD" w14:textId="2B02C843" w:rsidR="00BD40DE" w:rsidRPr="00E53EF7" w:rsidRDefault="00BD40DE" w:rsidP="00BD40DE">
            <w:pPr>
              <w:jc w:val="center"/>
              <w:rPr>
                <w:rFonts w:ascii="Arial Narrow" w:hAnsi="Arial Narrow"/>
                <w:sz w:val="24"/>
                <w:szCs w:val="24"/>
              </w:rPr>
            </w:pPr>
            <w:r w:rsidRPr="00E53EF7">
              <w:rPr>
                <w:rFonts w:ascii="Arial Narrow" w:hAnsi="Arial Narrow"/>
                <w:sz w:val="24"/>
                <w:szCs w:val="24"/>
                <w:lang w:val="en-PH"/>
              </w:rPr>
              <w:t>RFID Reader</w:t>
            </w:r>
          </w:p>
        </w:tc>
        <w:tc>
          <w:tcPr>
            <w:tcW w:w="2765" w:type="dxa"/>
          </w:tcPr>
          <w:p w14:paraId="16BE8D3C" w14:textId="77777777" w:rsidR="001A608B" w:rsidRPr="00E53EF7" w:rsidRDefault="001A608B" w:rsidP="001A608B">
            <w:pPr>
              <w:pStyle w:val="ListParagraph"/>
              <w:numPr>
                <w:ilvl w:val="0"/>
                <w:numId w:val="38"/>
              </w:numPr>
              <w:spacing w:line="480" w:lineRule="auto"/>
              <w:rPr>
                <w:rFonts w:ascii="Arial Narrow" w:hAnsi="Arial Narrow"/>
                <w:sz w:val="24"/>
                <w:szCs w:val="24"/>
              </w:rPr>
            </w:pPr>
            <w:r w:rsidRPr="00E53EF7">
              <w:rPr>
                <w:rFonts w:ascii="Arial Narrow" w:hAnsi="Arial Narrow"/>
                <w:sz w:val="24"/>
                <w:szCs w:val="24"/>
                <w:lang w:val="en-PH"/>
              </w:rPr>
              <w:t>13.56 MHz frequency</w:t>
            </w:r>
          </w:p>
          <w:p w14:paraId="181D31A4" w14:textId="3B070102" w:rsidR="001A608B" w:rsidRPr="00E53EF7" w:rsidRDefault="001A608B" w:rsidP="001A608B">
            <w:pPr>
              <w:pStyle w:val="ListParagraph"/>
              <w:numPr>
                <w:ilvl w:val="0"/>
                <w:numId w:val="38"/>
              </w:numPr>
              <w:spacing w:line="480" w:lineRule="auto"/>
              <w:rPr>
                <w:rFonts w:ascii="Arial Narrow" w:hAnsi="Arial Narrow"/>
                <w:sz w:val="24"/>
                <w:szCs w:val="24"/>
              </w:rPr>
            </w:pPr>
            <w:r w:rsidRPr="00E53EF7">
              <w:rPr>
                <w:rFonts w:ascii="Arial Narrow" w:hAnsi="Arial Narrow"/>
                <w:sz w:val="24"/>
                <w:szCs w:val="24"/>
                <w:lang w:val="en-PH"/>
              </w:rPr>
              <w:t>SPI Interface</w:t>
            </w:r>
          </w:p>
        </w:tc>
        <w:tc>
          <w:tcPr>
            <w:tcW w:w="2766" w:type="dxa"/>
          </w:tcPr>
          <w:p w14:paraId="33061C4C" w14:textId="0A4A347C" w:rsidR="001A608B" w:rsidRPr="00E53EF7" w:rsidRDefault="001A608B" w:rsidP="001A608B">
            <w:pPr>
              <w:spacing w:line="480" w:lineRule="auto"/>
              <w:jc w:val="both"/>
              <w:rPr>
                <w:rFonts w:ascii="Arial Narrow" w:hAnsi="Arial Narrow"/>
                <w:sz w:val="24"/>
                <w:szCs w:val="24"/>
              </w:rPr>
            </w:pPr>
            <w:r w:rsidRPr="00E53EF7">
              <w:rPr>
                <w:rFonts w:ascii="Arial Narrow" w:hAnsi="Arial Narrow"/>
                <w:sz w:val="24"/>
                <w:szCs w:val="24"/>
                <w:lang w:val="en-PH"/>
              </w:rPr>
              <w:t>Authenticates students by scanning their ID cards, allowing only authorized users to access the system.</w:t>
            </w:r>
          </w:p>
        </w:tc>
      </w:tr>
      <w:tr w:rsidR="001A608B" w14:paraId="5C2B992D" w14:textId="77777777" w:rsidTr="001A608B">
        <w:trPr>
          <w:trHeight w:val="539"/>
        </w:trPr>
        <w:tc>
          <w:tcPr>
            <w:tcW w:w="2765" w:type="dxa"/>
          </w:tcPr>
          <w:p w14:paraId="01EAA691" w14:textId="20FFDE94" w:rsidR="00BD40DE" w:rsidRDefault="00BD40DE" w:rsidP="006A649E">
            <w:pPr>
              <w:rPr>
                <w:rFonts w:ascii="Arial Narrow" w:hAnsi="Arial Narrow"/>
                <w:sz w:val="24"/>
                <w:szCs w:val="24"/>
              </w:rPr>
            </w:pPr>
            <w:r>
              <w:rPr>
                <w:noProof/>
              </w:rPr>
              <w:drawing>
                <wp:anchor distT="0" distB="0" distL="114300" distR="114300" simplePos="0" relativeHeight="251658254" behindDoc="0" locked="0" layoutInCell="1" allowOverlap="1" wp14:anchorId="4FCEAFB0" wp14:editId="35D5E444">
                  <wp:simplePos x="0" y="0"/>
                  <wp:positionH relativeFrom="column">
                    <wp:posOffset>36830</wp:posOffset>
                  </wp:positionH>
                  <wp:positionV relativeFrom="paragraph">
                    <wp:posOffset>60960</wp:posOffset>
                  </wp:positionV>
                  <wp:extent cx="1562523" cy="1120878"/>
                  <wp:effectExtent l="0" t="0" r="0" b="3175"/>
                  <wp:wrapNone/>
                  <wp:docPr id="1493346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6749" name="Picture 14933467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2523" cy="1120878"/>
                          </a:xfrm>
                          <a:prstGeom prst="rect">
                            <a:avLst/>
                          </a:prstGeom>
                        </pic:spPr>
                      </pic:pic>
                    </a:graphicData>
                  </a:graphic>
                  <wp14:sizeRelH relativeFrom="page">
                    <wp14:pctWidth>0</wp14:pctWidth>
                  </wp14:sizeRelH>
                  <wp14:sizeRelV relativeFrom="page">
                    <wp14:pctHeight>0</wp14:pctHeight>
                  </wp14:sizeRelV>
                </wp:anchor>
              </w:drawing>
            </w:r>
          </w:p>
          <w:p w14:paraId="1851ABE9" w14:textId="77777777" w:rsidR="001A608B" w:rsidRDefault="001A608B" w:rsidP="006A649E">
            <w:pPr>
              <w:rPr>
                <w:rFonts w:ascii="Arial Narrow" w:hAnsi="Arial Narrow"/>
                <w:sz w:val="24"/>
                <w:szCs w:val="24"/>
              </w:rPr>
            </w:pPr>
          </w:p>
          <w:p w14:paraId="1474EE45" w14:textId="77777777" w:rsidR="00BD40DE" w:rsidRDefault="00BD40DE" w:rsidP="006A649E">
            <w:pPr>
              <w:rPr>
                <w:rFonts w:ascii="Arial Narrow" w:hAnsi="Arial Narrow"/>
                <w:sz w:val="24"/>
                <w:szCs w:val="24"/>
              </w:rPr>
            </w:pPr>
          </w:p>
          <w:p w14:paraId="54E2B643" w14:textId="77777777" w:rsidR="00BD40DE" w:rsidRDefault="00BD40DE" w:rsidP="006A649E">
            <w:pPr>
              <w:rPr>
                <w:rFonts w:ascii="Arial Narrow" w:hAnsi="Arial Narrow"/>
                <w:sz w:val="24"/>
                <w:szCs w:val="24"/>
              </w:rPr>
            </w:pPr>
          </w:p>
          <w:p w14:paraId="2750DF42" w14:textId="77777777" w:rsidR="00BD40DE" w:rsidRDefault="00BD40DE" w:rsidP="006A649E">
            <w:pPr>
              <w:rPr>
                <w:rFonts w:ascii="Arial Narrow" w:hAnsi="Arial Narrow"/>
                <w:sz w:val="24"/>
                <w:szCs w:val="24"/>
              </w:rPr>
            </w:pPr>
          </w:p>
          <w:p w14:paraId="42D62F2E" w14:textId="77777777" w:rsidR="00BD40DE" w:rsidRDefault="00BD40DE" w:rsidP="006A649E">
            <w:pPr>
              <w:rPr>
                <w:rFonts w:ascii="Arial Narrow" w:hAnsi="Arial Narrow"/>
                <w:sz w:val="24"/>
                <w:szCs w:val="24"/>
              </w:rPr>
            </w:pPr>
          </w:p>
          <w:p w14:paraId="0C76B35A" w14:textId="77777777" w:rsidR="00BD40DE" w:rsidRDefault="00BD40DE" w:rsidP="006A649E">
            <w:pPr>
              <w:rPr>
                <w:rFonts w:ascii="Arial Narrow" w:hAnsi="Arial Narrow"/>
                <w:sz w:val="24"/>
                <w:szCs w:val="24"/>
              </w:rPr>
            </w:pPr>
          </w:p>
          <w:p w14:paraId="011C21D8" w14:textId="1CFCB89B" w:rsidR="00BD40DE" w:rsidRPr="00E53EF7" w:rsidRDefault="00BD40DE" w:rsidP="00BD40DE">
            <w:pPr>
              <w:jc w:val="center"/>
              <w:rPr>
                <w:rFonts w:ascii="Arial Narrow" w:hAnsi="Arial Narrow"/>
                <w:sz w:val="24"/>
                <w:szCs w:val="24"/>
              </w:rPr>
            </w:pPr>
            <w:r w:rsidRPr="00E53EF7">
              <w:rPr>
                <w:rFonts w:ascii="Arial Narrow" w:hAnsi="Arial Narrow"/>
                <w:sz w:val="24"/>
                <w:szCs w:val="24"/>
                <w:lang w:val="en-PH"/>
              </w:rPr>
              <w:t>2.4” TFT LCD Display</w:t>
            </w:r>
          </w:p>
        </w:tc>
        <w:tc>
          <w:tcPr>
            <w:tcW w:w="2765" w:type="dxa"/>
          </w:tcPr>
          <w:p w14:paraId="135CA419" w14:textId="77777777" w:rsidR="001A608B" w:rsidRPr="00E53EF7" w:rsidRDefault="001A608B" w:rsidP="001A608B">
            <w:pPr>
              <w:pStyle w:val="ListParagraph"/>
              <w:numPr>
                <w:ilvl w:val="0"/>
                <w:numId w:val="39"/>
              </w:numPr>
              <w:spacing w:line="480" w:lineRule="auto"/>
              <w:rPr>
                <w:rFonts w:ascii="Arial Narrow" w:hAnsi="Arial Narrow"/>
                <w:sz w:val="24"/>
                <w:szCs w:val="24"/>
              </w:rPr>
            </w:pPr>
            <w:r w:rsidRPr="00E53EF7">
              <w:rPr>
                <w:rFonts w:ascii="Arial Narrow" w:hAnsi="Arial Narrow"/>
                <w:sz w:val="24"/>
                <w:szCs w:val="24"/>
                <w:lang w:val="en-PH"/>
              </w:rPr>
              <w:t>SPI Interface</w:t>
            </w:r>
          </w:p>
          <w:p w14:paraId="2F4B062E" w14:textId="533AD726" w:rsidR="001A608B" w:rsidRPr="00E53EF7" w:rsidRDefault="001A608B" w:rsidP="001A608B">
            <w:pPr>
              <w:pStyle w:val="ListParagraph"/>
              <w:numPr>
                <w:ilvl w:val="0"/>
                <w:numId w:val="39"/>
              </w:numPr>
              <w:spacing w:line="480" w:lineRule="auto"/>
              <w:rPr>
                <w:rFonts w:ascii="Arial Narrow" w:hAnsi="Arial Narrow"/>
                <w:sz w:val="24"/>
                <w:szCs w:val="24"/>
              </w:rPr>
            </w:pPr>
            <w:r w:rsidRPr="00E53EF7">
              <w:rPr>
                <w:rFonts w:ascii="Arial Narrow" w:hAnsi="Arial Narrow"/>
                <w:sz w:val="24"/>
                <w:szCs w:val="24"/>
                <w:lang w:val="en-PH"/>
              </w:rPr>
              <w:t>240×320 resolution</w:t>
            </w:r>
          </w:p>
        </w:tc>
        <w:tc>
          <w:tcPr>
            <w:tcW w:w="2766" w:type="dxa"/>
          </w:tcPr>
          <w:p w14:paraId="6C38DAB7" w14:textId="3F09BDEE" w:rsidR="001A608B" w:rsidRPr="00E53EF7" w:rsidRDefault="001A608B" w:rsidP="001A608B">
            <w:pPr>
              <w:spacing w:line="480" w:lineRule="auto"/>
              <w:jc w:val="both"/>
              <w:rPr>
                <w:rFonts w:ascii="Arial Narrow" w:hAnsi="Arial Narrow"/>
                <w:sz w:val="24"/>
                <w:szCs w:val="24"/>
              </w:rPr>
            </w:pPr>
            <w:r w:rsidRPr="00E53EF7">
              <w:rPr>
                <w:rFonts w:ascii="Arial Narrow" w:hAnsi="Arial Narrow"/>
                <w:sz w:val="24"/>
                <w:szCs w:val="24"/>
                <w:lang w:val="en-PH"/>
              </w:rPr>
              <w:t>Displays real-time consultation messages on the faculty desk unit. It provides simple, clear visuals for incoming requests.</w:t>
            </w:r>
          </w:p>
        </w:tc>
      </w:tr>
      <w:tr w:rsidR="001A608B" w14:paraId="5CA1970C" w14:textId="77777777" w:rsidTr="001A608B">
        <w:tc>
          <w:tcPr>
            <w:tcW w:w="2765" w:type="dxa"/>
          </w:tcPr>
          <w:p w14:paraId="21512668" w14:textId="651CBACD" w:rsidR="00BD40DE" w:rsidRDefault="00BD40DE" w:rsidP="006A649E">
            <w:pPr>
              <w:rPr>
                <w:rFonts w:ascii="Arial Narrow" w:hAnsi="Arial Narrow"/>
                <w:sz w:val="24"/>
                <w:szCs w:val="24"/>
              </w:rPr>
            </w:pPr>
            <w:r>
              <w:rPr>
                <w:noProof/>
              </w:rPr>
              <w:drawing>
                <wp:anchor distT="0" distB="0" distL="114300" distR="114300" simplePos="0" relativeHeight="251658255" behindDoc="0" locked="0" layoutInCell="1" allowOverlap="1" wp14:anchorId="0F1ACEBC" wp14:editId="77CA67C9">
                  <wp:simplePos x="0" y="0"/>
                  <wp:positionH relativeFrom="column">
                    <wp:posOffset>16510</wp:posOffset>
                  </wp:positionH>
                  <wp:positionV relativeFrom="paragraph">
                    <wp:posOffset>88265</wp:posOffset>
                  </wp:positionV>
                  <wp:extent cx="1577502" cy="1128252"/>
                  <wp:effectExtent l="0" t="0" r="3810" b="0"/>
                  <wp:wrapNone/>
                  <wp:docPr id="376385129" name="Picture 8" descr="A small white object with a blue circ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85129" name="Picture 8" descr="A small white object with a blue circle on it&#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7502" cy="1128252"/>
                          </a:xfrm>
                          <a:prstGeom prst="rect">
                            <a:avLst/>
                          </a:prstGeom>
                        </pic:spPr>
                      </pic:pic>
                    </a:graphicData>
                  </a:graphic>
                  <wp14:sizeRelH relativeFrom="page">
                    <wp14:pctWidth>0</wp14:pctWidth>
                  </wp14:sizeRelH>
                  <wp14:sizeRelV relativeFrom="page">
                    <wp14:pctHeight>0</wp14:pctHeight>
                  </wp14:sizeRelV>
                </wp:anchor>
              </w:drawing>
            </w:r>
          </w:p>
          <w:p w14:paraId="525EACE1" w14:textId="77777777" w:rsidR="001A608B" w:rsidRDefault="001A608B" w:rsidP="006A649E">
            <w:pPr>
              <w:rPr>
                <w:rFonts w:ascii="Arial Narrow" w:hAnsi="Arial Narrow"/>
                <w:sz w:val="24"/>
                <w:szCs w:val="24"/>
              </w:rPr>
            </w:pPr>
          </w:p>
          <w:p w14:paraId="0A040020" w14:textId="77777777" w:rsidR="00BD40DE" w:rsidRDefault="00BD40DE" w:rsidP="006A649E">
            <w:pPr>
              <w:rPr>
                <w:rFonts w:ascii="Arial Narrow" w:hAnsi="Arial Narrow"/>
                <w:sz w:val="24"/>
                <w:szCs w:val="24"/>
              </w:rPr>
            </w:pPr>
          </w:p>
          <w:p w14:paraId="5CB15FDD" w14:textId="77777777" w:rsidR="00BD40DE" w:rsidRDefault="00BD40DE" w:rsidP="006A649E">
            <w:pPr>
              <w:rPr>
                <w:rFonts w:ascii="Arial Narrow" w:hAnsi="Arial Narrow"/>
                <w:sz w:val="24"/>
                <w:szCs w:val="24"/>
              </w:rPr>
            </w:pPr>
          </w:p>
          <w:p w14:paraId="6A06A044" w14:textId="77777777" w:rsidR="00BD40DE" w:rsidRDefault="00BD40DE" w:rsidP="006A649E">
            <w:pPr>
              <w:rPr>
                <w:rFonts w:ascii="Arial Narrow" w:hAnsi="Arial Narrow"/>
                <w:sz w:val="24"/>
                <w:szCs w:val="24"/>
              </w:rPr>
            </w:pPr>
          </w:p>
          <w:p w14:paraId="670CC615" w14:textId="77777777" w:rsidR="00BD40DE" w:rsidRDefault="00BD40DE" w:rsidP="006A649E">
            <w:pPr>
              <w:rPr>
                <w:rFonts w:ascii="Arial Narrow" w:hAnsi="Arial Narrow"/>
                <w:sz w:val="24"/>
                <w:szCs w:val="24"/>
              </w:rPr>
            </w:pPr>
          </w:p>
          <w:p w14:paraId="618ABFED" w14:textId="77777777" w:rsidR="00BD40DE" w:rsidRDefault="00BD40DE" w:rsidP="006A649E">
            <w:pPr>
              <w:rPr>
                <w:rFonts w:ascii="Arial Narrow" w:hAnsi="Arial Narrow"/>
                <w:sz w:val="24"/>
                <w:szCs w:val="24"/>
              </w:rPr>
            </w:pPr>
          </w:p>
          <w:p w14:paraId="33B0D8C0" w14:textId="77777777" w:rsidR="00BD40DE" w:rsidRDefault="00BD40DE" w:rsidP="006A649E">
            <w:pPr>
              <w:rPr>
                <w:rFonts w:ascii="Arial Narrow" w:hAnsi="Arial Narrow"/>
                <w:sz w:val="24"/>
                <w:szCs w:val="24"/>
              </w:rPr>
            </w:pPr>
          </w:p>
          <w:p w14:paraId="0FA02ACB" w14:textId="240C57E7" w:rsidR="00BD40DE" w:rsidRPr="00E53EF7" w:rsidRDefault="00BD40DE" w:rsidP="00BD40DE">
            <w:pPr>
              <w:jc w:val="center"/>
              <w:rPr>
                <w:rFonts w:ascii="Arial Narrow" w:hAnsi="Arial Narrow"/>
                <w:sz w:val="24"/>
                <w:szCs w:val="24"/>
              </w:rPr>
            </w:pPr>
            <w:r w:rsidRPr="00E53EF7">
              <w:rPr>
                <w:rFonts w:ascii="Arial Narrow" w:hAnsi="Arial Narrow"/>
                <w:sz w:val="24"/>
                <w:szCs w:val="24"/>
                <w:lang w:val="en-PH"/>
              </w:rPr>
              <w:t>BLE Beacon</w:t>
            </w:r>
          </w:p>
        </w:tc>
        <w:tc>
          <w:tcPr>
            <w:tcW w:w="2765" w:type="dxa"/>
          </w:tcPr>
          <w:p w14:paraId="7AA86A7D" w14:textId="77777777" w:rsidR="001A608B" w:rsidRPr="00E53EF7" w:rsidRDefault="001A608B" w:rsidP="001A608B">
            <w:pPr>
              <w:pStyle w:val="ListParagraph"/>
              <w:numPr>
                <w:ilvl w:val="0"/>
                <w:numId w:val="40"/>
              </w:numPr>
              <w:spacing w:line="480" w:lineRule="auto"/>
              <w:rPr>
                <w:rFonts w:ascii="Arial Narrow" w:hAnsi="Arial Narrow"/>
                <w:sz w:val="24"/>
                <w:szCs w:val="24"/>
              </w:rPr>
            </w:pPr>
            <w:r w:rsidRPr="00E53EF7">
              <w:rPr>
                <w:rFonts w:ascii="Arial Narrow" w:hAnsi="Arial Narrow"/>
                <w:sz w:val="24"/>
                <w:szCs w:val="24"/>
              </w:rPr>
              <w:t>iBeacon protocol</w:t>
            </w:r>
          </w:p>
          <w:p w14:paraId="0E966040" w14:textId="218B5E2B" w:rsidR="001A608B" w:rsidRPr="00E53EF7" w:rsidRDefault="001A608B" w:rsidP="001A608B">
            <w:pPr>
              <w:pStyle w:val="ListParagraph"/>
              <w:numPr>
                <w:ilvl w:val="0"/>
                <w:numId w:val="40"/>
              </w:numPr>
              <w:spacing w:line="480" w:lineRule="auto"/>
              <w:rPr>
                <w:rFonts w:ascii="Arial Narrow" w:hAnsi="Arial Narrow"/>
                <w:sz w:val="24"/>
                <w:szCs w:val="24"/>
              </w:rPr>
            </w:pPr>
            <w:r w:rsidRPr="00E53EF7">
              <w:rPr>
                <w:rFonts w:ascii="Arial Narrow" w:hAnsi="Arial Narrow"/>
                <w:sz w:val="24"/>
                <w:szCs w:val="24"/>
              </w:rPr>
              <w:t>Battery-powered</w:t>
            </w:r>
          </w:p>
        </w:tc>
        <w:tc>
          <w:tcPr>
            <w:tcW w:w="2766" w:type="dxa"/>
          </w:tcPr>
          <w:p w14:paraId="39F73B10" w14:textId="7A3E65C9" w:rsidR="001A608B" w:rsidRPr="00E53EF7" w:rsidRDefault="001A608B" w:rsidP="001A608B">
            <w:pPr>
              <w:spacing w:line="480" w:lineRule="auto"/>
              <w:jc w:val="both"/>
              <w:rPr>
                <w:rFonts w:ascii="Arial Narrow" w:hAnsi="Arial Narrow"/>
                <w:sz w:val="24"/>
                <w:szCs w:val="24"/>
              </w:rPr>
            </w:pPr>
            <w:r w:rsidRPr="00E53EF7">
              <w:rPr>
                <w:rFonts w:ascii="Arial Narrow" w:hAnsi="Arial Narrow"/>
                <w:sz w:val="24"/>
                <w:szCs w:val="24"/>
                <w:lang w:val="en-PH"/>
              </w:rPr>
              <w:t>Placed near the faculty desk to emit a BLE signal, which is detected by the ESP32 to determine the presence of a faculty member.</w:t>
            </w:r>
          </w:p>
        </w:tc>
      </w:tr>
      <w:tr w:rsidR="001A608B" w14:paraId="761014CD" w14:textId="77777777" w:rsidTr="001A608B">
        <w:tc>
          <w:tcPr>
            <w:tcW w:w="2765" w:type="dxa"/>
          </w:tcPr>
          <w:p w14:paraId="1C32A184" w14:textId="67CA54F6" w:rsidR="00BD40DE" w:rsidRDefault="00BD40DE" w:rsidP="006A649E">
            <w:pPr>
              <w:rPr>
                <w:rFonts w:ascii="Arial Narrow" w:hAnsi="Arial Narrow"/>
                <w:sz w:val="24"/>
                <w:szCs w:val="24"/>
              </w:rPr>
            </w:pPr>
            <w:r>
              <w:rPr>
                <w:noProof/>
              </w:rPr>
              <w:drawing>
                <wp:anchor distT="0" distB="0" distL="114300" distR="114300" simplePos="0" relativeHeight="251658256" behindDoc="0" locked="0" layoutInCell="1" allowOverlap="1" wp14:anchorId="7CEDA384" wp14:editId="073783DD">
                  <wp:simplePos x="0" y="0"/>
                  <wp:positionH relativeFrom="column">
                    <wp:posOffset>19685</wp:posOffset>
                  </wp:positionH>
                  <wp:positionV relativeFrom="paragraph">
                    <wp:posOffset>67310</wp:posOffset>
                  </wp:positionV>
                  <wp:extent cx="1577340" cy="822960"/>
                  <wp:effectExtent l="0" t="0" r="3810" b="0"/>
                  <wp:wrapNone/>
                  <wp:docPr id="597972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2425" name="Picture 5979724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7340" cy="822960"/>
                          </a:xfrm>
                          <a:prstGeom prst="rect">
                            <a:avLst/>
                          </a:prstGeom>
                        </pic:spPr>
                      </pic:pic>
                    </a:graphicData>
                  </a:graphic>
                  <wp14:sizeRelH relativeFrom="page">
                    <wp14:pctWidth>0</wp14:pctWidth>
                  </wp14:sizeRelH>
                  <wp14:sizeRelV relativeFrom="page">
                    <wp14:pctHeight>0</wp14:pctHeight>
                  </wp14:sizeRelV>
                </wp:anchor>
              </w:drawing>
            </w:r>
          </w:p>
          <w:p w14:paraId="6B7560A6" w14:textId="77777777" w:rsidR="001A608B" w:rsidRDefault="001A608B" w:rsidP="006A649E">
            <w:pPr>
              <w:rPr>
                <w:rFonts w:ascii="Arial Narrow" w:hAnsi="Arial Narrow"/>
                <w:sz w:val="24"/>
                <w:szCs w:val="24"/>
              </w:rPr>
            </w:pPr>
          </w:p>
          <w:p w14:paraId="78C54E10" w14:textId="77777777" w:rsidR="00BD40DE" w:rsidRDefault="00BD40DE" w:rsidP="006A649E">
            <w:pPr>
              <w:rPr>
                <w:rFonts w:ascii="Arial Narrow" w:hAnsi="Arial Narrow"/>
                <w:sz w:val="24"/>
                <w:szCs w:val="24"/>
              </w:rPr>
            </w:pPr>
          </w:p>
          <w:p w14:paraId="6580D745" w14:textId="77777777" w:rsidR="00BD40DE" w:rsidRDefault="00BD40DE" w:rsidP="006A649E">
            <w:pPr>
              <w:rPr>
                <w:rFonts w:ascii="Arial Narrow" w:hAnsi="Arial Narrow"/>
                <w:sz w:val="24"/>
                <w:szCs w:val="24"/>
              </w:rPr>
            </w:pPr>
          </w:p>
          <w:p w14:paraId="2248BF49" w14:textId="77777777" w:rsidR="00BD40DE" w:rsidRDefault="00BD40DE" w:rsidP="006A649E">
            <w:pPr>
              <w:rPr>
                <w:rFonts w:ascii="Arial Narrow" w:hAnsi="Arial Narrow"/>
                <w:sz w:val="24"/>
                <w:szCs w:val="24"/>
              </w:rPr>
            </w:pPr>
          </w:p>
          <w:p w14:paraId="1874FB48" w14:textId="77777777" w:rsidR="00BD40DE" w:rsidRDefault="00BD40DE" w:rsidP="006A649E">
            <w:pPr>
              <w:rPr>
                <w:rFonts w:ascii="Arial Narrow" w:hAnsi="Arial Narrow"/>
                <w:sz w:val="24"/>
                <w:szCs w:val="24"/>
              </w:rPr>
            </w:pPr>
          </w:p>
          <w:p w14:paraId="487A10F5" w14:textId="77777777" w:rsidR="00BD40DE" w:rsidRPr="00E53EF7" w:rsidRDefault="00BD40DE" w:rsidP="006A649E">
            <w:pPr>
              <w:rPr>
                <w:rFonts w:ascii="Arial Narrow" w:hAnsi="Arial Narrow"/>
                <w:sz w:val="24"/>
                <w:szCs w:val="24"/>
              </w:rPr>
            </w:pPr>
          </w:p>
          <w:p w14:paraId="3E2C9714" w14:textId="2CB5C76E" w:rsidR="00BD40DE" w:rsidRPr="00BD40DE" w:rsidRDefault="00BD40DE" w:rsidP="00BD40DE">
            <w:pPr>
              <w:jc w:val="center"/>
              <w:rPr>
                <w:rFonts w:ascii="Arial Narrow" w:hAnsi="Arial Narrow"/>
                <w:sz w:val="24"/>
                <w:szCs w:val="24"/>
              </w:rPr>
            </w:pPr>
            <w:r w:rsidRPr="00E53EF7">
              <w:rPr>
                <w:rFonts w:ascii="Arial Narrow" w:hAnsi="Arial Narrow"/>
                <w:sz w:val="24"/>
                <w:szCs w:val="24"/>
                <w:lang w:val="en-PH"/>
              </w:rPr>
              <w:t>10” Capacitive Touchscreen</w:t>
            </w:r>
          </w:p>
        </w:tc>
        <w:tc>
          <w:tcPr>
            <w:tcW w:w="2765" w:type="dxa"/>
          </w:tcPr>
          <w:p w14:paraId="3DD81141" w14:textId="77777777" w:rsidR="00BD40DE" w:rsidRPr="00E53EF7" w:rsidRDefault="001A608B" w:rsidP="00BD40DE">
            <w:pPr>
              <w:pStyle w:val="ListParagraph"/>
              <w:numPr>
                <w:ilvl w:val="0"/>
                <w:numId w:val="41"/>
              </w:numPr>
              <w:spacing w:line="480" w:lineRule="auto"/>
              <w:rPr>
                <w:rFonts w:ascii="Arial Narrow" w:hAnsi="Arial Narrow"/>
                <w:sz w:val="24"/>
                <w:szCs w:val="24"/>
              </w:rPr>
            </w:pPr>
            <w:r w:rsidRPr="00E53EF7">
              <w:rPr>
                <w:rFonts w:ascii="Arial Narrow" w:hAnsi="Arial Narrow"/>
                <w:sz w:val="24"/>
                <w:szCs w:val="24"/>
                <w:lang w:val="en-PH"/>
              </w:rPr>
              <w:t>1024×600 resolution</w:t>
            </w:r>
          </w:p>
          <w:p w14:paraId="4FACAD6F" w14:textId="43B97C08" w:rsidR="001A608B" w:rsidRPr="00E53EF7" w:rsidRDefault="001A608B" w:rsidP="00BD40DE">
            <w:pPr>
              <w:pStyle w:val="ListParagraph"/>
              <w:numPr>
                <w:ilvl w:val="0"/>
                <w:numId w:val="41"/>
              </w:numPr>
              <w:spacing w:line="480" w:lineRule="auto"/>
              <w:rPr>
                <w:rFonts w:ascii="Arial Narrow" w:hAnsi="Arial Narrow"/>
                <w:sz w:val="24"/>
                <w:szCs w:val="24"/>
              </w:rPr>
            </w:pPr>
            <w:r w:rsidRPr="00E53EF7">
              <w:rPr>
                <w:rFonts w:ascii="Arial Narrow" w:hAnsi="Arial Narrow"/>
                <w:sz w:val="24"/>
                <w:szCs w:val="24"/>
                <w:lang w:val="en-PH"/>
              </w:rPr>
              <w:t>HDMI and USB interface</w:t>
            </w:r>
          </w:p>
        </w:tc>
        <w:tc>
          <w:tcPr>
            <w:tcW w:w="2766" w:type="dxa"/>
          </w:tcPr>
          <w:p w14:paraId="2E866CFE" w14:textId="1AA295E6" w:rsidR="001A608B" w:rsidRPr="00E53EF7" w:rsidRDefault="00BD40DE" w:rsidP="00BD40DE">
            <w:pPr>
              <w:spacing w:line="480" w:lineRule="auto"/>
              <w:jc w:val="both"/>
              <w:rPr>
                <w:rFonts w:ascii="Arial Narrow" w:hAnsi="Arial Narrow"/>
                <w:sz w:val="24"/>
                <w:szCs w:val="24"/>
              </w:rPr>
            </w:pPr>
            <w:r w:rsidRPr="00E53EF7">
              <w:rPr>
                <w:rFonts w:ascii="Arial Narrow" w:hAnsi="Arial Narrow"/>
                <w:sz w:val="24"/>
                <w:szCs w:val="24"/>
                <w:lang w:val="en-PH"/>
              </w:rPr>
              <w:t>Serves as the user interface for the student terminal. It allows students to view faculty availability and send messages.</w:t>
            </w:r>
          </w:p>
        </w:tc>
      </w:tr>
    </w:tbl>
    <w:p w14:paraId="21ED644D" w14:textId="0CFAA5F2" w:rsidR="00711781" w:rsidRDefault="00711781" w:rsidP="006A649E">
      <w:pPr>
        <w:rPr>
          <w:rFonts w:ascii="Arial Narrow" w:hAnsi="Arial Narrow"/>
          <w:sz w:val="24"/>
          <w:szCs w:val="24"/>
        </w:rPr>
      </w:pPr>
    </w:p>
    <w:p w14:paraId="3C9C9920" w14:textId="19D0B493" w:rsidR="008052C4" w:rsidRDefault="000E30B2" w:rsidP="00C05738">
      <w:pPr>
        <w:spacing w:line="480" w:lineRule="auto"/>
        <w:jc w:val="both"/>
        <w:rPr>
          <w:rFonts w:ascii="Arial Narrow" w:hAnsi="Arial Narrow"/>
          <w:sz w:val="24"/>
          <w:szCs w:val="24"/>
        </w:rPr>
      </w:pPr>
      <w:r>
        <w:rPr>
          <w:rFonts w:ascii="Arial Narrow" w:hAnsi="Arial Narrow"/>
          <w:sz w:val="24"/>
          <w:szCs w:val="24"/>
        </w:rPr>
        <w:tab/>
      </w:r>
      <w:r w:rsidR="00D36AE1" w:rsidRPr="00D36AE1">
        <w:rPr>
          <w:rFonts w:ascii="Arial Narrow" w:hAnsi="Arial Narrow"/>
          <w:sz w:val="24"/>
          <w:szCs w:val="24"/>
        </w:rPr>
        <w:t>Table 4 presents the hardware components used in the development of the ConsultEase system. The Raspberry Pi 4 Model B serves as the central processing unit of the student terminal. It handles critical functions such as RFID-based authentication, graphical user interface (GUI) display, and MQTT communication with the faculty-side units. An ESP32 microcontroller is embedded in the faculty desk unit, leveraging its built-in Wi-Fi and BLE capabilities to detect BLE beacon signals and display consultation messages on its dedicated screen. The system uses a 13.56 MHz RFID reader with an SPI interface to scan student ID cards and grant system access only to authorized users. A 2.4” TFT LCD display is attached to the ESP32 unit to show real-time consultation messages, offering a compact but clear visual interface for faculty members. BLE beacons, following the iBeacon protocol, are installed near faculty desks to broadcast signals, which are used to determine whether a faculty member is present. Finally, the student terminal features a 10” capacitive touchscreen with a 1024×600 resolution, connected via HDMI and USB, allowing students to navigate the system, check faculty availability, and send messages intuitively.</w:t>
      </w:r>
    </w:p>
    <w:p w14:paraId="5F76425C" w14:textId="77777777" w:rsidR="00D36AE1" w:rsidRDefault="00D36AE1" w:rsidP="00C05738">
      <w:pPr>
        <w:spacing w:line="480" w:lineRule="auto"/>
        <w:jc w:val="both"/>
        <w:rPr>
          <w:rFonts w:ascii="Arial Narrow" w:hAnsi="Arial Narrow"/>
          <w:sz w:val="24"/>
          <w:szCs w:val="24"/>
        </w:rPr>
      </w:pPr>
    </w:p>
    <w:p w14:paraId="419A1786" w14:textId="77777777" w:rsidR="00D36AE1" w:rsidRDefault="00D36AE1" w:rsidP="00C05738">
      <w:pPr>
        <w:spacing w:line="480" w:lineRule="auto"/>
        <w:jc w:val="both"/>
        <w:rPr>
          <w:rFonts w:ascii="Arial Narrow" w:hAnsi="Arial Narrow"/>
          <w:sz w:val="24"/>
          <w:szCs w:val="24"/>
        </w:rPr>
      </w:pPr>
    </w:p>
    <w:p w14:paraId="78F4E44C" w14:textId="038BF4F1" w:rsidR="00BD40DE" w:rsidRPr="00A95C34" w:rsidRDefault="00D36AE1" w:rsidP="00E4763D">
      <w:pPr>
        <w:pStyle w:val="Style3"/>
      </w:pPr>
      <w:r>
        <w:t>Software</w:t>
      </w:r>
      <w:r w:rsidR="00BD40DE" w:rsidRPr="00A95C34">
        <w:t xml:space="preserve"> Integration</w:t>
      </w:r>
    </w:p>
    <w:p w14:paraId="65E72EF8" w14:textId="75C8E34C" w:rsidR="00BD40DE" w:rsidRDefault="00BD40DE" w:rsidP="00BD40DE">
      <w:pPr>
        <w:pStyle w:val="Caption"/>
        <w:spacing w:line="360" w:lineRule="auto"/>
        <w:rPr>
          <w:rFonts w:ascii="Arial Narrow" w:hAnsi="Arial Narrow"/>
          <w:color w:val="auto"/>
          <w:sz w:val="24"/>
          <w:szCs w:val="24"/>
          <w:lang w:val="en-PH"/>
        </w:rPr>
      </w:pPr>
      <w:r w:rsidRPr="00C82765">
        <w:rPr>
          <w:b/>
          <w:bCs/>
          <w:i w:val="0"/>
          <w:iCs w:val="0"/>
        </w:rPr>
        <w:tab/>
      </w:r>
      <w:r w:rsidRPr="00C82765">
        <w:rPr>
          <w:rFonts w:ascii="Arial Narrow" w:hAnsi="Arial Narrow"/>
          <w:b/>
          <w:bCs/>
          <w:i w:val="0"/>
          <w:iCs w:val="0"/>
          <w:color w:val="auto"/>
          <w:sz w:val="24"/>
          <w:szCs w:val="24"/>
        </w:rPr>
        <w:t xml:space="preserve">Table </w:t>
      </w:r>
      <w:r w:rsidR="00D36AE1">
        <w:rPr>
          <w:rFonts w:ascii="Arial Narrow" w:hAnsi="Arial Narrow"/>
          <w:b/>
          <w:bCs/>
          <w:i w:val="0"/>
          <w:iCs w:val="0"/>
          <w:color w:val="auto"/>
          <w:sz w:val="24"/>
          <w:szCs w:val="24"/>
        </w:rPr>
        <w:t>5</w:t>
      </w:r>
      <w:r w:rsidRPr="00C82765">
        <w:rPr>
          <w:rFonts w:ascii="Arial Narrow" w:hAnsi="Arial Narrow"/>
          <w:color w:val="auto"/>
          <w:sz w:val="24"/>
          <w:szCs w:val="24"/>
        </w:rPr>
        <w:br/>
        <w:t xml:space="preserve"> </w:t>
      </w:r>
      <w:r w:rsidRPr="00C82765">
        <w:rPr>
          <w:rFonts w:ascii="Arial Narrow" w:hAnsi="Arial Narrow"/>
          <w:color w:val="auto"/>
          <w:sz w:val="24"/>
          <w:szCs w:val="24"/>
        </w:rPr>
        <w:tab/>
      </w:r>
      <w:r w:rsidRPr="009B3415">
        <w:rPr>
          <w:rFonts w:ascii="Arial Narrow" w:hAnsi="Arial Narrow"/>
          <w:color w:val="auto"/>
          <w:sz w:val="24"/>
          <w:szCs w:val="24"/>
          <w:lang w:val="en-PH"/>
        </w:rPr>
        <w:t>Software Components of the ConsultEase System</w:t>
      </w:r>
    </w:p>
    <w:tbl>
      <w:tblPr>
        <w:tblStyle w:val="TableGrid"/>
        <w:tblW w:w="0" w:type="auto"/>
        <w:tblInd w:w="708" w:type="dxa"/>
        <w:tblLook w:val="04A0" w:firstRow="1" w:lastRow="0" w:firstColumn="1" w:lastColumn="0" w:noHBand="0" w:noVBand="1"/>
      </w:tblPr>
      <w:tblGrid>
        <w:gridCol w:w="4144"/>
        <w:gridCol w:w="4185"/>
      </w:tblGrid>
      <w:tr w:rsidR="00BD40DE" w14:paraId="1A7B0E59" w14:textId="77777777">
        <w:tc>
          <w:tcPr>
            <w:tcW w:w="4352" w:type="dxa"/>
          </w:tcPr>
          <w:p w14:paraId="4C035FBC" w14:textId="77777777" w:rsidR="00BD40DE" w:rsidRPr="00E53EF7" w:rsidRDefault="00BD40DE" w:rsidP="00BD40DE">
            <w:pPr>
              <w:spacing w:line="480" w:lineRule="auto"/>
              <w:jc w:val="center"/>
              <w:rPr>
                <w:rFonts w:ascii="Arial Narrow" w:hAnsi="Arial Narrow"/>
                <w:b/>
                <w:bCs/>
                <w:sz w:val="24"/>
                <w:szCs w:val="24"/>
              </w:rPr>
            </w:pPr>
            <w:r w:rsidRPr="00E53EF7">
              <w:rPr>
                <w:rFonts w:ascii="Arial Narrow" w:hAnsi="Arial Narrow"/>
                <w:b/>
                <w:bCs/>
                <w:sz w:val="24"/>
                <w:szCs w:val="24"/>
                <w:lang w:val="en-PH"/>
              </w:rPr>
              <w:t>Component</w:t>
            </w:r>
          </w:p>
        </w:tc>
        <w:tc>
          <w:tcPr>
            <w:tcW w:w="4353" w:type="dxa"/>
          </w:tcPr>
          <w:p w14:paraId="387C7AAD" w14:textId="77777777" w:rsidR="00BD40DE" w:rsidRPr="00E53EF7" w:rsidRDefault="00BD40DE" w:rsidP="00BD40DE">
            <w:pPr>
              <w:spacing w:line="480" w:lineRule="auto"/>
              <w:jc w:val="center"/>
              <w:rPr>
                <w:rFonts w:ascii="Arial Narrow" w:hAnsi="Arial Narrow"/>
                <w:b/>
                <w:bCs/>
                <w:sz w:val="24"/>
                <w:szCs w:val="24"/>
              </w:rPr>
            </w:pPr>
            <w:r w:rsidRPr="00E53EF7">
              <w:rPr>
                <w:rFonts w:ascii="Arial Narrow" w:hAnsi="Arial Narrow"/>
                <w:b/>
                <w:bCs/>
                <w:sz w:val="24"/>
                <w:szCs w:val="24"/>
                <w:lang w:val="en-PH"/>
              </w:rPr>
              <w:t>Function in the System</w:t>
            </w:r>
          </w:p>
        </w:tc>
      </w:tr>
      <w:tr w:rsidR="00BD40DE" w14:paraId="046D054A" w14:textId="77777777">
        <w:tc>
          <w:tcPr>
            <w:tcW w:w="4352" w:type="dxa"/>
          </w:tcPr>
          <w:p w14:paraId="7DE23B74"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noProof/>
                <w:sz w:val="24"/>
                <w:szCs w:val="24"/>
              </w:rPr>
              <w:drawing>
                <wp:anchor distT="0" distB="0" distL="114300" distR="114300" simplePos="0" relativeHeight="251658257" behindDoc="0" locked="0" layoutInCell="1" allowOverlap="1" wp14:anchorId="4C7AB876" wp14:editId="27EDFFFE">
                  <wp:simplePos x="0" y="0"/>
                  <wp:positionH relativeFrom="column">
                    <wp:posOffset>250190</wp:posOffset>
                  </wp:positionH>
                  <wp:positionV relativeFrom="paragraph">
                    <wp:posOffset>100965</wp:posOffset>
                  </wp:positionV>
                  <wp:extent cx="1772920" cy="1253613"/>
                  <wp:effectExtent l="0" t="0" r="0" b="3810"/>
                  <wp:wrapNone/>
                  <wp:docPr id="723227743" name="Picture 10" descr="A blue and yellow snak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27743" name="Picture 10" descr="A blue and yellow snake logo&#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2920" cy="1253613"/>
                          </a:xfrm>
                          <a:prstGeom prst="rect">
                            <a:avLst/>
                          </a:prstGeom>
                        </pic:spPr>
                      </pic:pic>
                    </a:graphicData>
                  </a:graphic>
                  <wp14:sizeRelH relativeFrom="page">
                    <wp14:pctWidth>0</wp14:pctWidth>
                  </wp14:sizeRelH>
                  <wp14:sizeRelV relativeFrom="page">
                    <wp14:pctHeight>0</wp14:pctHeight>
                  </wp14:sizeRelV>
                </wp:anchor>
              </w:drawing>
            </w:r>
          </w:p>
          <w:p w14:paraId="6B0FCA26" w14:textId="77777777" w:rsidR="00BD40DE" w:rsidRPr="00E53EF7" w:rsidRDefault="00BD40DE" w:rsidP="00BD40DE">
            <w:pPr>
              <w:spacing w:line="480" w:lineRule="auto"/>
              <w:jc w:val="both"/>
              <w:rPr>
                <w:rFonts w:ascii="Arial Narrow" w:hAnsi="Arial Narrow"/>
                <w:sz w:val="24"/>
                <w:szCs w:val="24"/>
              </w:rPr>
            </w:pPr>
          </w:p>
          <w:p w14:paraId="57CAFB21" w14:textId="77777777" w:rsidR="00BD40DE" w:rsidRPr="00E53EF7" w:rsidRDefault="00BD40DE" w:rsidP="00BD40DE">
            <w:pPr>
              <w:spacing w:line="480" w:lineRule="auto"/>
              <w:jc w:val="both"/>
              <w:rPr>
                <w:rFonts w:ascii="Arial Narrow" w:hAnsi="Arial Narrow"/>
                <w:sz w:val="24"/>
                <w:szCs w:val="24"/>
              </w:rPr>
            </w:pPr>
          </w:p>
          <w:p w14:paraId="21110D69" w14:textId="77777777" w:rsidR="00BD40DE" w:rsidRPr="00E53EF7" w:rsidRDefault="00BD40DE" w:rsidP="00BD40DE">
            <w:pPr>
              <w:spacing w:line="480" w:lineRule="auto"/>
              <w:jc w:val="both"/>
              <w:rPr>
                <w:rFonts w:ascii="Arial Narrow" w:hAnsi="Arial Narrow"/>
                <w:sz w:val="24"/>
                <w:szCs w:val="24"/>
              </w:rPr>
            </w:pPr>
          </w:p>
          <w:p w14:paraId="263C489E" w14:textId="77777777" w:rsidR="00BD40DE" w:rsidRPr="00E53EF7" w:rsidRDefault="00BD40DE" w:rsidP="00BD40DE">
            <w:pPr>
              <w:spacing w:line="480" w:lineRule="auto"/>
              <w:jc w:val="both"/>
              <w:rPr>
                <w:rFonts w:ascii="Arial Narrow" w:hAnsi="Arial Narrow"/>
                <w:sz w:val="24"/>
                <w:szCs w:val="24"/>
              </w:rPr>
            </w:pPr>
          </w:p>
          <w:p w14:paraId="71BA9635" w14:textId="77777777" w:rsidR="00BD40DE" w:rsidRPr="00E53EF7" w:rsidRDefault="00BD40DE" w:rsidP="00BD40DE">
            <w:pPr>
              <w:spacing w:line="480" w:lineRule="auto"/>
              <w:jc w:val="center"/>
              <w:rPr>
                <w:rFonts w:ascii="Arial Narrow" w:hAnsi="Arial Narrow"/>
                <w:sz w:val="24"/>
                <w:szCs w:val="24"/>
              </w:rPr>
            </w:pPr>
            <w:r w:rsidRPr="00E53EF7">
              <w:rPr>
                <w:rFonts w:ascii="Arial Narrow" w:hAnsi="Arial Narrow"/>
                <w:sz w:val="24"/>
                <w:szCs w:val="24"/>
                <w:lang w:val="en-PH"/>
              </w:rPr>
              <w:t>Python</w:t>
            </w:r>
          </w:p>
        </w:tc>
        <w:tc>
          <w:tcPr>
            <w:tcW w:w="4353" w:type="dxa"/>
          </w:tcPr>
          <w:p w14:paraId="1E217407"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sz w:val="24"/>
                <w:szCs w:val="24"/>
                <w:lang w:val="en-PH"/>
              </w:rPr>
              <w:t>Serves as the primary programming language for both backend logic and GUI development. It controls hardware interaction and overall system flow.</w:t>
            </w:r>
          </w:p>
        </w:tc>
      </w:tr>
      <w:tr w:rsidR="00BD40DE" w14:paraId="0D8CF167" w14:textId="77777777">
        <w:tc>
          <w:tcPr>
            <w:tcW w:w="4352" w:type="dxa"/>
          </w:tcPr>
          <w:p w14:paraId="6570AC11"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noProof/>
                <w:sz w:val="24"/>
                <w:szCs w:val="24"/>
              </w:rPr>
              <w:drawing>
                <wp:anchor distT="0" distB="0" distL="114300" distR="114300" simplePos="0" relativeHeight="251658258" behindDoc="0" locked="0" layoutInCell="1" allowOverlap="1" wp14:anchorId="6CB5C502" wp14:editId="655DB975">
                  <wp:simplePos x="0" y="0"/>
                  <wp:positionH relativeFrom="column">
                    <wp:posOffset>153035</wp:posOffset>
                  </wp:positionH>
                  <wp:positionV relativeFrom="paragraph">
                    <wp:posOffset>139700</wp:posOffset>
                  </wp:positionV>
                  <wp:extent cx="1960439" cy="774291"/>
                  <wp:effectExtent l="0" t="0" r="1905" b="6985"/>
                  <wp:wrapNone/>
                  <wp:docPr id="936401850" name="Picture 11" descr="A green logo with a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01850" name="Picture 11" descr="A green logo with a diamond&#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1960439" cy="774291"/>
                          </a:xfrm>
                          <a:prstGeom prst="rect">
                            <a:avLst/>
                          </a:prstGeom>
                        </pic:spPr>
                      </pic:pic>
                    </a:graphicData>
                  </a:graphic>
                  <wp14:sizeRelH relativeFrom="page">
                    <wp14:pctWidth>0</wp14:pctWidth>
                  </wp14:sizeRelH>
                  <wp14:sizeRelV relativeFrom="page">
                    <wp14:pctHeight>0</wp14:pctHeight>
                  </wp14:sizeRelV>
                </wp:anchor>
              </w:drawing>
            </w:r>
          </w:p>
          <w:p w14:paraId="2E85ED41" w14:textId="77777777" w:rsidR="00BD40DE" w:rsidRPr="00E53EF7" w:rsidRDefault="00BD40DE" w:rsidP="00BD40DE">
            <w:pPr>
              <w:spacing w:line="480" w:lineRule="auto"/>
              <w:jc w:val="both"/>
              <w:rPr>
                <w:rFonts w:ascii="Arial Narrow" w:hAnsi="Arial Narrow"/>
                <w:sz w:val="24"/>
                <w:szCs w:val="24"/>
              </w:rPr>
            </w:pPr>
          </w:p>
          <w:p w14:paraId="62EBB1B9" w14:textId="77777777" w:rsidR="00BD40DE" w:rsidRPr="00E53EF7" w:rsidRDefault="00BD40DE" w:rsidP="00BD40DE">
            <w:pPr>
              <w:spacing w:line="480" w:lineRule="auto"/>
              <w:jc w:val="both"/>
              <w:rPr>
                <w:rFonts w:ascii="Arial Narrow" w:hAnsi="Arial Narrow"/>
                <w:sz w:val="24"/>
                <w:szCs w:val="24"/>
              </w:rPr>
            </w:pPr>
          </w:p>
          <w:p w14:paraId="070E019E" w14:textId="77777777" w:rsidR="00BD40DE" w:rsidRPr="00E53EF7" w:rsidRDefault="00BD40DE" w:rsidP="00BD40DE">
            <w:pPr>
              <w:spacing w:line="480" w:lineRule="auto"/>
              <w:jc w:val="both"/>
              <w:rPr>
                <w:rFonts w:ascii="Arial Narrow" w:hAnsi="Arial Narrow"/>
                <w:sz w:val="24"/>
                <w:szCs w:val="24"/>
              </w:rPr>
            </w:pPr>
          </w:p>
          <w:p w14:paraId="3F60C418" w14:textId="77777777" w:rsidR="00BD40DE" w:rsidRPr="00E53EF7" w:rsidRDefault="00BD40DE" w:rsidP="00BD40DE">
            <w:pPr>
              <w:spacing w:line="480" w:lineRule="auto"/>
              <w:jc w:val="center"/>
              <w:rPr>
                <w:rFonts w:ascii="Arial Narrow" w:hAnsi="Arial Narrow"/>
                <w:sz w:val="24"/>
                <w:szCs w:val="24"/>
              </w:rPr>
            </w:pPr>
            <w:r w:rsidRPr="00E53EF7">
              <w:rPr>
                <w:rFonts w:ascii="Arial Narrow" w:hAnsi="Arial Narrow"/>
                <w:sz w:val="24"/>
                <w:szCs w:val="24"/>
                <w:lang w:val="en-PH"/>
              </w:rPr>
              <w:t>PyQt5</w:t>
            </w:r>
          </w:p>
        </w:tc>
        <w:tc>
          <w:tcPr>
            <w:tcW w:w="43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40DE" w:rsidRPr="009B3415" w14:paraId="4FEC56AC" w14:textId="77777777">
              <w:trPr>
                <w:tblCellSpacing w:w="15" w:type="dxa"/>
              </w:trPr>
              <w:tc>
                <w:tcPr>
                  <w:tcW w:w="0" w:type="auto"/>
                  <w:vAlign w:val="center"/>
                  <w:hideMark/>
                </w:tcPr>
                <w:p w14:paraId="7E4FA14F" w14:textId="77777777" w:rsidR="00BD40DE" w:rsidRPr="009B3415" w:rsidRDefault="00BD40DE" w:rsidP="00BD40DE">
                  <w:pPr>
                    <w:spacing w:after="3" w:line="480" w:lineRule="auto"/>
                    <w:ind w:right="508"/>
                    <w:jc w:val="both"/>
                    <w:rPr>
                      <w:rFonts w:ascii="Arial Narrow" w:hAnsi="Arial Narrow"/>
                      <w:sz w:val="24"/>
                      <w:szCs w:val="24"/>
                      <w:lang w:val="en-PH"/>
                    </w:rPr>
                  </w:pPr>
                </w:p>
              </w:tc>
            </w:tr>
          </w:tbl>
          <w:p w14:paraId="38C5F1CE" w14:textId="77777777" w:rsidR="00BD40DE" w:rsidRPr="009B3415" w:rsidRDefault="00BD40DE" w:rsidP="00BD40DE">
            <w:pPr>
              <w:spacing w:after="3" w:line="480" w:lineRule="auto"/>
              <w:ind w:right="508"/>
              <w:jc w:val="both"/>
              <w:rPr>
                <w:rFonts w:ascii="Arial Narrow" w:hAnsi="Arial Narrow"/>
                <w:vanish/>
                <w:sz w:val="24"/>
                <w:szCs w:val="24"/>
                <w:lang w:val="en-P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9"/>
            </w:tblGrid>
            <w:tr w:rsidR="00BD40DE" w:rsidRPr="009B3415" w14:paraId="7CC3EE9C" w14:textId="77777777">
              <w:trPr>
                <w:tblCellSpacing w:w="15" w:type="dxa"/>
              </w:trPr>
              <w:tc>
                <w:tcPr>
                  <w:tcW w:w="0" w:type="auto"/>
                  <w:vAlign w:val="center"/>
                  <w:hideMark/>
                </w:tcPr>
                <w:p w14:paraId="1CDA4634" w14:textId="77777777" w:rsidR="00BD40DE" w:rsidRPr="009B3415" w:rsidRDefault="00BD40DE" w:rsidP="00BD40DE">
                  <w:pPr>
                    <w:spacing w:after="3" w:line="480" w:lineRule="auto"/>
                    <w:ind w:right="508"/>
                    <w:jc w:val="both"/>
                    <w:rPr>
                      <w:rFonts w:ascii="Arial Narrow" w:hAnsi="Arial Narrow"/>
                      <w:sz w:val="24"/>
                      <w:szCs w:val="24"/>
                      <w:lang w:val="en-PH"/>
                    </w:rPr>
                  </w:pPr>
                  <w:r w:rsidRPr="009B3415">
                    <w:rPr>
                      <w:rFonts w:ascii="Arial Narrow" w:hAnsi="Arial Narrow"/>
                      <w:sz w:val="24"/>
                      <w:szCs w:val="24"/>
                      <w:lang w:val="en-PH"/>
                    </w:rPr>
                    <w:t>Used to build and manage the graphical user interface (GUI) of the student terminal, allowing intuitive touch-based interaction.</w:t>
                  </w:r>
                </w:p>
              </w:tc>
            </w:tr>
          </w:tbl>
          <w:p w14:paraId="03A5DFF2" w14:textId="77777777" w:rsidR="00BD40DE" w:rsidRPr="00E53EF7" w:rsidRDefault="00BD40DE" w:rsidP="00BD40DE">
            <w:pPr>
              <w:spacing w:line="480" w:lineRule="auto"/>
              <w:jc w:val="both"/>
              <w:rPr>
                <w:rFonts w:ascii="Arial Narrow" w:hAnsi="Arial Narrow"/>
                <w:sz w:val="24"/>
                <w:szCs w:val="24"/>
              </w:rPr>
            </w:pPr>
          </w:p>
        </w:tc>
      </w:tr>
      <w:tr w:rsidR="00BD40DE" w14:paraId="0DF1DAA0" w14:textId="77777777">
        <w:tc>
          <w:tcPr>
            <w:tcW w:w="4352" w:type="dxa"/>
          </w:tcPr>
          <w:p w14:paraId="7315AF84"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noProof/>
                <w:sz w:val="24"/>
                <w:szCs w:val="24"/>
              </w:rPr>
              <w:drawing>
                <wp:anchor distT="0" distB="0" distL="114300" distR="114300" simplePos="0" relativeHeight="251658259" behindDoc="0" locked="0" layoutInCell="1" allowOverlap="1" wp14:anchorId="6E989AAC" wp14:editId="7A08C689">
                  <wp:simplePos x="0" y="0"/>
                  <wp:positionH relativeFrom="column">
                    <wp:posOffset>197572</wp:posOffset>
                  </wp:positionH>
                  <wp:positionV relativeFrom="paragraph">
                    <wp:posOffset>146050</wp:posOffset>
                  </wp:positionV>
                  <wp:extent cx="1866973" cy="1297858"/>
                  <wp:effectExtent l="0" t="0" r="0" b="0"/>
                  <wp:wrapNone/>
                  <wp:docPr id="464940447" name="Picture 12"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0447" name="Picture 12" descr="A diagram of a cloud computing syste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1866973" cy="1297858"/>
                          </a:xfrm>
                          <a:prstGeom prst="rect">
                            <a:avLst/>
                          </a:prstGeom>
                        </pic:spPr>
                      </pic:pic>
                    </a:graphicData>
                  </a:graphic>
                  <wp14:sizeRelH relativeFrom="page">
                    <wp14:pctWidth>0</wp14:pctWidth>
                  </wp14:sizeRelH>
                  <wp14:sizeRelV relativeFrom="page">
                    <wp14:pctHeight>0</wp14:pctHeight>
                  </wp14:sizeRelV>
                </wp:anchor>
              </w:drawing>
            </w:r>
          </w:p>
          <w:p w14:paraId="21FB5683" w14:textId="77777777" w:rsidR="00BD40DE" w:rsidRPr="00E53EF7" w:rsidRDefault="00BD40DE" w:rsidP="00BD40DE">
            <w:pPr>
              <w:spacing w:line="480" w:lineRule="auto"/>
              <w:jc w:val="both"/>
              <w:rPr>
                <w:rFonts w:ascii="Arial Narrow" w:hAnsi="Arial Narrow"/>
                <w:sz w:val="24"/>
                <w:szCs w:val="24"/>
              </w:rPr>
            </w:pPr>
          </w:p>
          <w:p w14:paraId="4232A74C" w14:textId="77777777" w:rsidR="00BD40DE" w:rsidRPr="00E53EF7" w:rsidRDefault="00BD40DE" w:rsidP="00BD40DE">
            <w:pPr>
              <w:spacing w:line="480" w:lineRule="auto"/>
              <w:jc w:val="both"/>
              <w:rPr>
                <w:rFonts w:ascii="Arial Narrow" w:hAnsi="Arial Narrow"/>
                <w:sz w:val="24"/>
                <w:szCs w:val="24"/>
              </w:rPr>
            </w:pPr>
          </w:p>
          <w:p w14:paraId="2C48E1EE" w14:textId="77777777" w:rsidR="00BD40DE" w:rsidRPr="00E53EF7" w:rsidRDefault="00BD40DE" w:rsidP="00BD40DE">
            <w:pPr>
              <w:spacing w:line="480" w:lineRule="auto"/>
              <w:jc w:val="both"/>
              <w:rPr>
                <w:rFonts w:ascii="Arial Narrow" w:hAnsi="Arial Narrow"/>
                <w:sz w:val="24"/>
                <w:szCs w:val="24"/>
              </w:rPr>
            </w:pPr>
          </w:p>
          <w:p w14:paraId="031040B4" w14:textId="77777777" w:rsidR="00BD40DE" w:rsidRPr="00E53EF7" w:rsidRDefault="00BD40DE" w:rsidP="00BD40DE">
            <w:pPr>
              <w:spacing w:line="480" w:lineRule="auto"/>
              <w:jc w:val="both"/>
              <w:rPr>
                <w:rFonts w:ascii="Arial Narrow" w:hAnsi="Arial Narrow"/>
                <w:sz w:val="24"/>
                <w:szCs w:val="24"/>
              </w:rPr>
            </w:pPr>
          </w:p>
          <w:p w14:paraId="218EF9AE" w14:textId="77777777" w:rsidR="00BD40DE" w:rsidRPr="00E53EF7" w:rsidRDefault="00BD40DE" w:rsidP="00BD40DE">
            <w:pPr>
              <w:spacing w:line="480" w:lineRule="auto"/>
              <w:jc w:val="both"/>
              <w:rPr>
                <w:rFonts w:ascii="Arial Narrow" w:hAnsi="Arial Narrow"/>
                <w:sz w:val="24"/>
                <w:szCs w:val="24"/>
              </w:rPr>
            </w:pPr>
          </w:p>
          <w:p w14:paraId="050D5C36" w14:textId="77777777" w:rsidR="00BD40DE" w:rsidRPr="00E53EF7" w:rsidRDefault="00BD40DE" w:rsidP="00BD40DE">
            <w:pPr>
              <w:spacing w:line="480" w:lineRule="auto"/>
              <w:jc w:val="center"/>
              <w:rPr>
                <w:rFonts w:ascii="Arial Narrow" w:hAnsi="Arial Narrow"/>
                <w:sz w:val="24"/>
                <w:szCs w:val="24"/>
              </w:rPr>
            </w:pPr>
            <w:r w:rsidRPr="00E53EF7">
              <w:rPr>
                <w:rFonts w:ascii="Arial Narrow" w:hAnsi="Arial Narrow"/>
                <w:sz w:val="24"/>
                <w:szCs w:val="24"/>
                <w:lang w:val="en-PH"/>
              </w:rPr>
              <w:t>MQTT</w:t>
            </w:r>
          </w:p>
          <w:p w14:paraId="6C973F7C" w14:textId="77777777" w:rsidR="00BD40DE" w:rsidRPr="00E53EF7" w:rsidRDefault="00BD40DE" w:rsidP="00BD40DE">
            <w:pPr>
              <w:spacing w:line="480" w:lineRule="auto"/>
              <w:jc w:val="both"/>
              <w:rPr>
                <w:rFonts w:ascii="Arial Narrow" w:hAnsi="Arial Narrow"/>
                <w:sz w:val="24"/>
                <w:szCs w:val="24"/>
              </w:rPr>
            </w:pPr>
          </w:p>
        </w:tc>
        <w:tc>
          <w:tcPr>
            <w:tcW w:w="4353" w:type="dxa"/>
          </w:tcPr>
          <w:p w14:paraId="016B56E9"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sz w:val="24"/>
                <w:szCs w:val="24"/>
                <w:lang w:val="en-PH"/>
              </w:rPr>
              <w:t>Enables real-time message exchange between the Raspberry Pi and ESP32 devices using a lightweight publish-subscribe protocol.</w:t>
            </w:r>
          </w:p>
        </w:tc>
      </w:tr>
      <w:tr w:rsidR="00BD40DE" w14:paraId="3B392A8B" w14:textId="77777777">
        <w:tc>
          <w:tcPr>
            <w:tcW w:w="4352" w:type="dxa"/>
          </w:tcPr>
          <w:p w14:paraId="125CE586"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noProof/>
                <w:sz w:val="24"/>
                <w:szCs w:val="24"/>
              </w:rPr>
              <w:drawing>
                <wp:anchor distT="0" distB="0" distL="114300" distR="114300" simplePos="0" relativeHeight="251658260" behindDoc="0" locked="0" layoutInCell="1" allowOverlap="1" wp14:anchorId="1F26E97B" wp14:editId="5BA6C9D8">
                  <wp:simplePos x="0" y="0"/>
                  <wp:positionH relativeFrom="column">
                    <wp:posOffset>285750</wp:posOffset>
                  </wp:positionH>
                  <wp:positionV relativeFrom="paragraph">
                    <wp:posOffset>140970</wp:posOffset>
                  </wp:positionV>
                  <wp:extent cx="1741130" cy="1128252"/>
                  <wp:effectExtent l="0" t="0" r="0" b="0"/>
                  <wp:wrapNone/>
                  <wp:docPr id="1821060135" name="Picture 13" descr="A logo of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0135" name="Picture 13" descr="A logo of an elephant&#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1130" cy="1128252"/>
                          </a:xfrm>
                          <a:prstGeom prst="rect">
                            <a:avLst/>
                          </a:prstGeom>
                        </pic:spPr>
                      </pic:pic>
                    </a:graphicData>
                  </a:graphic>
                  <wp14:sizeRelH relativeFrom="page">
                    <wp14:pctWidth>0</wp14:pctWidth>
                  </wp14:sizeRelH>
                  <wp14:sizeRelV relativeFrom="page">
                    <wp14:pctHeight>0</wp14:pctHeight>
                  </wp14:sizeRelV>
                </wp:anchor>
              </w:drawing>
            </w:r>
          </w:p>
          <w:p w14:paraId="10DE09E8" w14:textId="77777777" w:rsidR="00BD40DE" w:rsidRPr="00E53EF7" w:rsidRDefault="00BD40DE" w:rsidP="00BD40DE">
            <w:pPr>
              <w:spacing w:line="480" w:lineRule="auto"/>
              <w:jc w:val="both"/>
              <w:rPr>
                <w:rFonts w:ascii="Arial Narrow" w:hAnsi="Arial Narrow"/>
                <w:sz w:val="24"/>
                <w:szCs w:val="24"/>
              </w:rPr>
            </w:pPr>
          </w:p>
          <w:p w14:paraId="312EB84D" w14:textId="77777777" w:rsidR="00BD40DE" w:rsidRPr="00E53EF7" w:rsidRDefault="00BD40DE" w:rsidP="00BD40DE">
            <w:pPr>
              <w:spacing w:line="480" w:lineRule="auto"/>
              <w:jc w:val="both"/>
              <w:rPr>
                <w:rFonts w:ascii="Arial Narrow" w:hAnsi="Arial Narrow"/>
                <w:sz w:val="24"/>
                <w:szCs w:val="24"/>
              </w:rPr>
            </w:pPr>
          </w:p>
          <w:p w14:paraId="686127D7" w14:textId="77777777" w:rsidR="00BD40DE" w:rsidRPr="00E53EF7" w:rsidRDefault="00BD40DE" w:rsidP="00BD40DE">
            <w:pPr>
              <w:spacing w:line="480" w:lineRule="auto"/>
              <w:jc w:val="both"/>
              <w:rPr>
                <w:rFonts w:ascii="Arial Narrow" w:hAnsi="Arial Narrow"/>
                <w:sz w:val="24"/>
                <w:szCs w:val="24"/>
              </w:rPr>
            </w:pPr>
          </w:p>
          <w:p w14:paraId="72425EB2" w14:textId="77777777" w:rsidR="00BD40DE" w:rsidRPr="00E53EF7" w:rsidRDefault="00BD40DE" w:rsidP="00BD40DE">
            <w:pPr>
              <w:spacing w:line="480" w:lineRule="auto"/>
              <w:jc w:val="both"/>
              <w:rPr>
                <w:rFonts w:ascii="Arial Narrow" w:hAnsi="Arial Narrow"/>
                <w:sz w:val="24"/>
                <w:szCs w:val="24"/>
              </w:rPr>
            </w:pPr>
          </w:p>
          <w:p w14:paraId="7737D749" w14:textId="77777777" w:rsidR="00BD40DE" w:rsidRPr="00E53EF7" w:rsidRDefault="00BD40DE" w:rsidP="00BD40DE">
            <w:pPr>
              <w:spacing w:line="480" w:lineRule="auto"/>
              <w:jc w:val="center"/>
              <w:rPr>
                <w:rFonts w:ascii="Arial Narrow" w:hAnsi="Arial Narrow"/>
                <w:sz w:val="24"/>
                <w:szCs w:val="24"/>
              </w:rPr>
            </w:pPr>
            <w:r w:rsidRPr="00E53EF7">
              <w:rPr>
                <w:rFonts w:ascii="Arial Narrow" w:hAnsi="Arial Narrow"/>
                <w:sz w:val="24"/>
                <w:szCs w:val="24"/>
                <w:lang w:val="en-PH"/>
              </w:rPr>
              <w:t>PostgreSQL</w:t>
            </w:r>
          </w:p>
        </w:tc>
        <w:tc>
          <w:tcPr>
            <w:tcW w:w="4353" w:type="dxa"/>
          </w:tcPr>
          <w:p w14:paraId="344AF8D7"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sz w:val="24"/>
                <w:szCs w:val="24"/>
                <w:lang w:val="en-PH"/>
              </w:rPr>
              <w:t>Stores centralized records such as faculty schedules, RFID data, and consultation logs. Supports structured relational queries and data integrity.</w:t>
            </w:r>
          </w:p>
        </w:tc>
      </w:tr>
      <w:tr w:rsidR="00BD40DE" w14:paraId="06AA408B" w14:textId="77777777">
        <w:tc>
          <w:tcPr>
            <w:tcW w:w="4352" w:type="dxa"/>
          </w:tcPr>
          <w:p w14:paraId="1B21F98E" w14:textId="77777777" w:rsidR="00BD40DE" w:rsidRPr="00E53EF7" w:rsidRDefault="00BD40DE" w:rsidP="00BD40DE">
            <w:pPr>
              <w:spacing w:line="480" w:lineRule="auto"/>
              <w:jc w:val="both"/>
              <w:rPr>
                <w:rFonts w:ascii="Arial Narrow" w:hAnsi="Arial Narrow"/>
                <w:sz w:val="24"/>
                <w:szCs w:val="24"/>
              </w:rPr>
            </w:pPr>
            <w:r w:rsidRPr="00E53EF7">
              <w:rPr>
                <w:rFonts w:ascii="Arial Narrow" w:hAnsi="Arial Narrow"/>
                <w:noProof/>
                <w:sz w:val="24"/>
                <w:szCs w:val="24"/>
              </w:rPr>
              <w:drawing>
                <wp:anchor distT="0" distB="0" distL="114300" distR="114300" simplePos="0" relativeHeight="251658261" behindDoc="0" locked="0" layoutInCell="1" allowOverlap="1" wp14:anchorId="2013871D" wp14:editId="626C03FB">
                  <wp:simplePos x="0" y="0"/>
                  <wp:positionH relativeFrom="column">
                    <wp:posOffset>42546</wp:posOffset>
                  </wp:positionH>
                  <wp:positionV relativeFrom="paragraph">
                    <wp:posOffset>83185</wp:posOffset>
                  </wp:positionV>
                  <wp:extent cx="2133600" cy="1068705"/>
                  <wp:effectExtent l="0" t="0" r="0" b="0"/>
                  <wp:wrapNone/>
                  <wp:docPr id="201514551" name="Picture 14" descr="A logo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4551" name="Picture 14" descr="A logo of a software company&#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134704" cy="1069258"/>
                          </a:xfrm>
                          <a:prstGeom prst="rect">
                            <a:avLst/>
                          </a:prstGeom>
                        </pic:spPr>
                      </pic:pic>
                    </a:graphicData>
                  </a:graphic>
                  <wp14:sizeRelH relativeFrom="page">
                    <wp14:pctWidth>0</wp14:pctWidth>
                  </wp14:sizeRelH>
                  <wp14:sizeRelV relativeFrom="page">
                    <wp14:pctHeight>0</wp14:pctHeight>
                  </wp14:sizeRelV>
                </wp:anchor>
              </w:drawing>
            </w:r>
          </w:p>
          <w:p w14:paraId="016F7503" w14:textId="77777777" w:rsidR="00BD40DE" w:rsidRPr="00E53EF7" w:rsidRDefault="00BD40DE" w:rsidP="00BD40DE">
            <w:pPr>
              <w:spacing w:line="480" w:lineRule="auto"/>
              <w:jc w:val="both"/>
              <w:rPr>
                <w:rFonts w:ascii="Arial Narrow" w:hAnsi="Arial Narrow"/>
                <w:sz w:val="24"/>
                <w:szCs w:val="24"/>
              </w:rPr>
            </w:pPr>
          </w:p>
          <w:p w14:paraId="2BE89EF3" w14:textId="77777777" w:rsidR="00BD40DE" w:rsidRPr="00E53EF7" w:rsidRDefault="00BD40DE" w:rsidP="00BD40DE">
            <w:pPr>
              <w:spacing w:line="480" w:lineRule="auto"/>
              <w:jc w:val="both"/>
              <w:rPr>
                <w:rFonts w:ascii="Arial Narrow" w:hAnsi="Arial Narrow"/>
                <w:sz w:val="24"/>
                <w:szCs w:val="24"/>
              </w:rPr>
            </w:pPr>
          </w:p>
          <w:p w14:paraId="1626A639" w14:textId="77777777" w:rsidR="00BD40DE" w:rsidRPr="00E53EF7" w:rsidRDefault="00BD40DE" w:rsidP="00BD40DE">
            <w:pPr>
              <w:spacing w:line="480" w:lineRule="auto"/>
              <w:jc w:val="both"/>
              <w:rPr>
                <w:rFonts w:ascii="Arial Narrow" w:hAnsi="Arial Narrow"/>
                <w:sz w:val="24"/>
                <w:szCs w:val="24"/>
              </w:rPr>
            </w:pPr>
          </w:p>
          <w:p w14:paraId="63C3A4CB" w14:textId="77777777" w:rsidR="00BD40DE" w:rsidRPr="00E53EF7" w:rsidRDefault="00BD40DE" w:rsidP="00BD40DE">
            <w:pPr>
              <w:spacing w:line="480" w:lineRule="auto"/>
              <w:jc w:val="both"/>
              <w:rPr>
                <w:rFonts w:ascii="Arial Narrow" w:hAnsi="Arial Narrow"/>
                <w:sz w:val="24"/>
                <w:szCs w:val="24"/>
              </w:rPr>
            </w:pPr>
          </w:p>
          <w:p w14:paraId="6395FE43" w14:textId="77777777" w:rsidR="00BD40DE" w:rsidRPr="00E53EF7" w:rsidRDefault="00BD40DE" w:rsidP="00BD40DE">
            <w:pPr>
              <w:spacing w:line="480" w:lineRule="auto"/>
              <w:jc w:val="center"/>
              <w:rPr>
                <w:rFonts w:ascii="Arial Narrow" w:hAnsi="Arial Narrow"/>
                <w:sz w:val="24"/>
                <w:szCs w:val="24"/>
              </w:rPr>
            </w:pPr>
            <w:r w:rsidRPr="00E53EF7">
              <w:rPr>
                <w:rFonts w:ascii="Arial Narrow" w:hAnsi="Arial Narrow"/>
                <w:sz w:val="24"/>
                <w:szCs w:val="24"/>
                <w:lang w:val="en-PH"/>
              </w:rPr>
              <w:t>SQLite</w:t>
            </w:r>
          </w:p>
        </w:tc>
        <w:tc>
          <w:tcPr>
            <w:tcW w:w="43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40DE" w:rsidRPr="009B3415" w14:paraId="48AF0B10" w14:textId="77777777">
              <w:trPr>
                <w:tblCellSpacing w:w="15" w:type="dxa"/>
              </w:trPr>
              <w:tc>
                <w:tcPr>
                  <w:tcW w:w="0" w:type="auto"/>
                  <w:vAlign w:val="center"/>
                  <w:hideMark/>
                </w:tcPr>
                <w:p w14:paraId="0C4831E6" w14:textId="77777777" w:rsidR="00BD40DE" w:rsidRPr="009B3415" w:rsidRDefault="00BD40DE" w:rsidP="00BD40DE">
                  <w:pPr>
                    <w:spacing w:after="3" w:line="480" w:lineRule="auto"/>
                    <w:ind w:right="508"/>
                    <w:jc w:val="both"/>
                    <w:rPr>
                      <w:rFonts w:ascii="Arial Narrow" w:hAnsi="Arial Narrow"/>
                      <w:sz w:val="24"/>
                      <w:szCs w:val="24"/>
                      <w:lang w:val="en-PH"/>
                    </w:rPr>
                  </w:pPr>
                </w:p>
              </w:tc>
            </w:tr>
          </w:tbl>
          <w:p w14:paraId="7E483BBA" w14:textId="77777777" w:rsidR="00BD40DE" w:rsidRPr="009B3415" w:rsidRDefault="00BD40DE" w:rsidP="00BD40DE">
            <w:pPr>
              <w:spacing w:after="3" w:line="480" w:lineRule="auto"/>
              <w:ind w:right="508"/>
              <w:jc w:val="both"/>
              <w:rPr>
                <w:rFonts w:ascii="Arial Narrow" w:hAnsi="Arial Narrow"/>
                <w:vanish/>
                <w:sz w:val="24"/>
                <w:szCs w:val="24"/>
                <w:lang w:val="en-P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9"/>
            </w:tblGrid>
            <w:tr w:rsidR="00BD40DE" w:rsidRPr="009B3415" w14:paraId="07ADE756" w14:textId="77777777">
              <w:trPr>
                <w:tblCellSpacing w:w="15" w:type="dxa"/>
              </w:trPr>
              <w:tc>
                <w:tcPr>
                  <w:tcW w:w="0" w:type="auto"/>
                  <w:vAlign w:val="center"/>
                  <w:hideMark/>
                </w:tcPr>
                <w:p w14:paraId="34284362" w14:textId="77777777" w:rsidR="00BD40DE" w:rsidRPr="009B3415" w:rsidRDefault="00BD40DE" w:rsidP="00BD40DE">
                  <w:pPr>
                    <w:spacing w:after="3" w:line="480" w:lineRule="auto"/>
                    <w:ind w:right="508"/>
                    <w:jc w:val="both"/>
                    <w:rPr>
                      <w:rFonts w:ascii="Arial Narrow" w:hAnsi="Arial Narrow"/>
                      <w:sz w:val="24"/>
                      <w:szCs w:val="24"/>
                      <w:lang w:val="en-PH"/>
                    </w:rPr>
                  </w:pPr>
                  <w:r w:rsidRPr="00E53EF7">
                    <w:rPr>
                      <w:rFonts w:ascii="Arial Narrow" w:hAnsi="Arial Narrow"/>
                      <w:sz w:val="24"/>
                      <w:szCs w:val="24"/>
                    </w:rPr>
                    <w:t>Used as a lightweight local database for offline data storage on the Raspberry Pi, ensuring system functionality even without an internet connection.</w:t>
                  </w:r>
                </w:p>
              </w:tc>
            </w:tr>
          </w:tbl>
          <w:p w14:paraId="359094D3" w14:textId="77777777" w:rsidR="00BD40DE" w:rsidRPr="00E53EF7" w:rsidRDefault="00BD40DE" w:rsidP="00BD40DE">
            <w:pPr>
              <w:spacing w:line="480" w:lineRule="auto"/>
              <w:jc w:val="both"/>
              <w:rPr>
                <w:rFonts w:ascii="Arial Narrow" w:hAnsi="Arial Narrow"/>
                <w:sz w:val="24"/>
                <w:szCs w:val="24"/>
              </w:rPr>
            </w:pPr>
          </w:p>
        </w:tc>
      </w:tr>
    </w:tbl>
    <w:p w14:paraId="67566887" w14:textId="77777777" w:rsidR="00BD40DE" w:rsidRDefault="00BD40DE" w:rsidP="00C05738">
      <w:pPr>
        <w:spacing w:line="480" w:lineRule="auto"/>
        <w:jc w:val="both"/>
        <w:rPr>
          <w:rFonts w:ascii="Arial Narrow" w:hAnsi="Arial Narrow"/>
          <w:sz w:val="24"/>
          <w:szCs w:val="24"/>
        </w:rPr>
      </w:pPr>
    </w:p>
    <w:p w14:paraId="7DB3BC25" w14:textId="4B52843F" w:rsidR="00D36AE1" w:rsidRPr="007246F7" w:rsidRDefault="00635786" w:rsidP="00635786">
      <w:pPr>
        <w:spacing w:line="480" w:lineRule="auto"/>
        <w:ind w:firstLine="720"/>
        <w:jc w:val="both"/>
        <w:rPr>
          <w:rFonts w:ascii="Arial Narrow" w:hAnsi="Arial Narrow"/>
          <w:sz w:val="24"/>
          <w:szCs w:val="24"/>
        </w:rPr>
      </w:pPr>
      <w:r w:rsidRPr="00635786">
        <w:rPr>
          <w:rFonts w:ascii="Arial Narrow" w:hAnsi="Arial Narrow"/>
          <w:sz w:val="24"/>
          <w:szCs w:val="24"/>
        </w:rPr>
        <w:t>Table 5 shows the software components used in developing the ConsultEase system. The researchers used Python as the main programming language to manage backend logic, control hardware interaction, and develop the graphical user interface. PyQt5 was used to design the touchscreen-based interface, allowing students to interact easily with the system and send consultation messages. MQTT was implemented as the communication protocol between the Raspberry Pi and ESP32, enabling real-time data exchange using a lightweight publish-subscribe model. For centralized data management, PostgreSQL was used to store faculty schedules, consultation logs, and RFID information. To support offline functionality, SQLite was also integrated as a local database on the Raspberry Pi, allowing the system to operate even without an internet connection.</w:t>
      </w:r>
    </w:p>
    <w:p w14:paraId="0A9A5885" w14:textId="018C2A90" w:rsidR="00C51B86" w:rsidRDefault="1D01CC8D" w:rsidP="00E4763D">
      <w:pPr>
        <w:pStyle w:val="Style2"/>
      </w:pPr>
      <w:bookmarkStart w:id="110" w:name="_Toc199771403"/>
      <w:r w:rsidRPr="00884449">
        <w:t>Result of Tests</w:t>
      </w:r>
      <w:bookmarkEnd w:id="110"/>
    </w:p>
    <w:p w14:paraId="00567C8D" w14:textId="2B03762E" w:rsidR="00A43F59" w:rsidRPr="008432DA" w:rsidRDefault="008432DA" w:rsidP="008432DA">
      <w:pPr>
        <w:spacing w:line="480" w:lineRule="auto"/>
        <w:jc w:val="both"/>
        <w:rPr>
          <w:rFonts w:ascii="Arial Narrow" w:hAnsi="Arial Narrow"/>
          <w:sz w:val="24"/>
          <w:szCs w:val="24"/>
        </w:rPr>
      </w:pPr>
      <w:r>
        <w:rPr>
          <w:rFonts w:ascii="Arial Narrow" w:hAnsi="Arial Narrow"/>
          <w:sz w:val="24"/>
          <w:szCs w:val="24"/>
        </w:rPr>
        <w:tab/>
      </w:r>
      <w:r w:rsidR="00A43F59" w:rsidRPr="008432DA">
        <w:rPr>
          <w:rFonts w:ascii="Arial Narrow" w:hAnsi="Arial Narrow"/>
          <w:sz w:val="24"/>
          <w:szCs w:val="24"/>
        </w:rPr>
        <w:t>This section presents the results of system testing conducted to evaluate the performance and accuracy of EMCER. It includes the confusion matrix used to assess the model’s ability to recognize eye gestures correctly. In addition, the section provides responses to the Statement of the Problem (SOP), using test results as supporting evidence to determine how well the system met its intended objectives.</w:t>
      </w:r>
    </w:p>
    <w:p w14:paraId="46FA10BA" w14:textId="72C0E584" w:rsidR="006C2369" w:rsidRPr="00D56DF8" w:rsidRDefault="0049039E" w:rsidP="00E4763D">
      <w:pPr>
        <w:pStyle w:val="Style3"/>
      </w:pPr>
      <w:bookmarkStart w:id="111" w:name="_Toc199771404"/>
      <w:r w:rsidRPr="00D56DF8">
        <w:t>Accuracy of E</w:t>
      </w:r>
      <w:r w:rsidR="009A6E07" w:rsidRPr="00D56DF8">
        <w:t>ye Movement</w:t>
      </w:r>
      <w:bookmarkEnd w:id="111"/>
    </w:p>
    <w:p w14:paraId="74081462" w14:textId="3A981350" w:rsidR="009A6E07" w:rsidRPr="002424CE" w:rsidRDefault="002424CE" w:rsidP="00C02CBD">
      <w:pPr>
        <w:pStyle w:val="Caption"/>
        <w:spacing w:line="360" w:lineRule="auto"/>
        <w:rPr>
          <w:rFonts w:ascii="Arial Narrow" w:hAnsi="Arial Narrow"/>
          <w:b/>
          <w:bCs/>
          <w:color w:val="auto"/>
          <w:sz w:val="24"/>
          <w:szCs w:val="24"/>
        </w:rPr>
      </w:pPr>
      <w:r>
        <w:tab/>
      </w:r>
      <w:bookmarkStart w:id="112" w:name="_Toc199768603"/>
      <w:r w:rsidRPr="002424CE">
        <w:rPr>
          <w:rFonts w:ascii="Arial Narrow" w:hAnsi="Arial Narrow"/>
          <w:b/>
          <w:bCs/>
          <w:i w:val="0"/>
          <w:iCs w:val="0"/>
          <w:color w:val="auto"/>
          <w:sz w:val="24"/>
          <w:szCs w:val="24"/>
        </w:rPr>
        <w:t xml:space="preserve">Table </w:t>
      </w:r>
      <w:r w:rsidRPr="002424CE">
        <w:rPr>
          <w:rFonts w:ascii="Arial Narrow" w:hAnsi="Arial Narrow"/>
          <w:b/>
          <w:bCs/>
          <w:i w:val="0"/>
          <w:iCs w:val="0"/>
          <w:color w:val="auto"/>
          <w:sz w:val="24"/>
          <w:szCs w:val="24"/>
        </w:rPr>
        <w:fldChar w:fldCharType="begin"/>
      </w:r>
      <w:r w:rsidRPr="002424CE">
        <w:rPr>
          <w:rFonts w:ascii="Arial Narrow" w:hAnsi="Arial Narrow"/>
          <w:b/>
          <w:bCs/>
          <w:i w:val="0"/>
          <w:iCs w:val="0"/>
          <w:color w:val="auto"/>
          <w:sz w:val="24"/>
          <w:szCs w:val="24"/>
        </w:rPr>
        <w:instrText xml:space="preserve"> SEQ Table \* ARABIC </w:instrText>
      </w:r>
      <w:r w:rsidRPr="002424CE">
        <w:rPr>
          <w:rFonts w:ascii="Arial Narrow" w:hAnsi="Arial Narrow"/>
          <w:b/>
          <w:bCs/>
          <w:i w:val="0"/>
          <w:iCs w:val="0"/>
          <w:color w:val="auto"/>
          <w:sz w:val="24"/>
          <w:szCs w:val="24"/>
        </w:rPr>
        <w:fldChar w:fldCharType="separate"/>
      </w:r>
      <w:r w:rsidRPr="002424CE">
        <w:rPr>
          <w:rFonts w:ascii="Arial Narrow" w:hAnsi="Arial Narrow"/>
          <w:b/>
          <w:bCs/>
          <w:i w:val="0"/>
          <w:iCs w:val="0"/>
          <w:color w:val="auto"/>
          <w:sz w:val="24"/>
          <w:szCs w:val="24"/>
        </w:rPr>
        <w:fldChar w:fldCharType="end"/>
      </w:r>
      <w:r w:rsidRPr="002424CE">
        <w:rPr>
          <w:rFonts w:ascii="Arial Narrow" w:hAnsi="Arial Narrow"/>
          <w:b/>
          <w:bCs/>
          <w:color w:val="auto"/>
          <w:sz w:val="24"/>
          <w:szCs w:val="24"/>
        </w:rPr>
        <w:br/>
      </w:r>
      <w:r w:rsidRPr="002424CE">
        <w:rPr>
          <w:rFonts w:ascii="Arial Narrow" w:hAnsi="Arial Narrow"/>
          <w:b/>
          <w:bCs/>
          <w:color w:val="auto"/>
          <w:sz w:val="24"/>
          <w:szCs w:val="24"/>
        </w:rPr>
        <w:tab/>
        <w:t xml:space="preserve"> </w:t>
      </w:r>
      <w:r w:rsidRPr="002424CE">
        <w:rPr>
          <w:rFonts w:ascii="Arial Narrow" w:hAnsi="Arial Narrow"/>
          <w:color w:val="auto"/>
          <w:sz w:val="24"/>
          <w:szCs w:val="24"/>
        </w:rPr>
        <w:t>Confusion Matrix of EMCER</w:t>
      </w:r>
      <w:bookmarkEnd w:id="112"/>
    </w:p>
    <w:tbl>
      <w:tblPr>
        <w:tblStyle w:val="TableGrid"/>
        <w:tblW w:w="0" w:type="auto"/>
        <w:tblInd w:w="720" w:type="dxa"/>
        <w:tblLook w:val="04A0" w:firstRow="1" w:lastRow="0" w:firstColumn="1" w:lastColumn="0" w:noHBand="0" w:noVBand="1"/>
      </w:tblPr>
      <w:tblGrid>
        <w:gridCol w:w="1516"/>
        <w:gridCol w:w="1515"/>
        <w:gridCol w:w="1515"/>
        <w:gridCol w:w="1515"/>
        <w:gridCol w:w="1515"/>
      </w:tblGrid>
      <w:tr w:rsidR="00603B7F" w14:paraId="41021B64" w14:textId="16832366" w:rsidTr="00120CDE">
        <w:tc>
          <w:tcPr>
            <w:tcW w:w="1516" w:type="dxa"/>
            <w:vAlign w:val="center"/>
          </w:tcPr>
          <w:p w14:paraId="54CB7010" w14:textId="26D27192" w:rsidR="00603B7F" w:rsidRDefault="433B77CA" w:rsidP="00120CDE">
            <w:pPr>
              <w:pStyle w:val="ListParagraph"/>
              <w:ind w:left="0"/>
              <w:jc w:val="center"/>
              <w:rPr>
                <w:rFonts w:ascii="Aptos Narrow" w:eastAsia="Aptos Narrow" w:hAnsi="Aptos Narrow" w:cs="Aptos Narrow"/>
                <w:sz w:val="24"/>
                <w:szCs w:val="24"/>
              </w:rPr>
            </w:pPr>
            <w:r w:rsidRPr="5402FCBA">
              <w:rPr>
                <w:rFonts w:ascii="Aptos Narrow" w:eastAsia="Aptos Narrow" w:hAnsi="Aptos Narrow" w:cs="Aptos Narrow"/>
                <w:sz w:val="24"/>
                <w:szCs w:val="24"/>
              </w:rPr>
              <w:t>Actual</w:t>
            </w:r>
          </w:p>
        </w:tc>
        <w:tc>
          <w:tcPr>
            <w:tcW w:w="1515" w:type="dxa"/>
            <w:vAlign w:val="center"/>
          </w:tcPr>
          <w:p w14:paraId="1B96F32D" w14:textId="0CCC0524" w:rsidR="00603B7F" w:rsidRDefault="005713C1" w:rsidP="00120CDE">
            <w:pPr>
              <w:pStyle w:val="ListParagraph"/>
              <w:ind w:left="0"/>
              <w:jc w:val="center"/>
              <w:rPr>
                <w:rFonts w:ascii="Aptos Narrow" w:eastAsia="Aptos Narrow" w:hAnsi="Aptos Narrow" w:cs="Aptos Narrow"/>
                <w:sz w:val="24"/>
                <w:szCs w:val="24"/>
              </w:rPr>
            </w:pPr>
            <w:r w:rsidRPr="5402FCBA">
              <w:rPr>
                <w:rFonts w:ascii="Aptos Narrow" w:eastAsia="Aptos Narrow" w:hAnsi="Aptos Narrow" w:cs="Aptos Narrow"/>
                <w:sz w:val="24"/>
                <w:szCs w:val="24"/>
              </w:rPr>
              <w:t xml:space="preserve">Predicted: </w:t>
            </w:r>
            <w:r w:rsidR="00C03B1F">
              <w:rPr>
                <w:rFonts w:ascii="Aptos Narrow" w:eastAsia="Aptos Narrow" w:hAnsi="Aptos Narrow" w:cs="Aptos Narrow"/>
                <w:sz w:val="24"/>
                <w:szCs w:val="24"/>
              </w:rPr>
              <w:t>Previous Page (</w:t>
            </w:r>
            <w:r w:rsidR="00C03B1F" w:rsidRPr="5402FCBA">
              <w:rPr>
                <w:rFonts w:ascii="Aptos Narrow" w:eastAsia="Aptos Narrow" w:hAnsi="Aptos Narrow" w:cs="Aptos Narrow"/>
                <w:sz w:val="24"/>
                <w:szCs w:val="24"/>
              </w:rPr>
              <w:t>Left</w:t>
            </w:r>
            <w:r w:rsidR="00C03B1F">
              <w:rPr>
                <w:rFonts w:ascii="Aptos Narrow" w:eastAsia="Aptos Narrow" w:hAnsi="Aptos Narrow" w:cs="Aptos Narrow"/>
                <w:sz w:val="24"/>
                <w:szCs w:val="24"/>
              </w:rPr>
              <w:t>)</w:t>
            </w:r>
          </w:p>
        </w:tc>
        <w:tc>
          <w:tcPr>
            <w:tcW w:w="1515" w:type="dxa"/>
            <w:vAlign w:val="center"/>
          </w:tcPr>
          <w:p w14:paraId="08FBC544" w14:textId="171CB6F1" w:rsidR="00603B7F" w:rsidRDefault="00A04712" w:rsidP="00120CDE">
            <w:pPr>
              <w:pStyle w:val="ListParagraph"/>
              <w:ind w:left="0"/>
              <w:jc w:val="center"/>
              <w:rPr>
                <w:rFonts w:ascii="Aptos Narrow" w:eastAsia="Aptos Narrow" w:hAnsi="Aptos Narrow" w:cs="Aptos Narrow"/>
                <w:sz w:val="24"/>
                <w:szCs w:val="24"/>
              </w:rPr>
            </w:pPr>
            <w:r w:rsidRPr="5402FCBA">
              <w:rPr>
                <w:rFonts w:ascii="Aptos Narrow" w:eastAsia="Aptos Narrow" w:hAnsi="Aptos Narrow" w:cs="Aptos Narrow"/>
                <w:sz w:val="24"/>
                <w:szCs w:val="24"/>
              </w:rPr>
              <w:t xml:space="preserve">Predicted: </w:t>
            </w:r>
            <w:r w:rsidR="00EE2733">
              <w:rPr>
                <w:rFonts w:ascii="Aptos Narrow" w:eastAsia="Aptos Narrow" w:hAnsi="Aptos Narrow" w:cs="Aptos Narrow"/>
                <w:sz w:val="24"/>
                <w:szCs w:val="24"/>
              </w:rPr>
              <w:t>Next Page (</w:t>
            </w:r>
            <w:r w:rsidR="00EE2733" w:rsidRPr="5402FCBA">
              <w:rPr>
                <w:rFonts w:ascii="Aptos Narrow" w:eastAsia="Aptos Narrow" w:hAnsi="Aptos Narrow" w:cs="Aptos Narrow"/>
                <w:sz w:val="24"/>
                <w:szCs w:val="24"/>
              </w:rPr>
              <w:t>Right</w:t>
            </w:r>
            <w:r w:rsidR="00EE2733">
              <w:rPr>
                <w:rFonts w:ascii="Aptos Narrow" w:eastAsia="Aptos Narrow" w:hAnsi="Aptos Narrow" w:cs="Aptos Narrow"/>
                <w:sz w:val="24"/>
                <w:szCs w:val="24"/>
              </w:rPr>
              <w:t>)</w:t>
            </w:r>
          </w:p>
        </w:tc>
        <w:tc>
          <w:tcPr>
            <w:tcW w:w="1515" w:type="dxa"/>
            <w:vAlign w:val="center"/>
          </w:tcPr>
          <w:p w14:paraId="1A8D457E" w14:textId="6594390B" w:rsidR="004208D6" w:rsidRDefault="2C91FC17" w:rsidP="00120CDE">
            <w:pPr>
              <w:pStyle w:val="ListParagraph"/>
              <w:ind w:left="0"/>
              <w:jc w:val="center"/>
              <w:rPr>
                <w:rFonts w:ascii="Aptos Narrow" w:eastAsia="Aptos Narrow" w:hAnsi="Aptos Narrow" w:cs="Aptos Narrow"/>
                <w:sz w:val="24"/>
                <w:szCs w:val="24"/>
              </w:rPr>
            </w:pPr>
            <w:r w:rsidRPr="5402FCBA">
              <w:rPr>
                <w:rFonts w:ascii="Aptos Narrow" w:eastAsia="Aptos Narrow" w:hAnsi="Aptos Narrow" w:cs="Aptos Narrow"/>
                <w:sz w:val="24"/>
                <w:szCs w:val="24"/>
              </w:rPr>
              <w:t>Predicted:</w:t>
            </w:r>
          </w:p>
          <w:p w14:paraId="3DCB72DB" w14:textId="260A24B4" w:rsidR="00603B7F" w:rsidRDefault="00EE2733" w:rsidP="00120CDE">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Bookmark (</w:t>
            </w:r>
            <w:r w:rsidRPr="5402FCBA">
              <w:rPr>
                <w:rFonts w:ascii="Aptos Narrow" w:eastAsia="Aptos Narrow" w:hAnsi="Aptos Narrow" w:cs="Aptos Narrow"/>
                <w:sz w:val="24"/>
                <w:szCs w:val="24"/>
              </w:rPr>
              <w:t>Up</w:t>
            </w:r>
            <w:r>
              <w:rPr>
                <w:rFonts w:ascii="Aptos Narrow" w:eastAsia="Aptos Narrow" w:hAnsi="Aptos Narrow" w:cs="Aptos Narrow"/>
                <w:sz w:val="24"/>
                <w:szCs w:val="24"/>
              </w:rPr>
              <w:t>)</w:t>
            </w:r>
          </w:p>
        </w:tc>
        <w:tc>
          <w:tcPr>
            <w:tcW w:w="1515" w:type="dxa"/>
            <w:vAlign w:val="center"/>
          </w:tcPr>
          <w:p w14:paraId="27629140" w14:textId="17583A85" w:rsidR="004208D6" w:rsidRDefault="32195703" w:rsidP="00120CDE">
            <w:pPr>
              <w:pStyle w:val="ListParagraph"/>
              <w:ind w:left="0"/>
              <w:jc w:val="center"/>
              <w:rPr>
                <w:rFonts w:ascii="Aptos Narrow" w:eastAsia="Aptos Narrow" w:hAnsi="Aptos Narrow" w:cs="Aptos Narrow"/>
                <w:sz w:val="24"/>
                <w:szCs w:val="24"/>
              </w:rPr>
            </w:pPr>
            <w:r w:rsidRPr="5402FCBA">
              <w:rPr>
                <w:rFonts w:ascii="Aptos Narrow" w:eastAsia="Aptos Narrow" w:hAnsi="Aptos Narrow" w:cs="Aptos Narrow"/>
                <w:sz w:val="24"/>
                <w:szCs w:val="24"/>
              </w:rPr>
              <w:t xml:space="preserve">Predicted: </w:t>
            </w:r>
            <w:r w:rsidR="00EE2733">
              <w:rPr>
                <w:rFonts w:ascii="Aptos Narrow" w:eastAsia="Aptos Narrow" w:hAnsi="Aptos Narrow" w:cs="Aptos Narrow"/>
                <w:sz w:val="24"/>
                <w:szCs w:val="24"/>
              </w:rPr>
              <w:t>Scroll (</w:t>
            </w:r>
            <w:r w:rsidR="00EE2733" w:rsidRPr="5402FCBA">
              <w:rPr>
                <w:rFonts w:ascii="Aptos Narrow" w:eastAsia="Aptos Narrow" w:hAnsi="Aptos Narrow" w:cs="Aptos Narrow"/>
                <w:sz w:val="24"/>
                <w:szCs w:val="24"/>
              </w:rPr>
              <w:t>Wink</w:t>
            </w:r>
            <w:r w:rsidR="00EE2733">
              <w:rPr>
                <w:rFonts w:ascii="Aptos Narrow" w:eastAsia="Aptos Narrow" w:hAnsi="Aptos Narrow" w:cs="Aptos Narrow"/>
                <w:sz w:val="24"/>
                <w:szCs w:val="24"/>
              </w:rPr>
              <w:t>)</w:t>
            </w:r>
          </w:p>
        </w:tc>
      </w:tr>
      <w:tr w:rsidR="00603B7F" w14:paraId="254994F4" w14:textId="1EFA17D9" w:rsidTr="00990E7D">
        <w:tc>
          <w:tcPr>
            <w:tcW w:w="1516" w:type="dxa"/>
          </w:tcPr>
          <w:p w14:paraId="08E1B162" w14:textId="2CB03C36" w:rsidR="00603B7F" w:rsidRDefault="003D4C34" w:rsidP="009A6E07">
            <w:pPr>
              <w:pStyle w:val="ListParagraph"/>
              <w:ind w:left="0"/>
              <w:rPr>
                <w:rFonts w:ascii="Aptos Narrow" w:eastAsia="Aptos Narrow" w:hAnsi="Aptos Narrow" w:cs="Aptos Narrow"/>
                <w:sz w:val="24"/>
                <w:szCs w:val="24"/>
              </w:rPr>
            </w:pPr>
            <w:r>
              <w:rPr>
                <w:rFonts w:ascii="Aptos Narrow" w:eastAsia="Aptos Narrow" w:hAnsi="Aptos Narrow" w:cs="Aptos Narrow"/>
                <w:sz w:val="24"/>
                <w:szCs w:val="24"/>
              </w:rPr>
              <w:t>Previous Page (</w:t>
            </w:r>
            <w:r w:rsidR="32195703" w:rsidRPr="5402FCBA">
              <w:rPr>
                <w:rFonts w:ascii="Aptos Narrow" w:eastAsia="Aptos Narrow" w:hAnsi="Aptos Narrow" w:cs="Aptos Narrow"/>
                <w:sz w:val="24"/>
                <w:szCs w:val="24"/>
              </w:rPr>
              <w:t>Left</w:t>
            </w:r>
            <w:r>
              <w:rPr>
                <w:rFonts w:ascii="Aptos Narrow" w:eastAsia="Aptos Narrow" w:hAnsi="Aptos Narrow" w:cs="Aptos Narrow"/>
                <w:sz w:val="24"/>
                <w:szCs w:val="24"/>
              </w:rPr>
              <w:t>)</w:t>
            </w:r>
          </w:p>
        </w:tc>
        <w:tc>
          <w:tcPr>
            <w:tcW w:w="1515" w:type="dxa"/>
            <w:vAlign w:val="center"/>
          </w:tcPr>
          <w:p w14:paraId="555EBF36" w14:textId="1DFA7CC5" w:rsidR="00603B7F" w:rsidRDefault="00990E7D"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TP</w:t>
            </w:r>
          </w:p>
        </w:tc>
        <w:tc>
          <w:tcPr>
            <w:tcW w:w="1515" w:type="dxa"/>
            <w:vAlign w:val="center"/>
          </w:tcPr>
          <w:p w14:paraId="2EDA66D1" w14:textId="39A801F2" w:rsidR="00603B7F" w:rsidRDefault="00990E7D"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0BA71E7F" w14:textId="7FBE46EF" w:rsidR="00603B7F" w:rsidRDefault="00755C2C"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1C25B345" w14:textId="3CD40AD8" w:rsidR="004208D6" w:rsidRDefault="00755C2C"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r>
      <w:tr w:rsidR="00603B7F" w14:paraId="5F69B450" w14:textId="75B19928" w:rsidTr="00990E7D">
        <w:tc>
          <w:tcPr>
            <w:tcW w:w="1516" w:type="dxa"/>
          </w:tcPr>
          <w:p w14:paraId="12E40B91" w14:textId="268E1955" w:rsidR="00603B7F" w:rsidRDefault="003D4C34" w:rsidP="009A6E07">
            <w:pPr>
              <w:pStyle w:val="ListParagraph"/>
              <w:ind w:left="0"/>
              <w:rPr>
                <w:rFonts w:ascii="Aptos Narrow" w:eastAsia="Aptos Narrow" w:hAnsi="Aptos Narrow" w:cs="Aptos Narrow"/>
                <w:sz w:val="24"/>
                <w:szCs w:val="24"/>
              </w:rPr>
            </w:pPr>
            <w:r>
              <w:rPr>
                <w:rFonts w:ascii="Aptos Narrow" w:eastAsia="Aptos Narrow" w:hAnsi="Aptos Narrow" w:cs="Aptos Narrow"/>
                <w:sz w:val="24"/>
                <w:szCs w:val="24"/>
              </w:rPr>
              <w:t>Next Page (</w:t>
            </w:r>
            <w:r w:rsidR="32195703" w:rsidRPr="5402FCBA">
              <w:rPr>
                <w:rFonts w:ascii="Aptos Narrow" w:eastAsia="Aptos Narrow" w:hAnsi="Aptos Narrow" w:cs="Aptos Narrow"/>
                <w:sz w:val="24"/>
                <w:szCs w:val="24"/>
              </w:rPr>
              <w:t>Right</w:t>
            </w:r>
            <w:r>
              <w:rPr>
                <w:rFonts w:ascii="Aptos Narrow" w:eastAsia="Aptos Narrow" w:hAnsi="Aptos Narrow" w:cs="Aptos Narrow"/>
                <w:sz w:val="24"/>
                <w:szCs w:val="24"/>
              </w:rPr>
              <w:t>)</w:t>
            </w:r>
          </w:p>
        </w:tc>
        <w:tc>
          <w:tcPr>
            <w:tcW w:w="1515" w:type="dxa"/>
            <w:vAlign w:val="center"/>
          </w:tcPr>
          <w:p w14:paraId="519C729F" w14:textId="63B4A5AD" w:rsidR="00603B7F" w:rsidRDefault="00E43FC3"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79E61965" w14:textId="7E38CAB9" w:rsidR="00603B7F" w:rsidRDefault="00E43FC3"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TP</w:t>
            </w:r>
          </w:p>
        </w:tc>
        <w:tc>
          <w:tcPr>
            <w:tcW w:w="1515" w:type="dxa"/>
            <w:vAlign w:val="center"/>
          </w:tcPr>
          <w:p w14:paraId="0B693D84" w14:textId="4130673D" w:rsidR="00603B7F" w:rsidRDefault="00E43FC3"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145362F3" w14:textId="786E2651" w:rsidR="004208D6" w:rsidRDefault="00E43FC3"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r>
      <w:tr w:rsidR="00603B7F" w14:paraId="5AA3C8E5" w14:textId="6D98E47E" w:rsidTr="00990E7D">
        <w:tc>
          <w:tcPr>
            <w:tcW w:w="1516" w:type="dxa"/>
          </w:tcPr>
          <w:p w14:paraId="75374636" w14:textId="35BEE7B0" w:rsidR="00603B7F" w:rsidRDefault="003D4C34" w:rsidP="009A6E07">
            <w:pPr>
              <w:pStyle w:val="ListParagraph"/>
              <w:ind w:left="0"/>
              <w:rPr>
                <w:rFonts w:ascii="Aptos Narrow" w:eastAsia="Aptos Narrow" w:hAnsi="Aptos Narrow" w:cs="Aptos Narrow"/>
                <w:sz w:val="24"/>
                <w:szCs w:val="24"/>
              </w:rPr>
            </w:pPr>
            <w:r>
              <w:rPr>
                <w:rFonts w:ascii="Aptos Narrow" w:eastAsia="Aptos Narrow" w:hAnsi="Aptos Narrow" w:cs="Aptos Narrow"/>
                <w:sz w:val="24"/>
                <w:szCs w:val="24"/>
              </w:rPr>
              <w:t>Bookmark (</w:t>
            </w:r>
            <w:r w:rsidR="32195703" w:rsidRPr="5402FCBA">
              <w:rPr>
                <w:rFonts w:ascii="Aptos Narrow" w:eastAsia="Aptos Narrow" w:hAnsi="Aptos Narrow" w:cs="Aptos Narrow"/>
                <w:sz w:val="24"/>
                <w:szCs w:val="24"/>
              </w:rPr>
              <w:t>Up</w:t>
            </w:r>
            <w:r>
              <w:rPr>
                <w:rFonts w:ascii="Aptos Narrow" w:eastAsia="Aptos Narrow" w:hAnsi="Aptos Narrow" w:cs="Aptos Narrow"/>
                <w:sz w:val="24"/>
                <w:szCs w:val="24"/>
              </w:rPr>
              <w:t>)</w:t>
            </w:r>
          </w:p>
        </w:tc>
        <w:tc>
          <w:tcPr>
            <w:tcW w:w="1515" w:type="dxa"/>
            <w:vAlign w:val="center"/>
          </w:tcPr>
          <w:p w14:paraId="648D8E0F" w14:textId="68F14002" w:rsidR="00603B7F" w:rsidRDefault="00E43FC3"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258FCCD0" w14:textId="1F12E382" w:rsidR="00603B7F"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18B1089A" w14:textId="71BE748F" w:rsidR="00603B7F"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TP</w:t>
            </w:r>
          </w:p>
        </w:tc>
        <w:tc>
          <w:tcPr>
            <w:tcW w:w="1515" w:type="dxa"/>
            <w:vAlign w:val="center"/>
          </w:tcPr>
          <w:p w14:paraId="6AE311FA" w14:textId="07B143F4" w:rsidR="004208D6"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r>
      <w:tr w:rsidR="00603B7F" w14:paraId="4AF1882E" w14:textId="5464F560" w:rsidTr="00990E7D">
        <w:tc>
          <w:tcPr>
            <w:tcW w:w="1516" w:type="dxa"/>
          </w:tcPr>
          <w:p w14:paraId="585EE7EF" w14:textId="3848A2F0" w:rsidR="00603B7F" w:rsidRDefault="003D4C34" w:rsidP="009A6E07">
            <w:pPr>
              <w:pStyle w:val="ListParagraph"/>
              <w:ind w:left="0"/>
              <w:rPr>
                <w:rFonts w:ascii="Aptos Narrow" w:eastAsia="Aptos Narrow" w:hAnsi="Aptos Narrow" w:cs="Aptos Narrow"/>
                <w:sz w:val="24"/>
                <w:szCs w:val="24"/>
              </w:rPr>
            </w:pPr>
            <w:r>
              <w:rPr>
                <w:rFonts w:ascii="Aptos Narrow" w:eastAsia="Aptos Narrow" w:hAnsi="Aptos Narrow" w:cs="Aptos Narrow"/>
                <w:sz w:val="24"/>
                <w:szCs w:val="24"/>
              </w:rPr>
              <w:t>Scroll (</w:t>
            </w:r>
            <w:r w:rsidR="32195703" w:rsidRPr="5402FCBA">
              <w:rPr>
                <w:rFonts w:ascii="Aptos Narrow" w:eastAsia="Aptos Narrow" w:hAnsi="Aptos Narrow" w:cs="Aptos Narrow"/>
                <w:sz w:val="24"/>
                <w:szCs w:val="24"/>
              </w:rPr>
              <w:t>Wink</w:t>
            </w:r>
            <w:r>
              <w:rPr>
                <w:rFonts w:ascii="Aptos Narrow" w:eastAsia="Aptos Narrow" w:hAnsi="Aptos Narrow" w:cs="Aptos Narrow"/>
                <w:sz w:val="24"/>
                <w:szCs w:val="24"/>
              </w:rPr>
              <w:t>)</w:t>
            </w:r>
          </w:p>
        </w:tc>
        <w:tc>
          <w:tcPr>
            <w:tcW w:w="1515" w:type="dxa"/>
            <w:vAlign w:val="center"/>
          </w:tcPr>
          <w:p w14:paraId="4BF4A77F" w14:textId="107D0A02" w:rsidR="00603B7F"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03CA8DA7" w14:textId="0A9DA0A3" w:rsidR="00603B7F"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0CA90355" w14:textId="73AE04C4" w:rsidR="00603B7F"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FP</w:t>
            </w:r>
          </w:p>
        </w:tc>
        <w:tc>
          <w:tcPr>
            <w:tcW w:w="1515" w:type="dxa"/>
            <w:vAlign w:val="center"/>
          </w:tcPr>
          <w:p w14:paraId="6155F7F4" w14:textId="3468112B" w:rsidR="004208D6" w:rsidRDefault="00B519F4" w:rsidP="00990E7D">
            <w:pPr>
              <w:pStyle w:val="ListParagraph"/>
              <w:ind w:left="0"/>
              <w:jc w:val="center"/>
              <w:rPr>
                <w:rFonts w:ascii="Aptos Narrow" w:eastAsia="Aptos Narrow" w:hAnsi="Aptos Narrow" w:cs="Aptos Narrow"/>
                <w:sz w:val="24"/>
                <w:szCs w:val="24"/>
              </w:rPr>
            </w:pPr>
            <w:r>
              <w:rPr>
                <w:rFonts w:ascii="Aptos Narrow" w:eastAsia="Aptos Narrow" w:hAnsi="Aptos Narrow" w:cs="Aptos Narrow"/>
                <w:sz w:val="24"/>
                <w:szCs w:val="24"/>
              </w:rPr>
              <w:t>TP</w:t>
            </w:r>
          </w:p>
        </w:tc>
      </w:tr>
    </w:tbl>
    <w:p w14:paraId="390256C2" w14:textId="740F5911" w:rsidR="000D6565" w:rsidRDefault="000D6565" w:rsidP="000D6565">
      <w:pPr>
        <w:spacing w:line="480" w:lineRule="auto"/>
        <w:ind w:left="720" w:firstLine="720"/>
        <w:jc w:val="both"/>
        <w:rPr>
          <w:rFonts w:ascii="Arial Narrow" w:hAnsi="Arial Narrow"/>
          <w:sz w:val="24"/>
          <w:szCs w:val="24"/>
        </w:rPr>
      </w:pPr>
    </w:p>
    <w:p w14:paraId="73D162A8" w14:textId="5D23319E" w:rsidR="007225B7" w:rsidRPr="000D6565" w:rsidRDefault="000D6565" w:rsidP="000D6565">
      <w:pPr>
        <w:spacing w:line="480" w:lineRule="auto"/>
        <w:ind w:left="720" w:firstLine="720"/>
        <w:jc w:val="both"/>
        <w:rPr>
          <w:rFonts w:ascii="Arial Narrow" w:hAnsi="Arial Narrow"/>
          <w:sz w:val="24"/>
          <w:szCs w:val="24"/>
        </w:rPr>
      </w:pPr>
      <w:r>
        <w:rPr>
          <w:rFonts w:ascii="Arial Narrow" w:hAnsi="Arial Narrow"/>
          <w:sz w:val="24"/>
          <w:szCs w:val="24"/>
        </w:rPr>
        <w:t>Table 6 shows the confusion matrix of the eye movement detection system, comparing the actual gaze with the prediction results from the model. It includes 4 classes: Previous Page for left, Next page for right,</w:t>
      </w:r>
      <w:r w:rsidR="7AE4FCBC" w:rsidRPr="7C24830B">
        <w:rPr>
          <w:rFonts w:ascii="Arial Narrow" w:hAnsi="Arial Narrow"/>
          <w:sz w:val="24"/>
          <w:szCs w:val="24"/>
        </w:rPr>
        <w:t xml:space="preserve"> </w:t>
      </w:r>
      <w:r>
        <w:rPr>
          <w:rFonts w:ascii="Arial Narrow" w:hAnsi="Arial Narrow"/>
          <w:sz w:val="24"/>
          <w:szCs w:val="24"/>
        </w:rPr>
        <w:t xml:space="preserve">Up </w:t>
      </w:r>
      <w:r w:rsidR="3AFCDF70" w:rsidRPr="7C24830B">
        <w:rPr>
          <w:rFonts w:ascii="Arial Narrow" w:hAnsi="Arial Narrow"/>
          <w:sz w:val="24"/>
          <w:szCs w:val="24"/>
        </w:rPr>
        <w:t xml:space="preserve">for bookmark </w:t>
      </w:r>
      <w:r>
        <w:rPr>
          <w:rFonts w:ascii="Arial Narrow" w:hAnsi="Arial Narrow"/>
          <w:sz w:val="24"/>
          <w:szCs w:val="24"/>
        </w:rPr>
        <w:t xml:space="preserve">and Scroll for wink. The diagonal values represent the </w:t>
      </w:r>
      <w:r w:rsidR="00121276">
        <w:rPr>
          <w:rFonts w:ascii="Arial Narrow" w:hAnsi="Arial Narrow"/>
          <w:sz w:val="24"/>
          <w:szCs w:val="24"/>
        </w:rPr>
        <w:t>true positive</w:t>
      </w:r>
      <w:r w:rsidRPr="5DFC02D3">
        <w:rPr>
          <w:rFonts w:ascii="Arial Narrow" w:hAnsi="Arial Narrow"/>
          <w:sz w:val="24"/>
          <w:szCs w:val="24"/>
        </w:rPr>
        <w:t xml:space="preserve"> </w:t>
      </w:r>
      <w:r>
        <w:rPr>
          <w:rFonts w:ascii="Arial Narrow" w:hAnsi="Arial Narrow"/>
          <w:sz w:val="24"/>
          <w:szCs w:val="24"/>
        </w:rPr>
        <w:t xml:space="preserve">(TP) while the rest </w:t>
      </w:r>
      <w:r w:rsidR="15B4C112" w:rsidRPr="7C24830B">
        <w:rPr>
          <w:rFonts w:ascii="Arial Narrow" w:hAnsi="Arial Narrow"/>
          <w:sz w:val="24"/>
          <w:szCs w:val="24"/>
        </w:rPr>
        <w:t>of the</w:t>
      </w:r>
      <w:r w:rsidRPr="7C24830B">
        <w:rPr>
          <w:rFonts w:ascii="Arial Narrow" w:hAnsi="Arial Narrow"/>
          <w:sz w:val="24"/>
          <w:szCs w:val="24"/>
        </w:rPr>
        <w:t xml:space="preserve"> </w:t>
      </w:r>
      <w:r>
        <w:rPr>
          <w:rFonts w:ascii="Arial Narrow" w:hAnsi="Arial Narrow"/>
          <w:sz w:val="24"/>
          <w:szCs w:val="24"/>
        </w:rPr>
        <w:t xml:space="preserve">values indicate </w:t>
      </w:r>
      <w:r w:rsidR="00962BD7">
        <w:rPr>
          <w:rFonts w:ascii="Arial Narrow" w:hAnsi="Arial Narrow"/>
          <w:sz w:val="24"/>
          <w:szCs w:val="24"/>
        </w:rPr>
        <w:t>false positive</w:t>
      </w:r>
      <w:r>
        <w:rPr>
          <w:rFonts w:ascii="Arial Narrow" w:hAnsi="Arial Narrow"/>
          <w:sz w:val="24"/>
          <w:szCs w:val="24"/>
        </w:rPr>
        <w:t xml:space="preserve"> (FP).</w:t>
      </w:r>
    </w:p>
    <w:p w14:paraId="3AFFC01C" w14:textId="15399831" w:rsidR="00C70374" w:rsidRPr="00AA7D31" w:rsidRDefault="00550698" w:rsidP="00AA7D31">
      <w:pPr>
        <w:pStyle w:val="Heading3"/>
        <w:rPr>
          <w:rFonts w:ascii="Arial Narrow" w:hAnsi="Arial Narrow"/>
          <w:b/>
          <w:bCs/>
          <w:i/>
          <w:iCs/>
          <w:color w:val="auto"/>
          <w:sz w:val="24"/>
          <w:szCs w:val="24"/>
        </w:rPr>
      </w:pPr>
      <w:bookmarkStart w:id="113" w:name="_Toc199771405"/>
      <w:r w:rsidRPr="00AA7D31">
        <w:rPr>
          <w:rFonts w:ascii="Arial Narrow" w:hAnsi="Arial Narrow"/>
          <w:b/>
          <w:bCs/>
          <w:i/>
          <w:iCs/>
          <w:color w:val="auto"/>
          <w:sz w:val="24"/>
          <w:szCs w:val="24"/>
        </w:rPr>
        <w:t xml:space="preserve">4.2.2 </w:t>
      </w:r>
      <w:r w:rsidR="007613F0" w:rsidRPr="00AA7D31">
        <w:rPr>
          <w:rFonts w:ascii="Arial Narrow" w:hAnsi="Arial Narrow"/>
          <w:b/>
          <w:bCs/>
          <w:i/>
          <w:iCs/>
          <w:color w:val="auto"/>
          <w:sz w:val="24"/>
          <w:szCs w:val="24"/>
        </w:rPr>
        <w:t>Per-Class Metric Table</w:t>
      </w:r>
      <w:bookmarkEnd w:id="113"/>
    </w:p>
    <w:p w14:paraId="646F1D10" w14:textId="7729B608" w:rsidR="00C70374" w:rsidRPr="00C803F9" w:rsidRDefault="00C803F9" w:rsidP="00C803F9">
      <w:pPr>
        <w:pStyle w:val="Caption"/>
        <w:spacing w:line="360" w:lineRule="auto"/>
        <w:rPr>
          <w:rFonts w:ascii="Arial Narrow" w:hAnsi="Arial Narrow"/>
          <w:b/>
          <w:bCs/>
          <w:i w:val="0"/>
          <w:iCs w:val="0"/>
          <w:color w:val="auto"/>
          <w:sz w:val="24"/>
          <w:szCs w:val="24"/>
        </w:rPr>
      </w:pPr>
      <w:r>
        <w:tab/>
      </w:r>
      <w:bookmarkStart w:id="114" w:name="_Toc199768604"/>
      <w:r w:rsidRPr="00C803F9">
        <w:rPr>
          <w:rFonts w:ascii="Arial Narrow" w:hAnsi="Arial Narrow"/>
          <w:b/>
          <w:bCs/>
          <w:i w:val="0"/>
          <w:iCs w:val="0"/>
          <w:sz w:val="24"/>
          <w:szCs w:val="24"/>
        </w:rPr>
        <w:t xml:space="preserve">Table </w:t>
      </w:r>
      <w:r w:rsidRPr="00C803F9">
        <w:rPr>
          <w:rFonts w:ascii="Arial Narrow" w:hAnsi="Arial Narrow"/>
          <w:b/>
          <w:bCs/>
          <w:i w:val="0"/>
          <w:iCs w:val="0"/>
          <w:sz w:val="24"/>
          <w:szCs w:val="24"/>
        </w:rPr>
        <w:fldChar w:fldCharType="begin"/>
      </w:r>
      <w:r w:rsidRPr="00C803F9">
        <w:rPr>
          <w:rFonts w:ascii="Arial Narrow" w:hAnsi="Arial Narrow"/>
          <w:b/>
          <w:bCs/>
          <w:i w:val="0"/>
          <w:iCs w:val="0"/>
          <w:sz w:val="24"/>
          <w:szCs w:val="24"/>
        </w:rPr>
        <w:instrText xml:space="preserve"> SEQ Table \* ARABIC </w:instrText>
      </w:r>
      <w:r w:rsidRPr="00C803F9">
        <w:rPr>
          <w:rFonts w:ascii="Arial Narrow" w:hAnsi="Arial Narrow"/>
          <w:b/>
          <w:bCs/>
          <w:i w:val="0"/>
          <w:iCs w:val="0"/>
          <w:sz w:val="24"/>
          <w:szCs w:val="24"/>
        </w:rPr>
        <w:fldChar w:fldCharType="separate"/>
      </w:r>
      <w:r w:rsidRPr="00C803F9">
        <w:rPr>
          <w:rFonts w:ascii="Arial Narrow" w:hAnsi="Arial Narrow"/>
          <w:b/>
          <w:bCs/>
          <w:i w:val="0"/>
          <w:iCs w:val="0"/>
          <w:sz w:val="24"/>
          <w:szCs w:val="24"/>
        </w:rPr>
        <w:fldChar w:fldCharType="end"/>
      </w:r>
      <w:r w:rsidRPr="00C803F9">
        <w:rPr>
          <w:rFonts w:ascii="Arial Narrow" w:hAnsi="Arial Narrow"/>
          <w:b/>
          <w:bCs/>
          <w:sz w:val="24"/>
          <w:szCs w:val="24"/>
        </w:rPr>
        <w:br/>
      </w:r>
      <w:r w:rsidRPr="008925D8">
        <w:rPr>
          <w:rFonts w:ascii="Arial Narrow" w:hAnsi="Arial Narrow"/>
          <w:b/>
          <w:bCs/>
          <w:color w:val="auto"/>
          <w:sz w:val="24"/>
          <w:szCs w:val="24"/>
        </w:rPr>
        <w:tab/>
      </w:r>
      <w:r w:rsidRPr="008925D8">
        <w:rPr>
          <w:rFonts w:ascii="Arial Narrow" w:hAnsi="Arial Narrow"/>
          <w:color w:val="auto"/>
          <w:sz w:val="24"/>
          <w:szCs w:val="24"/>
        </w:rPr>
        <w:t xml:space="preserve"> Per-Class Performance Metrics for EMCER Command Recognition</w:t>
      </w:r>
      <w:bookmarkEnd w:id="114"/>
    </w:p>
    <w:tbl>
      <w:tblPr>
        <w:tblStyle w:val="TableGrid"/>
        <w:tblW w:w="0" w:type="auto"/>
        <w:tblInd w:w="720" w:type="dxa"/>
        <w:tblLook w:val="04A0" w:firstRow="1" w:lastRow="0" w:firstColumn="1" w:lastColumn="0" w:noHBand="0" w:noVBand="1"/>
      </w:tblPr>
      <w:tblGrid>
        <w:gridCol w:w="1600"/>
        <w:gridCol w:w="1527"/>
        <w:gridCol w:w="1483"/>
        <w:gridCol w:w="1483"/>
        <w:gridCol w:w="1483"/>
      </w:tblGrid>
      <w:tr w:rsidR="00C70374" w14:paraId="61744391" w14:textId="77777777">
        <w:tc>
          <w:tcPr>
            <w:tcW w:w="1600" w:type="dxa"/>
          </w:tcPr>
          <w:p w14:paraId="27901D41" w14:textId="77777777" w:rsidR="00C70374" w:rsidRDefault="00C70374">
            <w:pPr>
              <w:pStyle w:val="ListParagraph"/>
              <w:ind w:left="0"/>
            </w:pPr>
          </w:p>
        </w:tc>
        <w:tc>
          <w:tcPr>
            <w:tcW w:w="1527" w:type="dxa"/>
          </w:tcPr>
          <w:p w14:paraId="5EBF0D32" w14:textId="2EDF08B5" w:rsidR="00C70374" w:rsidRDefault="00C70374">
            <w:pPr>
              <w:pStyle w:val="ListParagraph"/>
              <w:ind w:left="0"/>
            </w:pPr>
            <w:r>
              <w:rPr>
                <w:rFonts w:ascii="Aptos Narrow" w:eastAsia="Aptos Narrow" w:hAnsi="Aptos Narrow" w:cs="Aptos Narrow"/>
                <w:sz w:val="24"/>
                <w:szCs w:val="24"/>
              </w:rPr>
              <w:t>Previous Page (</w:t>
            </w:r>
            <w:r w:rsidRPr="5402FCBA">
              <w:rPr>
                <w:rFonts w:ascii="Aptos Narrow" w:eastAsia="Aptos Narrow" w:hAnsi="Aptos Narrow" w:cs="Aptos Narrow"/>
                <w:sz w:val="24"/>
                <w:szCs w:val="24"/>
              </w:rPr>
              <w:t>Left</w:t>
            </w:r>
            <w:r>
              <w:rPr>
                <w:rFonts w:ascii="Aptos Narrow" w:eastAsia="Aptos Narrow" w:hAnsi="Aptos Narrow" w:cs="Aptos Narrow"/>
                <w:sz w:val="24"/>
                <w:szCs w:val="24"/>
              </w:rPr>
              <w:t>)</w:t>
            </w:r>
          </w:p>
        </w:tc>
        <w:tc>
          <w:tcPr>
            <w:tcW w:w="1483" w:type="dxa"/>
          </w:tcPr>
          <w:p w14:paraId="626A150C" w14:textId="5E1FD8EB" w:rsidR="00C70374" w:rsidRDefault="00C70374">
            <w:pPr>
              <w:pStyle w:val="ListParagraph"/>
              <w:ind w:left="0"/>
            </w:pPr>
            <w:r>
              <w:rPr>
                <w:rFonts w:ascii="Aptos Narrow" w:eastAsia="Aptos Narrow" w:hAnsi="Aptos Narrow" w:cs="Aptos Narrow"/>
                <w:sz w:val="24"/>
                <w:szCs w:val="24"/>
              </w:rPr>
              <w:t>Next Page (</w:t>
            </w:r>
            <w:r w:rsidRPr="5402FCBA">
              <w:rPr>
                <w:rFonts w:ascii="Aptos Narrow" w:eastAsia="Aptos Narrow" w:hAnsi="Aptos Narrow" w:cs="Aptos Narrow"/>
                <w:sz w:val="24"/>
                <w:szCs w:val="24"/>
              </w:rPr>
              <w:t>Right</w:t>
            </w:r>
            <w:r>
              <w:rPr>
                <w:rFonts w:ascii="Aptos Narrow" w:eastAsia="Aptos Narrow" w:hAnsi="Aptos Narrow" w:cs="Aptos Narrow"/>
                <w:sz w:val="24"/>
                <w:szCs w:val="24"/>
              </w:rPr>
              <w:t>)</w:t>
            </w:r>
          </w:p>
        </w:tc>
        <w:tc>
          <w:tcPr>
            <w:tcW w:w="1483" w:type="dxa"/>
          </w:tcPr>
          <w:p w14:paraId="1AB65E0E" w14:textId="5D472F92" w:rsidR="00C70374" w:rsidRDefault="00C70374">
            <w:pPr>
              <w:pStyle w:val="ListParagraph"/>
              <w:ind w:left="0"/>
            </w:pPr>
            <w:r>
              <w:rPr>
                <w:rFonts w:ascii="Aptos Narrow" w:eastAsia="Aptos Narrow" w:hAnsi="Aptos Narrow" w:cs="Aptos Narrow"/>
                <w:sz w:val="24"/>
                <w:szCs w:val="24"/>
              </w:rPr>
              <w:t>Bookmark (</w:t>
            </w:r>
            <w:r w:rsidRPr="5402FCBA">
              <w:rPr>
                <w:rFonts w:ascii="Aptos Narrow" w:eastAsia="Aptos Narrow" w:hAnsi="Aptos Narrow" w:cs="Aptos Narrow"/>
                <w:sz w:val="24"/>
                <w:szCs w:val="24"/>
              </w:rPr>
              <w:t>Up</w:t>
            </w:r>
            <w:r>
              <w:rPr>
                <w:rFonts w:ascii="Aptos Narrow" w:eastAsia="Aptos Narrow" w:hAnsi="Aptos Narrow" w:cs="Aptos Narrow"/>
                <w:sz w:val="24"/>
                <w:szCs w:val="24"/>
              </w:rPr>
              <w:t>)</w:t>
            </w:r>
          </w:p>
        </w:tc>
        <w:tc>
          <w:tcPr>
            <w:tcW w:w="1483" w:type="dxa"/>
          </w:tcPr>
          <w:p w14:paraId="6142F9C1" w14:textId="3E9FE28F" w:rsidR="00C70374" w:rsidRDefault="00C70374">
            <w:pPr>
              <w:pStyle w:val="ListParagraph"/>
              <w:ind w:left="0"/>
            </w:pPr>
            <w:r>
              <w:rPr>
                <w:rFonts w:ascii="Aptos Narrow" w:eastAsia="Aptos Narrow" w:hAnsi="Aptos Narrow" w:cs="Aptos Narrow"/>
                <w:sz w:val="24"/>
                <w:szCs w:val="24"/>
              </w:rPr>
              <w:t>Scroll (</w:t>
            </w:r>
            <w:r w:rsidRPr="5402FCBA">
              <w:rPr>
                <w:rFonts w:ascii="Aptos Narrow" w:eastAsia="Aptos Narrow" w:hAnsi="Aptos Narrow" w:cs="Aptos Narrow"/>
                <w:sz w:val="24"/>
                <w:szCs w:val="24"/>
              </w:rPr>
              <w:t>Wink</w:t>
            </w:r>
            <w:r>
              <w:rPr>
                <w:rFonts w:ascii="Aptos Narrow" w:eastAsia="Aptos Narrow" w:hAnsi="Aptos Narrow" w:cs="Aptos Narrow"/>
                <w:sz w:val="24"/>
                <w:szCs w:val="24"/>
              </w:rPr>
              <w:t>)</w:t>
            </w:r>
          </w:p>
        </w:tc>
      </w:tr>
      <w:tr w:rsidR="00C70374" w14:paraId="696FC5BA" w14:textId="77777777" w:rsidTr="00096C3C">
        <w:tc>
          <w:tcPr>
            <w:tcW w:w="1600" w:type="dxa"/>
          </w:tcPr>
          <w:p w14:paraId="44510571" w14:textId="11CFF226" w:rsidR="00C70374" w:rsidRDefault="00C70374">
            <w:pPr>
              <w:pStyle w:val="ListParagraph"/>
              <w:ind w:left="0"/>
            </w:pPr>
            <w:r>
              <w:rPr>
                <w:rFonts w:ascii="Aptos Narrow" w:eastAsia="Aptos Narrow" w:hAnsi="Aptos Narrow" w:cs="Aptos Narrow"/>
                <w:sz w:val="24"/>
                <w:szCs w:val="24"/>
              </w:rPr>
              <w:t>Previous Page (</w:t>
            </w:r>
            <w:r w:rsidRPr="5402FCBA">
              <w:rPr>
                <w:rFonts w:ascii="Aptos Narrow" w:eastAsia="Aptos Narrow" w:hAnsi="Aptos Narrow" w:cs="Aptos Narrow"/>
                <w:sz w:val="24"/>
                <w:szCs w:val="24"/>
              </w:rPr>
              <w:t>Left</w:t>
            </w:r>
            <w:r>
              <w:rPr>
                <w:rFonts w:ascii="Aptos Narrow" w:eastAsia="Aptos Narrow" w:hAnsi="Aptos Narrow" w:cs="Aptos Narrow"/>
                <w:sz w:val="24"/>
                <w:szCs w:val="24"/>
              </w:rPr>
              <w:t>)</w:t>
            </w:r>
          </w:p>
        </w:tc>
        <w:tc>
          <w:tcPr>
            <w:tcW w:w="1527" w:type="dxa"/>
            <w:vAlign w:val="center"/>
          </w:tcPr>
          <w:p w14:paraId="734A8BE0" w14:textId="3BAB95C4" w:rsidR="00C70374" w:rsidRDefault="000B4F30" w:rsidP="00096C3C">
            <w:pPr>
              <w:pStyle w:val="ListParagraph"/>
              <w:ind w:left="0"/>
              <w:jc w:val="center"/>
            </w:pPr>
            <w:r>
              <w:t>4</w:t>
            </w:r>
          </w:p>
        </w:tc>
        <w:tc>
          <w:tcPr>
            <w:tcW w:w="1483" w:type="dxa"/>
            <w:vAlign w:val="center"/>
          </w:tcPr>
          <w:p w14:paraId="0DE509B0" w14:textId="37300E21" w:rsidR="00C70374" w:rsidRDefault="00FE6F46" w:rsidP="00096C3C">
            <w:pPr>
              <w:pStyle w:val="ListParagraph"/>
              <w:ind w:left="0"/>
              <w:jc w:val="center"/>
            </w:pPr>
            <w:r>
              <w:t>1</w:t>
            </w:r>
          </w:p>
        </w:tc>
        <w:tc>
          <w:tcPr>
            <w:tcW w:w="1483" w:type="dxa"/>
            <w:vAlign w:val="center"/>
          </w:tcPr>
          <w:p w14:paraId="26B15B6A" w14:textId="499AD53D" w:rsidR="00C70374" w:rsidRDefault="00FE6F46" w:rsidP="00096C3C">
            <w:pPr>
              <w:pStyle w:val="ListParagraph"/>
              <w:ind w:left="0"/>
              <w:jc w:val="center"/>
            </w:pPr>
            <w:r>
              <w:t>0</w:t>
            </w:r>
          </w:p>
        </w:tc>
        <w:tc>
          <w:tcPr>
            <w:tcW w:w="1483" w:type="dxa"/>
            <w:vAlign w:val="center"/>
          </w:tcPr>
          <w:p w14:paraId="7D0CA701" w14:textId="53F3696A" w:rsidR="00C70374" w:rsidRDefault="00FE6F46" w:rsidP="00096C3C">
            <w:pPr>
              <w:pStyle w:val="ListParagraph"/>
              <w:ind w:left="0"/>
              <w:jc w:val="center"/>
            </w:pPr>
            <w:r>
              <w:t>0</w:t>
            </w:r>
          </w:p>
        </w:tc>
      </w:tr>
      <w:tr w:rsidR="00C70374" w14:paraId="40D37FAE" w14:textId="77777777" w:rsidTr="00096C3C">
        <w:tc>
          <w:tcPr>
            <w:tcW w:w="1600" w:type="dxa"/>
          </w:tcPr>
          <w:p w14:paraId="00014DDC" w14:textId="0A511F88" w:rsidR="00C70374" w:rsidRDefault="00C70374">
            <w:pPr>
              <w:pStyle w:val="ListParagraph"/>
              <w:ind w:left="0"/>
            </w:pPr>
            <w:r>
              <w:rPr>
                <w:rFonts w:ascii="Aptos Narrow" w:eastAsia="Aptos Narrow" w:hAnsi="Aptos Narrow" w:cs="Aptos Narrow"/>
                <w:sz w:val="24"/>
                <w:szCs w:val="24"/>
              </w:rPr>
              <w:t>Next Page (</w:t>
            </w:r>
            <w:r w:rsidRPr="5402FCBA">
              <w:rPr>
                <w:rFonts w:ascii="Aptos Narrow" w:eastAsia="Aptos Narrow" w:hAnsi="Aptos Narrow" w:cs="Aptos Narrow"/>
                <w:sz w:val="24"/>
                <w:szCs w:val="24"/>
              </w:rPr>
              <w:t>Right</w:t>
            </w:r>
            <w:r>
              <w:rPr>
                <w:rFonts w:ascii="Aptos Narrow" w:eastAsia="Aptos Narrow" w:hAnsi="Aptos Narrow" w:cs="Aptos Narrow"/>
                <w:sz w:val="24"/>
                <w:szCs w:val="24"/>
              </w:rPr>
              <w:t>)</w:t>
            </w:r>
          </w:p>
        </w:tc>
        <w:tc>
          <w:tcPr>
            <w:tcW w:w="1527" w:type="dxa"/>
            <w:vAlign w:val="center"/>
          </w:tcPr>
          <w:p w14:paraId="4D14A9DE" w14:textId="79311ADE" w:rsidR="00C70374" w:rsidRDefault="00D35535" w:rsidP="00096C3C">
            <w:pPr>
              <w:pStyle w:val="ListParagraph"/>
              <w:ind w:left="0"/>
              <w:jc w:val="center"/>
            </w:pPr>
            <w:r>
              <w:t>0</w:t>
            </w:r>
          </w:p>
        </w:tc>
        <w:tc>
          <w:tcPr>
            <w:tcW w:w="1483" w:type="dxa"/>
            <w:vAlign w:val="center"/>
          </w:tcPr>
          <w:p w14:paraId="2CC5854A" w14:textId="409D4B5B" w:rsidR="00C70374" w:rsidRDefault="000B4F30" w:rsidP="00096C3C">
            <w:pPr>
              <w:pStyle w:val="ListParagraph"/>
              <w:ind w:left="0"/>
              <w:jc w:val="center"/>
            </w:pPr>
            <w:r>
              <w:t>4</w:t>
            </w:r>
          </w:p>
        </w:tc>
        <w:tc>
          <w:tcPr>
            <w:tcW w:w="1483" w:type="dxa"/>
            <w:vAlign w:val="center"/>
          </w:tcPr>
          <w:p w14:paraId="30972ED7" w14:textId="1695502A" w:rsidR="00C70374" w:rsidRDefault="00D35535" w:rsidP="00096C3C">
            <w:pPr>
              <w:pStyle w:val="ListParagraph"/>
              <w:ind w:left="0"/>
              <w:jc w:val="center"/>
            </w:pPr>
            <w:r>
              <w:t>1</w:t>
            </w:r>
          </w:p>
        </w:tc>
        <w:tc>
          <w:tcPr>
            <w:tcW w:w="1483" w:type="dxa"/>
            <w:vAlign w:val="center"/>
          </w:tcPr>
          <w:p w14:paraId="32ECC878" w14:textId="6BE0BF04" w:rsidR="00C70374" w:rsidRDefault="00D35535" w:rsidP="00096C3C">
            <w:pPr>
              <w:pStyle w:val="ListParagraph"/>
              <w:ind w:left="0"/>
              <w:jc w:val="center"/>
            </w:pPr>
            <w:r>
              <w:t>0</w:t>
            </w:r>
          </w:p>
        </w:tc>
      </w:tr>
      <w:tr w:rsidR="00C70374" w14:paraId="617DFCB8" w14:textId="77777777" w:rsidTr="00096C3C">
        <w:tc>
          <w:tcPr>
            <w:tcW w:w="1600" w:type="dxa"/>
          </w:tcPr>
          <w:p w14:paraId="0CD6191F" w14:textId="20B89957" w:rsidR="00C70374" w:rsidRDefault="00C70374">
            <w:pPr>
              <w:pStyle w:val="ListParagraph"/>
              <w:ind w:left="0"/>
            </w:pPr>
            <w:r>
              <w:rPr>
                <w:rFonts w:ascii="Aptos Narrow" w:eastAsia="Aptos Narrow" w:hAnsi="Aptos Narrow" w:cs="Aptos Narrow"/>
                <w:sz w:val="24"/>
                <w:szCs w:val="24"/>
              </w:rPr>
              <w:t>Bookmark (</w:t>
            </w:r>
            <w:r w:rsidRPr="5402FCBA">
              <w:rPr>
                <w:rFonts w:ascii="Aptos Narrow" w:eastAsia="Aptos Narrow" w:hAnsi="Aptos Narrow" w:cs="Aptos Narrow"/>
                <w:sz w:val="24"/>
                <w:szCs w:val="24"/>
              </w:rPr>
              <w:t>Up</w:t>
            </w:r>
            <w:r>
              <w:rPr>
                <w:rFonts w:ascii="Aptos Narrow" w:eastAsia="Aptos Narrow" w:hAnsi="Aptos Narrow" w:cs="Aptos Narrow"/>
                <w:sz w:val="24"/>
                <w:szCs w:val="24"/>
              </w:rPr>
              <w:t>)</w:t>
            </w:r>
          </w:p>
        </w:tc>
        <w:tc>
          <w:tcPr>
            <w:tcW w:w="1527" w:type="dxa"/>
            <w:vAlign w:val="center"/>
          </w:tcPr>
          <w:p w14:paraId="0C8E64C0" w14:textId="1102365B" w:rsidR="00C70374" w:rsidRDefault="006532B0" w:rsidP="00096C3C">
            <w:pPr>
              <w:pStyle w:val="ListParagraph"/>
              <w:ind w:left="0"/>
              <w:jc w:val="center"/>
            </w:pPr>
            <w:r>
              <w:t>0</w:t>
            </w:r>
          </w:p>
        </w:tc>
        <w:tc>
          <w:tcPr>
            <w:tcW w:w="1483" w:type="dxa"/>
            <w:vAlign w:val="center"/>
          </w:tcPr>
          <w:p w14:paraId="4DBBCCDA" w14:textId="52548F17" w:rsidR="00C70374" w:rsidRDefault="006532B0" w:rsidP="00096C3C">
            <w:pPr>
              <w:pStyle w:val="ListParagraph"/>
              <w:ind w:left="0"/>
              <w:jc w:val="center"/>
            </w:pPr>
            <w:r>
              <w:t>1</w:t>
            </w:r>
          </w:p>
        </w:tc>
        <w:tc>
          <w:tcPr>
            <w:tcW w:w="1483" w:type="dxa"/>
            <w:vAlign w:val="center"/>
          </w:tcPr>
          <w:p w14:paraId="38AE9C64" w14:textId="6D60C303" w:rsidR="00C70374" w:rsidRDefault="000B4F30" w:rsidP="00096C3C">
            <w:pPr>
              <w:pStyle w:val="ListParagraph"/>
              <w:ind w:left="0"/>
              <w:jc w:val="center"/>
            </w:pPr>
            <w:r>
              <w:t>4</w:t>
            </w:r>
          </w:p>
        </w:tc>
        <w:tc>
          <w:tcPr>
            <w:tcW w:w="1483" w:type="dxa"/>
            <w:vAlign w:val="center"/>
          </w:tcPr>
          <w:p w14:paraId="1DB26FF6" w14:textId="1CEC0219" w:rsidR="00C70374" w:rsidRDefault="006532B0" w:rsidP="00096C3C">
            <w:pPr>
              <w:pStyle w:val="ListParagraph"/>
              <w:ind w:left="0"/>
              <w:jc w:val="center"/>
            </w:pPr>
            <w:r>
              <w:t>0</w:t>
            </w:r>
          </w:p>
        </w:tc>
      </w:tr>
      <w:tr w:rsidR="00C70374" w14:paraId="185EFB9F" w14:textId="77777777" w:rsidTr="00096C3C">
        <w:tc>
          <w:tcPr>
            <w:tcW w:w="1600" w:type="dxa"/>
          </w:tcPr>
          <w:p w14:paraId="3954FC35" w14:textId="33606F22" w:rsidR="00C70374" w:rsidRDefault="00C70374">
            <w:pPr>
              <w:pStyle w:val="ListParagraph"/>
              <w:ind w:left="0"/>
            </w:pPr>
            <w:r>
              <w:rPr>
                <w:rFonts w:ascii="Aptos Narrow" w:eastAsia="Aptos Narrow" w:hAnsi="Aptos Narrow" w:cs="Aptos Narrow"/>
                <w:sz w:val="24"/>
                <w:szCs w:val="24"/>
              </w:rPr>
              <w:t>Scroll (</w:t>
            </w:r>
            <w:r w:rsidRPr="5402FCBA">
              <w:rPr>
                <w:rFonts w:ascii="Aptos Narrow" w:eastAsia="Aptos Narrow" w:hAnsi="Aptos Narrow" w:cs="Aptos Narrow"/>
                <w:sz w:val="24"/>
                <w:szCs w:val="24"/>
              </w:rPr>
              <w:t>Wink</w:t>
            </w:r>
            <w:r>
              <w:rPr>
                <w:rFonts w:ascii="Aptos Narrow" w:eastAsia="Aptos Narrow" w:hAnsi="Aptos Narrow" w:cs="Aptos Narrow"/>
                <w:sz w:val="24"/>
                <w:szCs w:val="24"/>
              </w:rPr>
              <w:t>)</w:t>
            </w:r>
          </w:p>
        </w:tc>
        <w:tc>
          <w:tcPr>
            <w:tcW w:w="1527" w:type="dxa"/>
            <w:vAlign w:val="center"/>
          </w:tcPr>
          <w:p w14:paraId="0C5C3D2C" w14:textId="2ACE5EB4" w:rsidR="00C70374" w:rsidRDefault="00335D35" w:rsidP="00096C3C">
            <w:pPr>
              <w:pStyle w:val="ListParagraph"/>
              <w:ind w:left="0"/>
              <w:jc w:val="center"/>
            </w:pPr>
            <w:r>
              <w:t>0</w:t>
            </w:r>
          </w:p>
        </w:tc>
        <w:tc>
          <w:tcPr>
            <w:tcW w:w="1483" w:type="dxa"/>
            <w:vAlign w:val="center"/>
          </w:tcPr>
          <w:p w14:paraId="49A37223" w14:textId="55A08FA6" w:rsidR="00C70374" w:rsidRDefault="006532B0" w:rsidP="00096C3C">
            <w:pPr>
              <w:pStyle w:val="ListParagraph"/>
              <w:ind w:left="0"/>
              <w:jc w:val="center"/>
            </w:pPr>
            <w:r>
              <w:t>0</w:t>
            </w:r>
          </w:p>
        </w:tc>
        <w:tc>
          <w:tcPr>
            <w:tcW w:w="1483" w:type="dxa"/>
            <w:vAlign w:val="center"/>
          </w:tcPr>
          <w:p w14:paraId="1E5E888D" w14:textId="7B082135" w:rsidR="00C70374" w:rsidRDefault="00335D35" w:rsidP="00096C3C">
            <w:pPr>
              <w:pStyle w:val="ListParagraph"/>
              <w:ind w:left="0"/>
              <w:jc w:val="center"/>
            </w:pPr>
            <w:r>
              <w:t>1</w:t>
            </w:r>
          </w:p>
        </w:tc>
        <w:tc>
          <w:tcPr>
            <w:tcW w:w="1483" w:type="dxa"/>
            <w:vAlign w:val="center"/>
          </w:tcPr>
          <w:p w14:paraId="2BA948EA" w14:textId="34264BF1" w:rsidR="00C70374" w:rsidRDefault="000B4F30" w:rsidP="00096C3C">
            <w:pPr>
              <w:pStyle w:val="ListParagraph"/>
              <w:ind w:left="0"/>
              <w:jc w:val="center"/>
            </w:pPr>
            <w:r>
              <w:t>4</w:t>
            </w:r>
          </w:p>
        </w:tc>
      </w:tr>
      <w:tr w:rsidR="00C20CBA" w14:paraId="551A5535" w14:textId="77777777">
        <w:tc>
          <w:tcPr>
            <w:tcW w:w="1600" w:type="dxa"/>
          </w:tcPr>
          <w:p w14:paraId="33AC6BF9" w14:textId="605EDE2F" w:rsidR="00C20CBA" w:rsidRDefault="00C20CBA">
            <w:pPr>
              <w:pStyle w:val="ListParagraph"/>
              <w:ind w:left="0"/>
              <w:rPr>
                <w:rFonts w:ascii="Aptos Narrow" w:eastAsia="Aptos Narrow" w:hAnsi="Aptos Narrow" w:cs="Aptos Narrow"/>
                <w:sz w:val="24"/>
                <w:szCs w:val="24"/>
              </w:rPr>
            </w:pPr>
            <w:r>
              <w:rPr>
                <w:rFonts w:ascii="Aptos Narrow" w:eastAsia="Aptos Narrow" w:hAnsi="Aptos Narrow" w:cs="Aptos Narrow"/>
                <w:sz w:val="24"/>
                <w:szCs w:val="24"/>
              </w:rPr>
              <w:t>Total No. of Testing</w:t>
            </w:r>
          </w:p>
        </w:tc>
        <w:tc>
          <w:tcPr>
            <w:tcW w:w="5976" w:type="dxa"/>
            <w:gridSpan w:val="4"/>
            <w:vAlign w:val="center"/>
          </w:tcPr>
          <w:p w14:paraId="3E8A2781" w14:textId="3C19DF61" w:rsidR="00C20CBA" w:rsidRDefault="00C20CBA" w:rsidP="00096C3C">
            <w:pPr>
              <w:pStyle w:val="ListParagraph"/>
              <w:ind w:left="0"/>
              <w:jc w:val="center"/>
            </w:pPr>
            <w:r>
              <w:t>20</w:t>
            </w:r>
          </w:p>
        </w:tc>
      </w:tr>
      <w:tr w:rsidR="00C20CBA" w14:paraId="44F17F6E" w14:textId="77777777">
        <w:tc>
          <w:tcPr>
            <w:tcW w:w="1600" w:type="dxa"/>
          </w:tcPr>
          <w:p w14:paraId="158A5BDE" w14:textId="1C8959AD" w:rsidR="00C20CBA" w:rsidRPr="001E421F" w:rsidRDefault="001E421F">
            <w:pPr>
              <w:pStyle w:val="ListParagraph"/>
              <w:ind w:left="0"/>
              <w:rPr>
                <w:rFonts w:ascii="Arial Narrow" w:eastAsia="Aptos Narrow" w:hAnsi="Arial Narrow" w:cs="Aptos Narrow"/>
                <w:sz w:val="24"/>
                <w:szCs w:val="24"/>
              </w:rPr>
            </w:pPr>
            <w:r w:rsidRPr="001E421F">
              <w:rPr>
                <w:rFonts w:ascii="Arial Narrow" w:eastAsia="Aptos Narrow" w:hAnsi="Arial Narrow" w:cs="Aptos Narrow"/>
                <w:sz w:val="24"/>
                <w:szCs w:val="24"/>
              </w:rPr>
              <w:t>Total correct predictions</w:t>
            </w:r>
          </w:p>
        </w:tc>
        <w:tc>
          <w:tcPr>
            <w:tcW w:w="5976" w:type="dxa"/>
            <w:gridSpan w:val="4"/>
            <w:vAlign w:val="center"/>
          </w:tcPr>
          <w:p w14:paraId="77F31ECC" w14:textId="1D5722E1" w:rsidR="00C20CBA" w:rsidRPr="007023D9" w:rsidRDefault="00C23D4C" w:rsidP="00096C3C">
            <w:pPr>
              <w:pStyle w:val="ListParagraph"/>
              <w:ind w:left="0"/>
              <w:jc w:val="center"/>
              <w:rPr>
                <w:rFonts w:ascii="Arial Narrow" w:hAnsi="Arial Narrow"/>
                <w:sz w:val="24"/>
                <w:szCs w:val="24"/>
              </w:rPr>
            </w:pPr>
            <w:r w:rsidRPr="007023D9">
              <w:rPr>
                <w:rFonts w:ascii="Arial Narrow" w:hAnsi="Arial Narrow"/>
                <w:sz w:val="24"/>
                <w:szCs w:val="24"/>
              </w:rPr>
              <w:t xml:space="preserve">16 </w:t>
            </w:r>
            <w:r w:rsidR="007023D9" w:rsidRPr="007023D9">
              <w:rPr>
                <w:rFonts w:ascii="Arial Narrow" w:hAnsi="Arial Narrow"/>
                <w:sz w:val="24"/>
                <w:szCs w:val="24"/>
              </w:rPr>
              <w:t>(TPs)</w:t>
            </w:r>
          </w:p>
        </w:tc>
      </w:tr>
      <w:tr w:rsidR="007023D9" w14:paraId="7A19181E" w14:textId="77777777">
        <w:tc>
          <w:tcPr>
            <w:tcW w:w="1600" w:type="dxa"/>
          </w:tcPr>
          <w:p w14:paraId="027FF52A" w14:textId="64EA60D0" w:rsidR="007023D9" w:rsidRPr="001E421F" w:rsidRDefault="0090170A">
            <w:pPr>
              <w:pStyle w:val="ListParagraph"/>
              <w:ind w:left="0"/>
              <w:rPr>
                <w:rFonts w:ascii="Arial Narrow" w:eastAsia="Aptos Narrow" w:hAnsi="Arial Narrow" w:cs="Aptos Narrow"/>
                <w:sz w:val="24"/>
                <w:szCs w:val="24"/>
              </w:rPr>
            </w:pPr>
            <w:r>
              <w:rPr>
                <w:rFonts w:ascii="Arial Narrow" w:eastAsia="Aptos Narrow" w:hAnsi="Arial Narrow" w:cs="Aptos Narrow"/>
                <w:sz w:val="24"/>
                <w:szCs w:val="24"/>
              </w:rPr>
              <w:t>Total Incorrect</w:t>
            </w:r>
          </w:p>
        </w:tc>
        <w:tc>
          <w:tcPr>
            <w:tcW w:w="5976" w:type="dxa"/>
            <w:gridSpan w:val="4"/>
            <w:vAlign w:val="center"/>
          </w:tcPr>
          <w:p w14:paraId="01ECF253" w14:textId="4356334E" w:rsidR="007023D9" w:rsidRPr="007023D9" w:rsidRDefault="0090170A" w:rsidP="00096C3C">
            <w:pPr>
              <w:pStyle w:val="ListParagraph"/>
              <w:ind w:left="0"/>
              <w:jc w:val="center"/>
              <w:rPr>
                <w:rFonts w:ascii="Arial Narrow" w:hAnsi="Arial Narrow"/>
                <w:sz w:val="24"/>
                <w:szCs w:val="24"/>
              </w:rPr>
            </w:pPr>
            <w:r>
              <w:rPr>
                <w:rFonts w:ascii="Arial Narrow" w:hAnsi="Arial Narrow"/>
                <w:sz w:val="24"/>
                <w:szCs w:val="24"/>
              </w:rPr>
              <w:t>4</w:t>
            </w:r>
            <w:r w:rsidR="00F62212">
              <w:rPr>
                <w:rFonts w:ascii="Arial Narrow" w:hAnsi="Arial Narrow"/>
                <w:sz w:val="24"/>
                <w:szCs w:val="24"/>
              </w:rPr>
              <w:t xml:space="preserve"> (F</w:t>
            </w:r>
            <w:r w:rsidR="003A446D">
              <w:rPr>
                <w:rFonts w:ascii="Arial Narrow" w:hAnsi="Arial Narrow"/>
                <w:sz w:val="24"/>
                <w:szCs w:val="24"/>
              </w:rPr>
              <w:t>Ps)</w:t>
            </w:r>
          </w:p>
        </w:tc>
      </w:tr>
      <w:tr w:rsidR="003A446D" w14:paraId="3AEDFDC5" w14:textId="77777777">
        <w:tc>
          <w:tcPr>
            <w:tcW w:w="1600" w:type="dxa"/>
          </w:tcPr>
          <w:p w14:paraId="73E9D724" w14:textId="21A16FD1" w:rsidR="003A446D" w:rsidRDefault="005F0A82">
            <w:pPr>
              <w:pStyle w:val="ListParagraph"/>
              <w:ind w:left="0"/>
              <w:rPr>
                <w:rFonts w:ascii="Arial Narrow" w:eastAsia="Aptos Narrow" w:hAnsi="Arial Narrow" w:cs="Aptos Narrow"/>
                <w:sz w:val="24"/>
                <w:szCs w:val="24"/>
              </w:rPr>
            </w:pPr>
            <w:r>
              <w:rPr>
                <w:rFonts w:ascii="Arial Narrow" w:eastAsia="Aptos Narrow" w:hAnsi="Arial Narrow" w:cs="Aptos Narrow"/>
                <w:sz w:val="24"/>
                <w:szCs w:val="24"/>
              </w:rPr>
              <w:t>Accuracy</w:t>
            </w:r>
          </w:p>
        </w:tc>
        <w:tc>
          <w:tcPr>
            <w:tcW w:w="5976" w:type="dxa"/>
            <w:gridSpan w:val="4"/>
            <w:vAlign w:val="center"/>
          </w:tcPr>
          <w:p w14:paraId="6CEF7F27" w14:textId="38FE8C00" w:rsidR="003A446D" w:rsidRDefault="005F0A82" w:rsidP="00096C3C">
            <w:pPr>
              <w:pStyle w:val="ListParagraph"/>
              <w:ind w:left="0"/>
              <w:jc w:val="center"/>
              <w:rPr>
                <w:rFonts w:ascii="Arial Narrow" w:hAnsi="Arial Narrow"/>
                <w:sz w:val="24"/>
                <w:szCs w:val="24"/>
              </w:rPr>
            </w:pPr>
            <w:r>
              <w:rPr>
                <w:rFonts w:ascii="Arial Narrow" w:hAnsi="Arial Narrow"/>
                <w:sz w:val="24"/>
                <w:szCs w:val="24"/>
              </w:rPr>
              <w:t>16/20 = 80%</w:t>
            </w:r>
          </w:p>
        </w:tc>
      </w:tr>
    </w:tbl>
    <w:p w14:paraId="4503B4B4" w14:textId="16D13C3B" w:rsidR="000D6565" w:rsidRPr="00AD1E0F" w:rsidRDefault="00AD1E0F" w:rsidP="00AD1E0F">
      <w:pPr>
        <w:spacing w:before="360" w:line="480" w:lineRule="auto"/>
        <w:jc w:val="both"/>
        <w:rPr>
          <w:rStyle w:val="eop"/>
          <w:rFonts w:ascii="Arial Narrow" w:hAnsi="Arial Narrow"/>
          <w:sz w:val="24"/>
          <w:szCs w:val="24"/>
        </w:rPr>
      </w:pPr>
      <w:r>
        <w:rPr>
          <w:rStyle w:val="eop"/>
          <w:rFonts w:ascii="Arial Narrow" w:hAnsi="Arial Narrow"/>
          <w:sz w:val="24"/>
          <w:szCs w:val="24"/>
        </w:rPr>
        <w:tab/>
      </w:r>
      <w:r w:rsidR="05CE2B99" w:rsidRPr="00AD1E0F">
        <w:rPr>
          <w:rStyle w:val="eop"/>
          <w:rFonts w:ascii="Arial Narrow" w:hAnsi="Arial Narrow"/>
          <w:sz w:val="24"/>
          <w:szCs w:val="24"/>
        </w:rPr>
        <w:t xml:space="preserve">Table 7 shows the Per-Class Performance Metrics for EMCER Command Recognition. The table presents </w:t>
      </w:r>
      <w:r w:rsidR="0C595ECA" w:rsidRPr="00AD1E0F">
        <w:rPr>
          <w:rStyle w:val="eop"/>
          <w:rFonts w:ascii="Arial Narrow" w:hAnsi="Arial Narrow"/>
          <w:sz w:val="24"/>
          <w:szCs w:val="24"/>
        </w:rPr>
        <w:t>a confusion matrix that illustrates the classification performance of the system ac</w:t>
      </w:r>
      <w:r w:rsidR="4A9CE665" w:rsidRPr="00AD1E0F">
        <w:rPr>
          <w:rStyle w:val="eop"/>
          <w:rFonts w:ascii="Arial Narrow" w:hAnsi="Arial Narrow"/>
          <w:sz w:val="24"/>
          <w:szCs w:val="24"/>
        </w:rPr>
        <w:t xml:space="preserve">ross four </w:t>
      </w:r>
      <w:r w:rsidR="47FDB1ED" w:rsidRPr="00AD1E0F">
        <w:rPr>
          <w:rStyle w:val="eop"/>
          <w:rFonts w:ascii="Arial Narrow" w:hAnsi="Arial Narrow"/>
          <w:sz w:val="24"/>
          <w:szCs w:val="24"/>
        </w:rPr>
        <w:t>c</w:t>
      </w:r>
      <w:r w:rsidR="47FDB1ED" w:rsidRPr="00AD1E0F">
        <w:rPr>
          <w:rFonts w:ascii="Arial Narrow" w:hAnsi="Arial Narrow"/>
          <w:sz w:val="24"/>
          <w:szCs w:val="24"/>
        </w:rPr>
        <w:t xml:space="preserve">ommand classes: Previous Page (Left), Next Page (Right), Bookmark (Up), and Scroll (Wink). Each row represents the actual class, while each column indicates the predicted class. From a total of 20 test samples, the system correctly classified 16, resulting in an overall accuracy of 80%. Each command class had four correct predictions, but also one misclassification, indicating a balanced yet slightly imperfect performance. </w:t>
      </w:r>
    </w:p>
    <w:p w14:paraId="6D3CA554" w14:textId="15B0DB1C" w:rsidR="000D6565" w:rsidRPr="00AA7D31" w:rsidRDefault="002D624D" w:rsidP="00AA7D31">
      <w:pPr>
        <w:pStyle w:val="Heading3"/>
        <w:rPr>
          <w:rStyle w:val="eop"/>
          <w:rFonts w:ascii="Arial Narrow" w:hAnsi="Arial Narrow"/>
          <w:b/>
          <w:bCs/>
          <w:i/>
          <w:iCs/>
          <w:color w:val="auto"/>
          <w:sz w:val="24"/>
          <w:szCs w:val="24"/>
        </w:rPr>
      </w:pPr>
      <w:bookmarkStart w:id="115" w:name="_Toc199771406"/>
      <w:r w:rsidRPr="00AA7D31">
        <w:rPr>
          <w:rStyle w:val="eop"/>
          <w:rFonts w:ascii="Arial Narrow" w:hAnsi="Arial Narrow"/>
          <w:b/>
          <w:bCs/>
          <w:i/>
          <w:iCs/>
          <w:color w:val="auto"/>
          <w:sz w:val="24"/>
          <w:szCs w:val="24"/>
        </w:rPr>
        <w:t>4.2.3 Addressing the Statement of the Problem</w:t>
      </w:r>
      <w:bookmarkEnd w:id="115"/>
    </w:p>
    <w:p w14:paraId="08307B1F" w14:textId="77777777" w:rsidR="00D919BE" w:rsidRPr="00D919BE" w:rsidRDefault="00D919BE" w:rsidP="007644AB">
      <w:pPr>
        <w:pStyle w:val="ListParagraph"/>
        <w:rPr>
          <w:rStyle w:val="eop"/>
          <w:rFonts w:ascii="Arial Narrow" w:hAnsi="Arial Narrow"/>
          <w:b/>
          <w:bCs/>
          <w:i/>
          <w:iCs/>
          <w:sz w:val="24"/>
          <w:szCs w:val="24"/>
        </w:rPr>
      </w:pPr>
    </w:p>
    <w:p w14:paraId="12229E86" w14:textId="26EFF780" w:rsidR="00034EF9" w:rsidRPr="00D919BE" w:rsidRDefault="00034EF9" w:rsidP="007644AB">
      <w:pPr>
        <w:pStyle w:val="ListParagraph"/>
        <w:numPr>
          <w:ilvl w:val="0"/>
          <w:numId w:val="32"/>
        </w:numPr>
        <w:rPr>
          <w:rStyle w:val="eop"/>
        </w:rPr>
      </w:pPr>
      <w:r w:rsidRPr="007644AB">
        <w:rPr>
          <w:rStyle w:val="eop"/>
          <w:rFonts w:ascii="Arial Narrow" w:eastAsiaTheme="majorEastAsia" w:hAnsi="Arial Narrow" w:cs="Segoe UI"/>
          <w:b/>
          <w:bCs/>
          <w:sz w:val="24"/>
          <w:szCs w:val="24"/>
        </w:rPr>
        <w:t xml:space="preserve">How can eye movement be used for accurate bookmarking and page shifting </w:t>
      </w:r>
      <w:r w:rsidRPr="00D919BE">
        <w:rPr>
          <w:rStyle w:val="eop"/>
          <w:rFonts w:ascii="Arial Narrow" w:eastAsiaTheme="majorEastAsia" w:hAnsi="Arial Narrow" w:cs="Segoe UI"/>
          <w:b/>
          <w:bCs/>
          <w:sz w:val="24"/>
          <w:szCs w:val="24"/>
        </w:rPr>
        <w:t>in e-book reader through computer vision?</w:t>
      </w:r>
      <w:r w:rsidR="1DB74E1F" w:rsidRPr="00D919BE">
        <w:rPr>
          <w:rStyle w:val="eop"/>
          <w:rFonts w:ascii="Arial Narrow" w:eastAsiaTheme="majorEastAsia" w:hAnsi="Arial Narrow" w:cs="Segoe UI"/>
          <w:b/>
          <w:bCs/>
          <w:sz w:val="24"/>
          <w:szCs w:val="24"/>
        </w:rPr>
        <w:t xml:space="preserve"> </w:t>
      </w:r>
    </w:p>
    <w:p w14:paraId="7C69373A" w14:textId="44F9E937" w:rsidR="008F0F8F" w:rsidRDefault="00D4529D" w:rsidP="00C21929">
      <w:pPr>
        <w:pStyle w:val="paragraph"/>
        <w:spacing w:before="0" w:beforeAutospacing="0" w:after="0" w:afterAutospacing="0" w:line="480" w:lineRule="auto"/>
        <w:ind w:left="1440"/>
        <w:jc w:val="both"/>
        <w:textAlignment w:val="baseline"/>
        <w:rPr>
          <w:rStyle w:val="eop"/>
          <w:rFonts w:ascii="Arial Narrow" w:eastAsiaTheme="majorEastAsia" w:hAnsi="Arial Narrow" w:cs="Segoe UI"/>
        </w:rPr>
      </w:pPr>
      <w:r>
        <w:rPr>
          <w:rStyle w:val="eop"/>
          <w:rFonts w:ascii="Arial Narrow" w:eastAsiaTheme="majorEastAsia" w:hAnsi="Arial Narrow" w:cs="Segoe UI"/>
        </w:rPr>
        <w:t xml:space="preserve">The study proved that eye movement can be a reliable way to control an e-book reader. </w:t>
      </w:r>
      <w:r w:rsidR="00BC3DEC">
        <w:rPr>
          <w:rStyle w:val="eop"/>
          <w:rFonts w:ascii="Arial Narrow" w:eastAsiaTheme="majorEastAsia" w:hAnsi="Arial Narrow" w:cs="Segoe UI"/>
        </w:rPr>
        <w:t xml:space="preserve">Users were able to move between pages and bookmark content using simple eye gestures. Specifically, </w:t>
      </w:r>
      <w:r w:rsidR="31982AD3" w:rsidRPr="18F239EA">
        <w:rPr>
          <w:rStyle w:val="eop"/>
          <w:rFonts w:ascii="Arial Narrow" w:eastAsiaTheme="majorEastAsia" w:hAnsi="Arial Narrow" w:cs="Segoe UI"/>
        </w:rPr>
        <w:t>wink</w:t>
      </w:r>
      <w:r w:rsidR="00BC3DEC">
        <w:rPr>
          <w:rStyle w:val="eop"/>
          <w:rFonts w:ascii="Arial Narrow" w:eastAsiaTheme="majorEastAsia" w:hAnsi="Arial Narrow" w:cs="Segoe UI"/>
        </w:rPr>
        <w:t xml:space="preserve"> allowed them to</w:t>
      </w:r>
      <w:r w:rsidR="002F48B1">
        <w:rPr>
          <w:rStyle w:val="eop"/>
          <w:rFonts w:ascii="Arial Narrow" w:eastAsiaTheme="majorEastAsia" w:hAnsi="Arial Narrow" w:cs="Segoe UI"/>
        </w:rPr>
        <w:t xml:space="preserve"> scroll, looking to the left </w:t>
      </w:r>
      <w:r w:rsidR="006F0FF0">
        <w:rPr>
          <w:rStyle w:val="eop"/>
          <w:rFonts w:ascii="Arial Narrow" w:eastAsiaTheme="majorEastAsia" w:hAnsi="Arial Narrow" w:cs="Segoe UI"/>
        </w:rPr>
        <w:t xml:space="preserve">turned to the previous page, looking to the right went to the next page, and looking upward to </w:t>
      </w:r>
      <w:r w:rsidR="5FDA23AE" w:rsidRPr="359CD152">
        <w:rPr>
          <w:rStyle w:val="eop"/>
          <w:rFonts w:ascii="Arial Narrow" w:eastAsiaTheme="majorEastAsia" w:hAnsi="Arial Narrow" w:cs="Segoe UI"/>
        </w:rPr>
        <w:t>bookmark</w:t>
      </w:r>
      <w:r w:rsidR="006F0FF0">
        <w:rPr>
          <w:rStyle w:val="eop"/>
          <w:rFonts w:ascii="Arial Narrow" w:eastAsiaTheme="majorEastAsia" w:hAnsi="Arial Narrow" w:cs="Segoe UI"/>
        </w:rPr>
        <w:t xml:space="preserve"> a page. </w:t>
      </w:r>
      <w:r w:rsidR="00640AD2">
        <w:rPr>
          <w:rStyle w:val="eop"/>
          <w:rFonts w:ascii="Arial Narrow" w:eastAsiaTheme="majorEastAsia" w:hAnsi="Arial Narrow" w:cs="Segoe UI"/>
        </w:rPr>
        <w:t>In this study, MediaPipe and OpenCV worked together to detect eye gestures in real time. Th</w:t>
      </w:r>
      <w:r w:rsidR="008F0F8F">
        <w:rPr>
          <w:rStyle w:val="eop"/>
          <w:rFonts w:ascii="Arial Narrow" w:eastAsiaTheme="majorEastAsia" w:hAnsi="Arial Narrow" w:cs="Segoe UI"/>
        </w:rPr>
        <w:t xml:space="preserve">is result </w:t>
      </w:r>
      <w:r w:rsidR="77E932A9" w:rsidRPr="359CD152">
        <w:rPr>
          <w:rStyle w:val="eop"/>
          <w:rFonts w:ascii="Arial Narrow" w:eastAsiaTheme="majorEastAsia" w:hAnsi="Arial Narrow" w:cs="Segoe UI"/>
        </w:rPr>
        <w:t>supports</w:t>
      </w:r>
      <w:r w:rsidR="008F0F8F">
        <w:rPr>
          <w:rStyle w:val="eop"/>
          <w:rFonts w:ascii="Arial Narrow" w:eastAsiaTheme="majorEastAsia" w:hAnsi="Arial Narrow" w:cs="Segoe UI"/>
        </w:rPr>
        <w:t xml:space="preserve"> the findings of Bautista and Naval (2021) who showed that deep learning models can help track eye movement effectively for interactive systems.</w:t>
      </w:r>
    </w:p>
    <w:p w14:paraId="55283C9E" w14:textId="787879AC" w:rsidR="00034EF9" w:rsidRPr="00337D96" w:rsidRDefault="00034EF9" w:rsidP="007644AB">
      <w:pPr>
        <w:pStyle w:val="paragraph"/>
        <w:numPr>
          <w:ilvl w:val="0"/>
          <w:numId w:val="32"/>
        </w:numPr>
        <w:spacing w:before="0" w:beforeAutospacing="0" w:after="0" w:afterAutospacing="0" w:line="480" w:lineRule="auto"/>
        <w:jc w:val="both"/>
        <w:textAlignment w:val="baseline"/>
        <w:rPr>
          <w:rStyle w:val="eop"/>
          <w:rFonts w:ascii="Arial Narrow" w:eastAsiaTheme="majorEastAsia" w:hAnsi="Arial Narrow" w:cs="Segoe UI"/>
          <w:b/>
          <w:bCs/>
        </w:rPr>
      </w:pPr>
      <w:r w:rsidRPr="00337D96">
        <w:rPr>
          <w:rStyle w:val="eop"/>
          <w:rFonts w:ascii="Arial Narrow" w:eastAsiaTheme="majorEastAsia" w:hAnsi="Arial Narrow" w:cs="Segoe UI"/>
          <w:b/>
          <w:bCs/>
        </w:rPr>
        <w:t>How to integrate other functions, such as user settings – specifically allowing users to customize font type, font size, theme (light or dark), line spacing, and receive notifications based on how long they have been reading?</w:t>
      </w:r>
    </w:p>
    <w:p w14:paraId="39A46329" w14:textId="5FF806C5" w:rsidR="007D7139" w:rsidRPr="005E0063" w:rsidRDefault="00070736" w:rsidP="00C21929">
      <w:pPr>
        <w:pStyle w:val="paragraph"/>
        <w:spacing w:before="0" w:beforeAutospacing="0" w:after="0" w:afterAutospacing="0" w:line="480" w:lineRule="auto"/>
        <w:ind w:left="1440"/>
        <w:jc w:val="both"/>
        <w:textAlignment w:val="baseline"/>
        <w:rPr>
          <w:rStyle w:val="eop"/>
          <w:rFonts w:ascii="Arial Narrow" w:eastAsiaTheme="majorEastAsia" w:hAnsi="Arial Narrow" w:cs="Segoe UI"/>
        </w:rPr>
      </w:pPr>
      <w:r>
        <w:rPr>
          <w:rStyle w:val="eop"/>
          <w:rFonts w:ascii="Arial Narrow" w:eastAsiaTheme="majorEastAsia" w:hAnsi="Arial Narrow" w:cs="Segoe UI"/>
        </w:rPr>
        <w:t>The system was able</w:t>
      </w:r>
      <w:r w:rsidRPr="359CD152">
        <w:rPr>
          <w:rStyle w:val="eop"/>
          <w:rFonts w:ascii="Arial Narrow" w:eastAsiaTheme="majorEastAsia" w:hAnsi="Arial Narrow" w:cs="Segoe UI"/>
        </w:rPr>
        <w:t xml:space="preserve"> </w:t>
      </w:r>
      <w:r w:rsidR="27E39159" w:rsidRPr="359CD152">
        <w:rPr>
          <w:rStyle w:val="eop"/>
          <w:rFonts w:ascii="Arial Narrow" w:eastAsiaTheme="majorEastAsia" w:hAnsi="Arial Narrow" w:cs="Segoe UI"/>
        </w:rPr>
        <w:t>to</w:t>
      </w:r>
      <w:r>
        <w:rPr>
          <w:rStyle w:val="eop"/>
          <w:rFonts w:ascii="Arial Narrow" w:eastAsiaTheme="majorEastAsia" w:hAnsi="Arial Narrow" w:cs="Segoe UI"/>
        </w:rPr>
        <w:t xml:space="preserve"> include user settings that allowed readers to</w:t>
      </w:r>
      <w:r w:rsidR="008F31F3">
        <w:rPr>
          <w:rStyle w:val="eop"/>
          <w:rFonts w:ascii="Arial Narrow" w:eastAsiaTheme="majorEastAsia" w:hAnsi="Arial Narrow" w:cs="Segoe UI"/>
        </w:rPr>
        <w:t xml:space="preserve"> change the font type, font size, theme</w:t>
      </w:r>
      <w:r w:rsidR="196564C5" w:rsidRPr="1F1A67E7">
        <w:rPr>
          <w:rStyle w:val="eop"/>
          <w:rFonts w:ascii="Arial Narrow" w:eastAsiaTheme="majorEastAsia" w:hAnsi="Arial Narrow" w:cs="Segoe UI"/>
        </w:rPr>
        <w:t>,</w:t>
      </w:r>
      <w:r w:rsidR="00235D88">
        <w:rPr>
          <w:rStyle w:val="eop"/>
          <w:rFonts w:ascii="Arial Narrow" w:eastAsiaTheme="majorEastAsia" w:hAnsi="Arial Narrow" w:cs="Segoe UI"/>
        </w:rPr>
        <w:t xml:space="preserve"> and </w:t>
      </w:r>
      <w:r w:rsidR="00E922B3">
        <w:rPr>
          <w:rStyle w:val="eop"/>
          <w:rFonts w:ascii="Arial Narrow" w:eastAsiaTheme="majorEastAsia" w:hAnsi="Arial Narrow" w:cs="Segoe UI"/>
        </w:rPr>
        <w:t xml:space="preserve">line spacing. A reminder feature was also added which sent a gentle alert to users after reading for a certain amount of time. </w:t>
      </w:r>
      <w:r w:rsidR="00553365">
        <w:rPr>
          <w:rStyle w:val="eop"/>
          <w:rFonts w:ascii="Arial Narrow" w:eastAsiaTheme="majorEastAsia" w:hAnsi="Arial Narrow" w:cs="Segoe UI"/>
        </w:rPr>
        <w:t xml:space="preserve">These features helped improve reading comfort and supported a long reading </w:t>
      </w:r>
      <w:r w:rsidR="000242AD">
        <w:rPr>
          <w:rStyle w:val="eop"/>
          <w:rFonts w:ascii="Arial Narrow" w:eastAsiaTheme="majorEastAsia" w:hAnsi="Arial Narrow" w:cs="Segoe UI"/>
        </w:rPr>
        <w:t>session</w:t>
      </w:r>
      <w:r w:rsidR="00553365">
        <w:rPr>
          <w:rStyle w:val="eop"/>
          <w:rFonts w:ascii="Arial Narrow" w:eastAsiaTheme="majorEastAsia" w:hAnsi="Arial Narrow" w:cs="Segoe UI"/>
        </w:rPr>
        <w:t xml:space="preserve">. PyQt5 was used to create these features in a simple </w:t>
      </w:r>
      <w:r w:rsidR="00A4466D">
        <w:rPr>
          <w:rStyle w:val="eop"/>
          <w:rFonts w:ascii="Arial Narrow" w:eastAsiaTheme="majorEastAsia" w:hAnsi="Arial Narrow" w:cs="Segoe UI"/>
        </w:rPr>
        <w:t>interface. According to OrCa</w:t>
      </w:r>
      <w:r w:rsidR="00D86F1B">
        <w:rPr>
          <w:rStyle w:val="eop"/>
          <w:rFonts w:ascii="Arial Narrow" w:eastAsiaTheme="majorEastAsia" w:hAnsi="Arial Narrow" w:cs="Segoe UI"/>
        </w:rPr>
        <w:t>m Technologies (2023</w:t>
      </w:r>
      <w:r w:rsidR="00D86F1B" w:rsidRPr="1F1A67E7">
        <w:rPr>
          <w:rStyle w:val="eop"/>
          <w:rFonts w:ascii="Arial Narrow" w:eastAsiaTheme="majorEastAsia" w:hAnsi="Arial Narrow" w:cs="Segoe UI"/>
        </w:rPr>
        <w:t>)</w:t>
      </w:r>
      <w:r w:rsidR="6A683D8E" w:rsidRPr="1F1A67E7">
        <w:rPr>
          <w:rStyle w:val="eop"/>
          <w:rFonts w:ascii="Arial Narrow" w:eastAsiaTheme="majorEastAsia" w:hAnsi="Arial Narrow" w:cs="Segoe UI"/>
        </w:rPr>
        <w:t>,</w:t>
      </w:r>
      <w:r w:rsidR="00D86F1B">
        <w:rPr>
          <w:rStyle w:val="eop"/>
          <w:rFonts w:ascii="Arial Narrow" w:eastAsiaTheme="majorEastAsia" w:hAnsi="Arial Narrow" w:cs="Segoe UI"/>
        </w:rPr>
        <w:t xml:space="preserve"> personal setting in reading tools are important for improving the reading experience, especially for people who read for a </w:t>
      </w:r>
      <w:r w:rsidR="000242AD">
        <w:rPr>
          <w:rStyle w:val="eop"/>
          <w:rFonts w:ascii="Arial Narrow" w:eastAsiaTheme="majorEastAsia" w:hAnsi="Arial Narrow" w:cs="Segoe UI"/>
        </w:rPr>
        <w:t>long hour</w:t>
      </w:r>
      <w:r w:rsidR="00D86F1B">
        <w:rPr>
          <w:rStyle w:val="eop"/>
          <w:rFonts w:ascii="Arial Narrow" w:eastAsiaTheme="majorEastAsia" w:hAnsi="Arial Narrow" w:cs="Segoe UI"/>
        </w:rPr>
        <w:t>.</w:t>
      </w:r>
    </w:p>
    <w:p w14:paraId="03AA4D3F" w14:textId="014C5E2F" w:rsidR="00034EF9" w:rsidRPr="00337D96" w:rsidRDefault="00034EF9" w:rsidP="007644AB">
      <w:pPr>
        <w:pStyle w:val="paragraph"/>
        <w:numPr>
          <w:ilvl w:val="0"/>
          <w:numId w:val="32"/>
        </w:numPr>
        <w:spacing w:before="0" w:beforeAutospacing="0" w:after="0" w:afterAutospacing="0" w:line="480" w:lineRule="auto"/>
        <w:jc w:val="both"/>
        <w:rPr>
          <w:rFonts w:ascii="Arial Narrow" w:eastAsiaTheme="majorEastAsia" w:hAnsi="Arial Narrow" w:cs="Segoe UI"/>
          <w:b/>
          <w:bCs/>
        </w:rPr>
      </w:pPr>
      <w:r w:rsidRPr="00337D96">
        <w:rPr>
          <w:rFonts w:ascii="Arial Narrow" w:eastAsiaTheme="majorEastAsia" w:hAnsi="Arial Narrow" w:cs="Segoe UI"/>
          <w:b/>
          <w:bCs/>
        </w:rPr>
        <w:t>What algorithm will be the most effective for real-time eye movement detection to ensure seamless navigation in e-book reader?</w:t>
      </w:r>
    </w:p>
    <w:p w14:paraId="5DA66C13" w14:textId="146A8D67" w:rsidR="00C51B86" w:rsidRDefault="004A2DE0" w:rsidP="00C21929">
      <w:pPr>
        <w:pStyle w:val="paragraph"/>
        <w:spacing w:before="0" w:beforeAutospacing="0" w:after="0" w:afterAutospacing="0" w:line="480" w:lineRule="auto"/>
        <w:ind w:left="1440"/>
        <w:jc w:val="both"/>
        <w:rPr>
          <w:rStyle w:val="eop"/>
          <w:rFonts w:ascii="Arial Narrow" w:eastAsiaTheme="majorEastAsia" w:hAnsi="Arial Narrow" w:cs="Segoe UI"/>
        </w:rPr>
      </w:pPr>
      <w:r>
        <w:rPr>
          <w:rFonts w:ascii="Arial Narrow" w:eastAsiaTheme="majorEastAsia" w:hAnsi="Arial Narrow" w:cs="Segoe UI"/>
        </w:rPr>
        <w:t>The study used a</w:t>
      </w:r>
      <w:r w:rsidR="007F57F5">
        <w:rPr>
          <w:rFonts w:ascii="Arial Narrow" w:eastAsiaTheme="majorEastAsia" w:hAnsi="Arial Narrow" w:cs="Segoe UI"/>
        </w:rPr>
        <w:t xml:space="preserve"> lightweight multi-layer perceptron created using </w:t>
      </w:r>
      <w:r w:rsidR="007F57F5">
        <w:rPr>
          <w:rFonts w:ascii="Arial Narrow" w:eastAsia="Arial Narrow" w:hAnsi="Arial Narrow" w:cs="Arial Narrow"/>
          <w:color w:val="000000" w:themeColor="text1"/>
        </w:rPr>
        <w:t xml:space="preserve">SciKit-Learn which turned out to be </w:t>
      </w:r>
      <w:r w:rsidR="00ED7199">
        <w:rPr>
          <w:rFonts w:ascii="Arial Narrow" w:eastAsia="Arial Narrow" w:hAnsi="Arial Narrow" w:cs="Arial Narrow"/>
          <w:color w:val="000000" w:themeColor="text1"/>
        </w:rPr>
        <w:t xml:space="preserve">efficient for eye gestures detection. </w:t>
      </w:r>
      <w:r w:rsidR="00997D62">
        <w:rPr>
          <w:rFonts w:ascii="Arial Narrow" w:eastAsia="Arial Narrow" w:hAnsi="Arial Narrow" w:cs="Arial Narrow"/>
          <w:color w:val="000000" w:themeColor="text1"/>
        </w:rPr>
        <w:t>It was able to give results and showed accuracy in identifying movemen</w:t>
      </w:r>
      <w:r w:rsidR="00E80DCD">
        <w:rPr>
          <w:rFonts w:ascii="Arial Narrow" w:eastAsia="Arial Narrow" w:hAnsi="Arial Narrow" w:cs="Arial Narrow"/>
          <w:color w:val="000000" w:themeColor="text1"/>
        </w:rPr>
        <w:t xml:space="preserve">ts like blinking and gaze direction. Although it wasn’t the fastest or most efficient </w:t>
      </w:r>
      <w:r w:rsidR="002E3E6A">
        <w:rPr>
          <w:rFonts w:ascii="Arial Narrow" w:eastAsia="Arial Narrow" w:hAnsi="Arial Narrow" w:cs="Arial Narrow"/>
          <w:color w:val="000000" w:themeColor="text1"/>
        </w:rPr>
        <w:t xml:space="preserve">in terms of power usage it still performed </w:t>
      </w:r>
      <w:r w:rsidR="00454AB3">
        <w:rPr>
          <w:rFonts w:ascii="Arial Narrow" w:eastAsia="Arial Narrow" w:hAnsi="Arial Narrow" w:cs="Arial Narrow"/>
          <w:color w:val="000000" w:themeColor="text1"/>
        </w:rPr>
        <w:t>enough for the system needs.</w:t>
      </w:r>
      <w:r w:rsidR="008B52E3">
        <w:rPr>
          <w:rFonts w:ascii="Arial Narrow" w:eastAsia="Arial Narrow" w:hAnsi="Arial Narrow" w:cs="Arial Narrow"/>
          <w:color w:val="000000" w:themeColor="text1"/>
        </w:rPr>
        <w:t xml:space="preserve"> This approach was inspired by the study </w:t>
      </w:r>
      <w:r w:rsidR="008849E6">
        <w:rPr>
          <w:rFonts w:ascii="Arial Narrow" w:eastAsia="Arial Narrow" w:hAnsi="Arial Narrow" w:cs="Arial Narrow"/>
          <w:color w:val="000000" w:themeColor="text1"/>
        </w:rPr>
        <w:t>of Baustista and Naval</w:t>
      </w:r>
      <w:r w:rsidR="0ADE303B" w:rsidRPr="384D07D2">
        <w:rPr>
          <w:rFonts w:ascii="Arial Narrow" w:eastAsia="Arial Narrow" w:hAnsi="Arial Narrow" w:cs="Arial Narrow"/>
          <w:color w:val="000000" w:themeColor="text1"/>
        </w:rPr>
        <w:t xml:space="preserve"> </w:t>
      </w:r>
      <w:r w:rsidR="008849E6">
        <w:rPr>
          <w:rFonts w:ascii="Arial Narrow" w:eastAsia="Arial Narrow" w:hAnsi="Arial Narrow" w:cs="Arial Narrow"/>
          <w:color w:val="000000" w:themeColor="text1"/>
        </w:rPr>
        <w:t xml:space="preserve">(2021) </w:t>
      </w:r>
      <w:r w:rsidR="001D7A1F">
        <w:rPr>
          <w:rFonts w:ascii="Arial Narrow" w:eastAsia="Arial Narrow" w:hAnsi="Arial Narrow" w:cs="Arial Narrow"/>
          <w:color w:val="000000" w:themeColor="text1"/>
        </w:rPr>
        <w:t xml:space="preserve">who also found that deep learning models such as MLP’s can be effective for </w:t>
      </w:r>
      <w:r w:rsidR="00027463">
        <w:rPr>
          <w:rFonts w:ascii="Arial Narrow" w:eastAsia="Arial Narrow" w:hAnsi="Arial Narrow" w:cs="Arial Narrow"/>
          <w:color w:val="000000" w:themeColor="text1"/>
        </w:rPr>
        <w:t>eye-based</w:t>
      </w:r>
      <w:r w:rsidR="001D7A1F">
        <w:rPr>
          <w:rFonts w:ascii="Arial Narrow" w:eastAsia="Arial Narrow" w:hAnsi="Arial Narrow" w:cs="Arial Narrow"/>
          <w:color w:val="000000" w:themeColor="text1"/>
        </w:rPr>
        <w:t xml:space="preserve"> control system.</w:t>
      </w:r>
    </w:p>
    <w:p w14:paraId="3762272E" w14:textId="77777777" w:rsidR="00034EF9" w:rsidRPr="00337D96" w:rsidRDefault="00034EF9" w:rsidP="007644AB">
      <w:pPr>
        <w:pStyle w:val="paragraph"/>
        <w:numPr>
          <w:ilvl w:val="0"/>
          <w:numId w:val="32"/>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 xml:space="preserve">How may the EMCER be described and rated in the terms of the modified ISO 25010 Product Quality Model? </w:t>
      </w:r>
    </w:p>
    <w:p w14:paraId="4B85D984" w14:textId="77777777" w:rsidR="00034EF9" w:rsidRPr="00337D96" w:rsidRDefault="00034EF9" w:rsidP="00C21929">
      <w:pPr>
        <w:pStyle w:val="paragraph"/>
        <w:numPr>
          <w:ilvl w:val="0"/>
          <w:numId w:val="7"/>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Functional Suitability</w:t>
      </w:r>
    </w:p>
    <w:p w14:paraId="198FBDD7" w14:textId="047737DF" w:rsidR="00E75AD1" w:rsidRDefault="00801CD1" w:rsidP="00C21929">
      <w:pPr>
        <w:pStyle w:val="paragraph"/>
        <w:spacing w:before="0" w:beforeAutospacing="0" w:after="0" w:afterAutospacing="0" w:line="480" w:lineRule="auto"/>
        <w:ind w:left="1260"/>
        <w:jc w:val="both"/>
        <w:textAlignment w:val="baseline"/>
        <w:rPr>
          <w:rFonts w:ascii="Arial Narrow" w:eastAsiaTheme="majorEastAsia" w:hAnsi="Arial Narrow" w:cs="Segoe UI"/>
        </w:rPr>
      </w:pPr>
      <w:r>
        <w:rPr>
          <w:rFonts w:ascii="Arial Narrow" w:eastAsiaTheme="majorEastAsia" w:hAnsi="Arial Narrow" w:cs="Segoe UI"/>
        </w:rPr>
        <w:t xml:space="preserve">The EMCER </w:t>
      </w:r>
      <w:r w:rsidR="000A5588">
        <w:rPr>
          <w:rFonts w:ascii="Arial Narrow" w:eastAsiaTheme="majorEastAsia" w:hAnsi="Arial Narrow" w:cs="Segoe UI"/>
        </w:rPr>
        <w:t xml:space="preserve">was able to perform its main </w:t>
      </w:r>
      <w:r w:rsidR="000A5588" w:rsidRPr="19A95A73">
        <w:rPr>
          <w:rFonts w:ascii="Arial Narrow" w:eastAsiaTheme="majorEastAsia" w:hAnsi="Arial Narrow" w:cs="Segoe UI"/>
        </w:rPr>
        <w:t>f</w:t>
      </w:r>
      <w:r w:rsidR="31195DAA" w:rsidRPr="19A95A73">
        <w:rPr>
          <w:rFonts w:ascii="Arial Narrow" w:eastAsiaTheme="majorEastAsia" w:hAnsi="Arial Narrow" w:cs="Segoe UI"/>
        </w:rPr>
        <w:t>unctions</w:t>
      </w:r>
      <w:r w:rsidR="00223198" w:rsidRPr="19A95A73">
        <w:rPr>
          <w:rFonts w:ascii="Arial Narrow" w:eastAsiaTheme="majorEastAsia" w:hAnsi="Arial Narrow" w:cs="Segoe UI"/>
        </w:rPr>
        <w:t>.</w:t>
      </w:r>
      <w:r w:rsidR="00223198">
        <w:rPr>
          <w:rFonts w:ascii="Arial Narrow" w:eastAsiaTheme="majorEastAsia" w:hAnsi="Arial Narrow" w:cs="Segoe UI"/>
        </w:rPr>
        <w:t xml:space="preserve"> These functions worked as expected and matched the </w:t>
      </w:r>
      <w:r w:rsidR="6EACD1B8" w:rsidRPr="19A95A73">
        <w:rPr>
          <w:rFonts w:ascii="Arial Narrow" w:eastAsiaTheme="majorEastAsia" w:hAnsi="Arial Narrow" w:cs="Segoe UI"/>
        </w:rPr>
        <w:t>user's</w:t>
      </w:r>
      <w:r w:rsidR="00223198">
        <w:rPr>
          <w:rFonts w:ascii="Arial Narrow" w:eastAsiaTheme="majorEastAsia" w:hAnsi="Arial Narrow" w:cs="Segoe UI"/>
        </w:rPr>
        <w:t xml:space="preserve"> needs. Based on the survey, the average mean score for functional suitability is 3.17</w:t>
      </w:r>
      <w:r w:rsidR="005759DA">
        <w:rPr>
          <w:rFonts w:ascii="Arial Narrow" w:eastAsiaTheme="majorEastAsia" w:hAnsi="Arial Narrow" w:cs="Segoe UI"/>
        </w:rPr>
        <w:t xml:space="preserve"> meaning the users agreed the system worked as it should. This matched the study of Mandal (2020)</w:t>
      </w:r>
      <w:r w:rsidR="00E75AD1">
        <w:rPr>
          <w:rFonts w:ascii="Arial Narrow" w:eastAsiaTheme="majorEastAsia" w:hAnsi="Arial Narrow" w:cs="Segoe UI"/>
        </w:rPr>
        <w:t xml:space="preserve"> who said eye gestures can make e-books </w:t>
      </w:r>
      <w:r>
        <w:rPr>
          <w:rFonts w:ascii="Arial Narrow" w:eastAsiaTheme="majorEastAsia" w:hAnsi="Arial Narrow" w:cs="Segoe UI"/>
        </w:rPr>
        <w:t>easier</w:t>
      </w:r>
      <w:r w:rsidR="00E75AD1">
        <w:rPr>
          <w:rFonts w:ascii="Arial Narrow" w:eastAsiaTheme="majorEastAsia" w:hAnsi="Arial Narrow" w:cs="Segoe UI"/>
        </w:rPr>
        <w:t xml:space="preserve"> and the idea from “What is Eye Tracking</w:t>
      </w:r>
      <w:r w:rsidR="00053337">
        <w:rPr>
          <w:rFonts w:ascii="Arial Narrow" w:eastAsiaTheme="majorEastAsia" w:hAnsi="Arial Narrow" w:cs="Segoe UI"/>
        </w:rPr>
        <w:t>” (</w:t>
      </w:r>
      <w:r w:rsidR="00E75AD1">
        <w:rPr>
          <w:rFonts w:ascii="Arial Narrow" w:eastAsiaTheme="majorEastAsia" w:hAnsi="Arial Narrow" w:cs="Segoe UI"/>
        </w:rPr>
        <w:t xml:space="preserve">2020) that eye controls help </w:t>
      </w:r>
      <w:r w:rsidR="5A052A98" w:rsidRPr="19A95A73">
        <w:rPr>
          <w:rFonts w:ascii="Arial Narrow" w:eastAsiaTheme="majorEastAsia" w:hAnsi="Arial Narrow" w:cs="Segoe UI"/>
        </w:rPr>
        <w:t>improve</w:t>
      </w:r>
      <w:r w:rsidR="00E75AD1">
        <w:rPr>
          <w:rFonts w:ascii="Arial Narrow" w:eastAsiaTheme="majorEastAsia" w:hAnsi="Arial Narrow" w:cs="Segoe UI"/>
        </w:rPr>
        <w:t xml:space="preserve"> how people use the digital devices.</w:t>
      </w:r>
    </w:p>
    <w:p w14:paraId="68F67391" w14:textId="77777777" w:rsidR="00034EF9" w:rsidRPr="00337D96" w:rsidRDefault="00034EF9" w:rsidP="00C21929">
      <w:pPr>
        <w:pStyle w:val="paragraph"/>
        <w:numPr>
          <w:ilvl w:val="0"/>
          <w:numId w:val="7"/>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 xml:space="preserve">Performance Efficiency </w:t>
      </w:r>
    </w:p>
    <w:p w14:paraId="2FC94D83" w14:textId="77554702" w:rsidR="00740C34" w:rsidRDefault="0010744D" w:rsidP="00C21929">
      <w:pPr>
        <w:pStyle w:val="paragraph"/>
        <w:spacing w:before="0" w:beforeAutospacing="0" w:after="0" w:afterAutospacing="0" w:line="480" w:lineRule="auto"/>
        <w:ind w:left="1260"/>
        <w:jc w:val="both"/>
        <w:textAlignment w:val="baseline"/>
        <w:rPr>
          <w:rFonts w:ascii="Arial Narrow" w:eastAsiaTheme="majorEastAsia" w:hAnsi="Arial Narrow" w:cs="Segoe UI"/>
        </w:rPr>
      </w:pPr>
      <w:r>
        <w:rPr>
          <w:rFonts w:ascii="Arial Narrow" w:eastAsiaTheme="majorEastAsia" w:hAnsi="Arial Narrow" w:cs="Segoe UI"/>
        </w:rPr>
        <w:t>Based on the survey</w:t>
      </w:r>
      <w:r w:rsidR="008D11BF">
        <w:rPr>
          <w:rFonts w:ascii="Arial Narrow" w:eastAsiaTheme="majorEastAsia" w:hAnsi="Arial Narrow" w:cs="Segoe UI"/>
        </w:rPr>
        <w:t xml:space="preserve"> </w:t>
      </w:r>
      <w:r w:rsidR="00A262F5">
        <w:rPr>
          <w:rFonts w:ascii="Arial Narrow" w:eastAsiaTheme="majorEastAsia" w:hAnsi="Arial Narrow" w:cs="Segoe UI"/>
        </w:rPr>
        <w:t>the performance efficiency</w:t>
      </w:r>
      <w:r w:rsidR="008D11BF">
        <w:rPr>
          <w:rFonts w:ascii="Arial Narrow" w:eastAsiaTheme="majorEastAsia" w:hAnsi="Arial Narrow" w:cs="Segoe UI"/>
        </w:rPr>
        <w:t xml:space="preserve"> got </w:t>
      </w:r>
      <w:r w:rsidR="1D6E0917" w:rsidRPr="359CD152">
        <w:rPr>
          <w:rFonts w:ascii="Arial Narrow" w:eastAsiaTheme="majorEastAsia" w:hAnsi="Arial Narrow" w:cs="Segoe UI"/>
        </w:rPr>
        <w:t>an</w:t>
      </w:r>
      <w:r w:rsidR="008D11BF">
        <w:rPr>
          <w:rFonts w:ascii="Arial Narrow" w:eastAsiaTheme="majorEastAsia" w:hAnsi="Arial Narrow" w:cs="Segoe UI"/>
        </w:rPr>
        <w:t xml:space="preserve"> average mean of 3.27, showing that the users were happy and satisfied. This is </w:t>
      </w:r>
      <w:r w:rsidR="0771AAEE" w:rsidRPr="0771AAEE">
        <w:rPr>
          <w:rFonts w:ascii="Arial Narrow" w:eastAsiaTheme="majorEastAsia" w:hAnsi="Arial Narrow" w:cs="Segoe UI"/>
        </w:rPr>
        <w:t>like</w:t>
      </w:r>
      <w:r w:rsidR="008D11BF">
        <w:rPr>
          <w:rFonts w:ascii="Arial Narrow" w:eastAsiaTheme="majorEastAsia" w:hAnsi="Arial Narrow" w:cs="Segoe UI"/>
        </w:rPr>
        <w:t xml:space="preserve"> what </w:t>
      </w:r>
      <w:r w:rsidR="00740C34" w:rsidRPr="00740C34">
        <w:rPr>
          <w:rFonts w:ascii="Arial Narrow" w:eastAsiaTheme="majorEastAsia" w:hAnsi="Arial Narrow" w:cs="Segoe UI"/>
        </w:rPr>
        <w:t>Dostálová and Plch (2024) said about webcam eye tracking being efficient when designed properly.</w:t>
      </w:r>
    </w:p>
    <w:p w14:paraId="51BC80FA" w14:textId="77777777" w:rsidR="00034EF9" w:rsidRPr="00337D96" w:rsidRDefault="00034EF9" w:rsidP="00C21929">
      <w:pPr>
        <w:pStyle w:val="paragraph"/>
        <w:numPr>
          <w:ilvl w:val="0"/>
          <w:numId w:val="7"/>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 xml:space="preserve">Usability </w:t>
      </w:r>
    </w:p>
    <w:p w14:paraId="282E478E" w14:textId="68C1D2F8" w:rsidR="00740C34" w:rsidRDefault="00740C34" w:rsidP="00C21929">
      <w:pPr>
        <w:pStyle w:val="paragraph"/>
        <w:spacing w:before="0" w:beforeAutospacing="0" w:after="0" w:afterAutospacing="0" w:line="480" w:lineRule="auto"/>
        <w:ind w:left="1260"/>
        <w:jc w:val="both"/>
        <w:textAlignment w:val="baseline"/>
        <w:rPr>
          <w:rFonts w:ascii="Arial Narrow" w:eastAsiaTheme="majorEastAsia" w:hAnsi="Arial Narrow" w:cs="Segoe UI"/>
        </w:rPr>
      </w:pPr>
      <w:r w:rsidRPr="00740C34">
        <w:rPr>
          <w:rFonts w:ascii="Arial Narrow" w:eastAsiaTheme="majorEastAsia" w:hAnsi="Arial Narrow" w:cs="Segoe UI"/>
        </w:rPr>
        <w:t>Users found the EMCER easy to use, giving it a</w:t>
      </w:r>
      <w:r>
        <w:rPr>
          <w:rFonts w:ascii="Arial Narrow" w:eastAsiaTheme="majorEastAsia" w:hAnsi="Arial Narrow" w:cs="Segoe UI"/>
        </w:rPr>
        <w:t>n average</w:t>
      </w:r>
      <w:r w:rsidRPr="00740C34">
        <w:rPr>
          <w:rFonts w:ascii="Arial Narrow" w:eastAsiaTheme="majorEastAsia" w:hAnsi="Arial Narrow" w:cs="Segoe UI"/>
        </w:rPr>
        <w:t xml:space="preserve"> </w:t>
      </w:r>
      <w:r>
        <w:rPr>
          <w:rFonts w:ascii="Arial Narrow" w:eastAsiaTheme="majorEastAsia" w:hAnsi="Arial Narrow" w:cs="Segoe UI"/>
        </w:rPr>
        <w:t>mean</w:t>
      </w:r>
      <w:r w:rsidRPr="00740C34">
        <w:rPr>
          <w:rFonts w:ascii="Arial Narrow" w:eastAsiaTheme="majorEastAsia" w:hAnsi="Arial Narrow" w:cs="Segoe UI"/>
        </w:rPr>
        <w:t xml:space="preserve"> of 3.42. The eye gestures were simple and natural, making the system easy to control. This agrees with Surfleet (2024), who explained that eye-controlled systems work better when gestures are easy to learn and use.</w:t>
      </w:r>
    </w:p>
    <w:p w14:paraId="47ACE7F6" w14:textId="77777777" w:rsidR="00034EF9" w:rsidRPr="00337D96" w:rsidRDefault="00034EF9" w:rsidP="00C21929">
      <w:pPr>
        <w:pStyle w:val="paragraph"/>
        <w:numPr>
          <w:ilvl w:val="0"/>
          <w:numId w:val="7"/>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Reliability</w:t>
      </w:r>
    </w:p>
    <w:p w14:paraId="02BBECF7" w14:textId="340D5BF8" w:rsidR="000B34A8" w:rsidRDefault="00287125" w:rsidP="00C21929">
      <w:pPr>
        <w:pStyle w:val="paragraph"/>
        <w:spacing w:before="0" w:beforeAutospacing="0" w:after="0" w:afterAutospacing="0" w:line="480" w:lineRule="auto"/>
        <w:ind w:left="1260"/>
        <w:jc w:val="both"/>
        <w:textAlignment w:val="baseline"/>
        <w:rPr>
          <w:rFonts w:ascii="Arial Narrow" w:eastAsiaTheme="majorEastAsia" w:hAnsi="Arial Narrow" w:cs="Segoe UI"/>
        </w:rPr>
      </w:pPr>
      <w:r>
        <w:rPr>
          <w:rFonts w:ascii="Arial Narrow" w:eastAsiaTheme="majorEastAsia" w:hAnsi="Arial Narrow" w:cs="Segoe UI"/>
        </w:rPr>
        <w:t xml:space="preserve">Respondents recognized </w:t>
      </w:r>
      <w:r w:rsidR="003C1F16">
        <w:rPr>
          <w:rFonts w:ascii="Arial Narrow" w:eastAsiaTheme="majorEastAsia" w:hAnsi="Arial Narrow" w:cs="Segoe UI"/>
        </w:rPr>
        <w:t>the re</w:t>
      </w:r>
      <w:r w:rsidR="00E47A19">
        <w:rPr>
          <w:rFonts w:ascii="Arial Narrow" w:eastAsiaTheme="majorEastAsia" w:hAnsi="Arial Narrow" w:cs="Segoe UI"/>
        </w:rPr>
        <w:t>lia</w:t>
      </w:r>
      <w:r w:rsidR="003C1F16">
        <w:rPr>
          <w:rFonts w:ascii="Arial Narrow" w:eastAsiaTheme="majorEastAsia" w:hAnsi="Arial Narrow" w:cs="Segoe UI"/>
        </w:rPr>
        <w:t xml:space="preserve">bility of the EMCER with an average mean of 3.15. </w:t>
      </w:r>
      <w:r w:rsidR="00D401CE">
        <w:rPr>
          <w:rFonts w:ascii="Arial Narrow" w:eastAsiaTheme="majorEastAsia" w:hAnsi="Arial Narrow" w:cs="Segoe UI"/>
        </w:rPr>
        <w:t>Based on the survey,</w:t>
      </w:r>
      <w:r w:rsidR="00E11245">
        <w:rPr>
          <w:rFonts w:ascii="Arial Narrow" w:eastAsiaTheme="majorEastAsia" w:hAnsi="Arial Narrow" w:cs="Segoe UI"/>
        </w:rPr>
        <w:t xml:space="preserve"> </w:t>
      </w:r>
      <w:r w:rsidR="00D401CE">
        <w:rPr>
          <w:rFonts w:ascii="Arial Narrow" w:eastAsiaTheme="majorEastAsia" w:hAnsi="Arial Narrow" w:cs="Segoe UI"/>
        </w:rPr>
        <w:t>it d</w:t>
      </w:r>
      <w:r w:rsidR="0043524D">
        <w:rPr>
          <w:rFonts w:ascii="Arial Narrow" w:eastAsiaTheme="majorEastAsia" w:hAnsi="Arial Narrow" w:cs="Segoe UI"/>
        </w:rPr>
        <w:t>etected eye movement in normal conditions. This connects to Gaikwad et al (2023</w:t>
      </w:r>
      <w:r w:rsidR="0043524D" w:rsidRPr="359CD152">
        <w:rPr>
          <w:rFonts w:ascii="Arial Narrow" w:eastAsiaTheme="majorEastAsia" w:hAnsi="Arial Narrow" w:cs="Segoe UI"/>
        </w:rPr>
        <w:t>)</w:t>
      </w:r>
      <w:r w:rsidR="1773E269" w:rsidRPr="359CD152">
        <w:rPr>
          <w:rFonts w:ascii="Arial Narrow" w:eastAsiaTheme="majorEastAsia" w:hAnsi="Arial Narrow" w:cs="Segoe UI"/>
        </w:rPr>
        <w:t>,</w:t>
      </w:r>
      <w:r w:rsidR="0021737B">
        <w:rPr>
          <w:rFonts w:ascii="Arial Narrow" w:eastAsiaTheme="majorEastAsia" w:hAnsi="Arial Narrow" w:cs="Segoe UI"/>
        </w:rPr>
        <w:t xml:space="preserve"> who state that webcam-based eye tracking can be reliable if it is tested </w:t>
      </w:r>
      <w:r w:rsidR="00E47A19">
        <w:rPr>
          <w:rFonts w:ascii="Arial Narrow" w:eastAsiaTheme="majorEastAsia" w:hAnsi="Arial Narrow" w:cs="Segoe UI"/>
        </w:rPr>
        <w:t xml:space="preserve">and adjusted carefully. </w:t>
      </w:r>
    </w:p>
    <w:p w14:paraId="4F4BACD8" w14:textId="77777777" w:rsidR="00034EF9" w:rsidRPr="00337D96" w:rsidRDefault="00034EF9" w:rsidP="00C21929">
      <w:pPr>
        <w:pStyle w:val="paragraph"/>
        <w:numPr>
          <w:ilvl w:val="0"/>
          <w:numId w:val="7"/>
        </w:numPr>
        <w:spacing w:before="0" w:beforeAutospacing="0" w:after="0" w:afterAutospacing="0" w:line="480" w:lineRule="auto"/>
        <w:jc w:val="both"/>
        <w:textAlignment w:val="baseline"/>
        <w:rPr>
          <w:rFonts w:ascii="Arial Narrow" w:eastAsiaTheme="majorEastAsia" w:hAnsi="Arial Narrow" w:cs="Segoe UI"/>
          <w:b/>
          <w:bCs/>
        </w:rPr>
      </w:pPr>
      <w:r w:rsidRPr="00337D96">
        <w:rPr>
          <w:rFonts w:ascii="Arial Narrow" w:eastAsiaTheme="majorEastAsia" w:hAnsi="Arial Narrow" w:cs="Segoe UI"/>
          <w:b/>
          <w:bCs/>
        </w:rPr>
        <w:t>Maintainability</w:t>
      </w:r>
    </w:p>
    <w:p w14:paraId="50C2B12A" w14:textId="6F0E43D3" w:rsidR="00BF0EA4" w:rsidRPr="00C21929" w:rsidRDefault="00E11245" w:rsidP="6FF8D182">
      <w:pPr>
        <w:spacing w:line="480" w:lineRule="auto"/>
        <w:ind w:left="1440"/>
        <w:jc w:val="both"/>
        <w:rPr>
          <w:rFonts w:ascii="Arial Narrow" w:hAnsi="Arial Narrow"/>
          <w:sz w:val="24"/>
          <w:szCs w:val="24"/>
        </w:rPr>
      </w:pPr>
      <w:r w:rsidRPr="00053337">
        <w:rPr>
          <w:rFonts w:ascii="Arial Narrow" w:hAnsi="Arial Narrow"/>
          <w:sz w:val="24"/>
          <w:szCs w:val="24"/>
        </w:rPr>
        <w:t>The EMCER was made with clear and organized code using tools like Python and OpenCV. This makes it easier to fix problem</w:t>
      </w:r>
      <w:r w:rsidR="00D86D75" w:rsidRPr="00053337">
        <w:rPr>
          <w:rFonts w:ascii="Arial Narrow" w:hAnsi="Arial Narrow"/>
          <w:sz w:val="24"/>
          <w:szCs w:val="24"/>
        </w:rPr>
        <w:t xml:space="preserve">s or add new features later. The survey </w:t>
      </w:r>
      <w:r w:rsidR="00212A1F" w:rsidRPr="00053337">
        <w:rPr>
          <w:rFonts w:ascii="Arial Narrow" w:hAnsi="Arial Narrow"/>
          <w:sz w:val="24"/>
          <w:szCs w:val="24"/>
        </w:rPr>
        <w:t>mean 3.08</w:t>
      </w:r>
      <w:r w:rsidR="1D42DF6F" w:rsidRPr="1D42DF6F">
        <w:rPr>
          <w:rFonts w:ascii="Arial Narrow" w:hAnsi="Arial Narrow"/>
          <w:sz w:val="24"/>
          <w:szCs w:val="24"/>
        </w:rPr>
        <w:t>,</w:t>
      </w:r>
      <w:r w:rsidR="00212A1F" w:rsidRPr="00053337">
        <w:rPr>
          <w:rFonts w:ascii="Arial Narrow" w:hAnsi="Arial Narrow"/>
          <w:sz w:val="24"/>
          <w:szCs w:val="24"/>
        </w:rPr>
        <w:t xml:space="preserve"> showing it is still easy to update. This </w:t>
      </w:r>
      <w:r w:rsidR="41F91A1C" w:rsidRPr="241DADAF">
        <w:rPr>
          <w:rFonts w:ascii="Arial Narrow" w:hAnsi="Arial Narrow"/>
          <w:sz w:val="24"/>
          <w:szCs w:val="24"/>
        </w:rPr>
        <w:t>supports</w:t>
      </w:r>
      <w:r w:rsidR="00053337" w:rsidRPr="00053337">
        <w:rPr>
          <w:rFonts w:ascii="Arial Narrow" w:hAnsi="Arial Narrow"/>
          <w:sz w:val="24"/>
          <w:szCs w:val="24"/>
        </w:rPr>
        <w:t xml:space="preserve"> Dostálová and Plch (2024), who said good planning and structure help keep systems easy to maintain.</w:t>
      </w:r>
    </w:p>
    <w:p w14:paraId="1791F3E2" w14:textId="77777777" w:rsidR="00337D96" w:rsidRDefault="29D1309D" w:rsidP="00337D96">
      <w:pPr>
        <w:pStyle w:val="Heading2"/>
        <w:spacing w:line="480" w:lineRule="auto"/>
        <w:rPr>
          <w:rFonts w:ascii="Arial Narrow" w:eastAsia="Arial Narrow" w:hAnsi="Arial Narrow"/>
          <w:b/>
          <w:bCs/>
          <w:color w:val="auto"/>
          <w:sz w:val="24"/>
          <w:szCs w:val="24"/>
        </w:rPr>
      </w:pPr>
      <w:bookmarkStart w:id="116" w:name="_Toc199771407"/>
      <w:r w:rsidRPr="009C4E57">
        <w:rPr>
          <w:rFonts w:ascii="Arial Narrow" w:eastAsia="Arial Narrow" w:hAnsi="Arial Narrow"/>
          <w:b/>
          <w:bCs/>
          <w:color w:val="auto"/>
          <w:sz w:val="24"/>
          <w:szCs w:val="24"/>
        </w:rPr>
        <w:t>4.3 Result of Evaluations</w:t>
      </w:r>
      <w:bookmarkEnd w:id="116"/>
    </w:p>
    <w:p w14:paraId="50FE7E38" w14:textId="2CC4C641" w:rsidR="002314BA" w:rsidRPr="002314BA" w:rsidRDefault="002314BA" w:rsidP="002314BA">
      <w:pPr>
        <w:spacing w:line="480" w:lineRule="auto"/>
        <w:jc w:val="both"/>
        <w:rPr>
          <w:rFonts w:ascii="Arial Narrow" w:hAnsi="Arial Narrow"/>
          <w:sz w:val="24"/>
          <w:szCs w:val="24"/>
        </w:rPr>
      </w:pPr>
      <w:r>
        <w:rPr>
          <w:rFonts w:ascii="Arial Narrow" w:hAnsi="Arial Narrow"/>
          <w:sz w:val="24"/>
          <w:szCs w:val="24"/>
        </w:rPr>
        <w:tab/>
      </w:r>
      <w:r w:rsidR="0067131F" w:rsidRPr="0067131F">
        <w:rPr>
          <w:rFonts w:ascii="Arial Narrow" w:hAnsi="Arial Narrow"/>
          <w:sz w:val="24"/>
          <w:szCs w:val="24"/>
        </w:rPr>
        <w:t>This section presents the results of user evaluations conducted to assess the functionality, usability, reliability, maintainability, and security of the ConsultEase system. The evaluation focused on key factors such as system responsiveness, ease of use, consistency in performance, and data protection measures. Feedback was gathered through survey forms and user observations, and the responses were analyzed to identify the system's strengths and areas that may require further enhancement.</w:t>
      </w:r>
    </w:p>
    <w:p w14:paraId="7FBFB05C" w14:textId="4EED2684" w:rsidR="3E81003E" w:rsidRDefault="08C19A68" w:rsidP="007B27A8">
      <w:pPr>
        <w:pStyle w:val="Heading3"/>
        <w:spacing w:line="480" w:lineRule="auto"/>
        <w:ind w:left="144"/>
        <w:rPr>
          <w:rFonts w:ascii="Arial Narrow" w:eastAsia="Arial Narrow" w:hAnsi="Arial Narrow"/>
          <w:b/>
          <w:bCs/>
          <w:i/>
          <w:iCs/>
          <w:color w:val="auto"/>
          <w:sz w:val="24"/>
          <w:szCs w:val="24"/>
        </w:rPr>
      </w:pPr>
      <w:bookmarkStart w:id="117" w:name="_Toc199771408"/>
      <w:r w:rsidRPr="00AA7D31">
        <w:rPr>
          <w:rFonts w:ascii="Arial Narrow" w:eastAsia="Arial Narrow" w:hAnsi="Arial Narrow"/>
          <w:b/>
          <w:bCs/>
          <w:i/>
          <w:iCs/>
          <w:color w:val="auto"/>
          <w:sz w:val="24"/>
          <w:szCs w:val="24"/>
        </w:rPr>
        <w:t>4.</w:t>
      </w:r>
      <w:r w:rsidR="00CC0BF9" w:rsidRPr="00AA7D31">
        <w:rPr>
          <w:rFonts w:ascii="Arial Narrow" w:eastAsia="Arial Narrow" w:hAnsi="Arial Narrow"/>
          <w:b/>
          <w:bCs/>
          <w:i/>
          <w:iCs/>
          <w:color w:val="auto"/>
          <w:sz w:val="24"/>
          <w:szCs w:val="24"/>
        </w:rPr>
        <w:t>3</w:t>
      </w:r>
      <w:r w:rsidRPr="00AA7D31">
        <w:rPr>
          <w:rFonts w:ascii="Arial Narrow" w:eastAsia="Arial Narrow" w:hAnsi="Arial Narrow"/>
          <w:b/>
          <w:bCs/>
          <w:i/>
          <w:iCs/>
          <w:color w:val="auto"/>
          <w:sz w:val="24"/>
          <w:szCs w:val="24"/>
        </w:rPr>
        <w:t xml:space="preserve">.1 </w:t>
      </w:r>
      <w:bookmarkEnd w:id="117"/>
      <w:r w:rsidR="008B5C76" w:rsidRPr="008B5C76">
        <w:rPr>
          <w:rFonts w:ascii="Arial Narrow" w:eastAsia="Arial Narrow" w:hAnsi="Arial Narrow"/>
          <w:b/>
          <w:bCs/>
          <w:i/>
          <w:iCs/>
          <w:color w:val="auto"/>
          <w:sz w:val="24"/>
          <w:szCs w:val="24"/>
        </w:rPr>
        <w:t>Functional</w:t>
      </w:r>
      <w:r w:rsidR="008B737E">
        <w:rPr>
          <w:rFonts w:ascii="Arial Narrow" w:eastAsia="Arial Narrow" w:hAnsi="Arial Narrow"/>
          <w:b/>
          <w:bCs/>
          <w:i/>
          <w:iCs/>
          <w:color w:val="auto"/>
          <w:sz w:val="24"/>
          <w:szCs w:val="24"/>
        </w:rPr>
        <w:t xml:space="preserve"> Sustainability</w:t>
      </w:r>
    </w:p>
    <w:p w14:paraId="089F9549" w14:textId="1639462C" w:rsidR="006A76F8" w:rsidRPr="006A76F8" w:rsidRDefault="006A76F8" w:rsidP="006A76F8">
      <w:pPr>
        <w:pStyle w:val="Caption"/>
        <w:spacing w:after="0" w:line="360" w:lineRule="auto"/>
        <w:ind w:left="144"/>
        <w:rPr>
          <w:rFonts w:ascii="Arial Narrow" w:eastAsia="Arial Narrow" w:hAnsi="Arial Narrow" w:cs="Arial Narrow"/>
          <w:b/>
          <w:bCs/>
          <w:color w:val="auto"/>
          <w:sz w:val="24"/>
          <w:szCs w:val="24"/>
        </w:rPr>
      </w:pPr>
      <w:bookmarkStart w:id="118" w:name="_Toc199768605"/>
      <w:r w:rsidRPr="0019771D">
        <w:rPr>
          <w:rFonts w:ascii="Arial Narrow" w:hAnsi="Arial Narrow"/>
          <w:b/>
          <w:bCs/>
          <w:i w:val="0"/>
          <w:iCs w:val="0"/>
          <w:color w:val="auto"/>
          <w:sz w:val="24"/>
          <w:szCs w:val="24"/>
        </w:rPr>
        <w:t xml:space="preserve">Table </w:t>
      </w:r>
      <w:r w:rsidRPr="0019771D">
        <w:rPr>
          <w:rFonts w:ascii="Arial Narrow" w:hAnsi="Arial Narrow"/>
          <w:b/>
          <w:bCs/>
          <w:i w:val="0"/>
          <w:iCs w:val="0"/>
          <w:color w:val="auto"/>
          <w:sz w:val="24"/>
          <w:szCs w:val="24"/>
        </w:rPr>
        <w:fldChar w:fldCharType="begin"/>
      </w:r>
      <w:r w:rsidRPr="0019771D">
        <w:rPr>
          <w:rFonts w:ascii="Arial Narrow" w:hAnsi="Arial Narrow"/>
          <w:b/>
          <w:bCs/>
          <w:i w:val="0"/>
          <w:iCs w:val="0"/>
          <w:color w:val="auto"/>
          <w:sz w:val="24"/>
          <w:szCs w:val="24"/>
        </w:rPr>
        <w:instrText xml:space="preserve"> SEQ Table \* ARABIC </w:instrText>
      </w:r>
      <w:r w:rsidRPr="0019771D">
        <w:rPr>
          <w:rFonts w:ascii="Arial Narrow" w:hAnsi="Arial Narrow"/>
          <w:b/>
          <w:bCs/>
          <w:i w:val="0"/>
          <w:iCs w:val="0"/>
          <w:color w:val="auto"/>
          <w:sz w:val="24"/>
          <w:szCs w:val="24"/>
        </w:rPr>
        <w:fldChar w:fldCharType="separate"/>
      </w:r>
      <w:r w:rsidRPr="0019771D">
        <w:rPr>
          <w:rFonts w:ascii="Arial Narrow" w:hAnsi="Arial Narrow"/>
          <w:b/>
          <w:bCs/>
          <w:i w:val="0"/>
          <w:iCs w:val="0"/>
          <w:color w:val="auto"/>
          <w:sz w:val="24"/>
          <w:szCs w:val="24"/>
        </w:rPr>
        <w:fldChar w:fldCharType="end"/>
      </w:r>
      <w:r w:rsidRPr="0019771D">
        <w:rPr>
          <w:rFonts w:ascii="Arial Narrow" w:hAnsi="Arial Narrow"/>
          <w:b/>
          <w:bCs/>
          <w:color w:val="auto"/>
          <w:sz w:val="24"/>
          <w:szCs w:val="24"/>
        </w:rPr>
        <w:t xml:space="preserve"> </w:t>
      </w:r>
      <w:r w:rsidRPr="0019771D">
        <w:rPr>
          <w:rFonts w:ascii="Arial Narrow" w:hAnsi="Arial Narrow"/>
          <w:b/>
          <w:bCs/>
          <w:color w:val="auto"/>
          <w:sz w:val="24"/>
          <w:szCs w:val="24"/>
        </w:rPr>
        <w:br/>
      </w:r>
      <w:bookmarkEnd w:id="118"/>
      <w:r w:rsidR="008B5C76" w:rsidRPr="008B5C76">
        <w:rPr>
          <w:rFonts w:ascii="Arial Narrow" w:eastAsia="Arial Narrow" w:hAnsi="Arial Narrow" w:cs="Arial Narrow"/>
          <w:color w:val="auto"/>
          <w:sz w:val="24"/>
          <w:szCs w:val="24"/>
        </w:rPr>
        <w:t>ConsultEase in Terms of Functiona</w:t>
      </w:r>
      <w:r w:rsidR="008B737E">
        <w:rPr>
          <w:rFonts w:ascii="Arial Narrow" w:eastAsia="Arial Narrow" w:hAnsi="Arial Narrow" w:cs="Arial Narrow"/>
          <w:color w:val="auto"/>
          <w:sz w:val="24"/>
          <w:szCs w:val="24"/>
        </w:rPr>
        <w:t>l Sustainability</w:t>
      </w:r>
    </w:p>
    <w:tbl>
      <w:tblPr>
        <w:tblStyle w:val="TableGrid"/>
        <w:tblpPr w:leftFromText="180" w:rightFromText="180" w:vertAnchor="text" w:horzAnchor="margin" w:tblpY="381"/>
        <w:tblW w:w="8532" w:type="dxa"/>
        <w:tblLook w:val="04A0" w:firstRow="1" w:lastRow="0" w:firstColumn="1" w:lastColumn="0" w:noHBand="0" w:noVBand="1"/>
      </w:tblPr>
      <w:tblGrid>
        <w:gridCol w:w="2972"/>
        <w:gridCol w:w="1412"/>
        <w:gridCol w:w="2074"/>
        <w:gridCol w:w="2074"/>
      </w:tblGrid>
      <w:tr w:rsidR="00AD7B90" w14:paraId="2A0BDB0E" w14:textId="77777777" w:rsidTr="00AD7B90">
        <w:tc>
          <w:tcPr>
            <w:tcW w:w="2972" w:type="dxa"/>
            <w:tcBorders>
              <w:top w:val="single" w:sz="4" w:space="0" w:color="auto"/>
              <w:left w:val="single" w:sz="4" w:space="0" w:color="auto"/>
              <w:bottom w:val="single" w:sz="4" w:space="0" w:color="auto"/>
              <w:right w:val="nil"/>
            </w:tcBorders>
          </w:tcPr>
          <w:p w14:paraId="61295532" w14:textId="35AC4F3E" w:rsidR="00AD7B90" w:rsidRPr="00000B98" w:rsidRDefault="00AD7B90" w:rsidP="00AD7B90">
            <w:pPr>
              <w:keepNext/>
              <w:keepLines/>
              <w:spacing w:before="160" w:after="80" w:line="360" w:lineRule="auto"/>
              <w:jc w:val="center"/>
              <w:rPr>
                <w:rFonts w:ascii="Arial Narrow" w:eastAsia="Arial Narrow" w:hAnsi="Arial Narrow" w:cs="Arial Narrow"/>
                <w:b/>
                <w:bCs/>
                <w:sz w:val="24"/>
                <w:szCs w:val="24"/>
              </w:rPr>
            </w:pPr>
            <w:r w:rsidRPr="00000B98">
              <w:rPr>
                <w:rFonts w:ascii="Arial Narrow" w:eastAsia="Arial Narrow" w:hAnsi="Arial Narrow" w:cs="Arial Narrow"/>
                <w:b/>
                <w:bCs/>
                <w:sz w:val="24"/>
                <w:szCs w:val="24"/>
              </w:rPr>
              <w:t>FUNCTION</w:t>
            </w:r>
            <w:r w:rsidR="008B737E">
              <w:rPr>
                <w:rFonts w:ascii="Arial Narrow" w:eastAsia="Arial Narrow" w:hAnsi="Arial Narrow" w:cs="Arial Narrow"/>
                <w:b/>
                <w:bCs/>
                <w:sz w:val="24"/>
                <w:szCs w:val="24"/>
              </w:rPr>
              <w:t>AL SUSTAINABILITY</w:t>
            </w:r>
          </w:p>
        </w:tc>
        <w:tc>
          <w:tcPr>
            <w:tcW w:w="1412" w:type="dxa"/>
            <w:tcBorders>
              <w:top w:val="single" w:sz="4" w:space="0" w:color="auto"/>
              <w:left w:val="nil"/>
              <w:bottom w:val="single" w:sz="4" w:space="0" w:color="auto"/>
              <w:right w:val="nil"/>
            </w:tcBorders>
          </w:tcPr>
          <w:p w14:paraId="09B65A6D" w14:textId="77777777" w:rsidR="00AD7B90" w:rsidRPr="00000B98" w:rsidRDefault="00AD7B90" w:rsidP="00AD7B90">
            <w:pPr>
              <w:keepNext/>
              <w:keepLines/>
              <w:spacing w:before="160" w:after="80" w:line="360" w:lineRule="auto"/>
              <w:jc w:val="center"/>
              <w:rPr>
                <w:rFonts w:ascii="Arial Narrow" w:eastAsia="Arial Narrow" w:hAnsi="Arial Narrow" w:cs="Arial Narrow"/>
                <w:b/>
                <w:bCs/>
                <w:sz w:val="24"/>
                <w:szCs w:val="24"/>
              </w:rPr>
            </w:pPr>
            <w:r w:rsidRPr="00000B98">
              <w:rPr>
                <w:rFonts w:ascii="Arial Narrow" w:eastAsia="Arial Narrow" w:hAnsi="Arial Narrow" w:cs="Arial Narrow"/>
                <w:b/>
                <w:bCs/>
                <w:sz w:val="24"/>
                <w:szCs w:val="24"/>
              </w:rPr>
              <w:t>Mean</w:t>
            </w:r>
          </w:p>
        </w:tc>
        <w:tc>
          <w:tcPr>
            <w:tcW w:w="2074" w:type="dxa"/>
            <w:tcBorders>
              <w:top w:val="single" w:sz="4" w:space="0" w:color="auto"/>
              <w:left w:val="nil"/>
              <w:bottom w:val="single" w:sz="4" w:space="0" w:color="auto"/>
              <w:right w:val="nil"/>
            </w:tcBorders>
          </w:tcPr>
          <w:p w14:paraId="33B7B35B" w14:textId="77777777" w:rsidR="00AD7B90" w:rsidRPr="00000B98" w:rsidRDefault="00AD7B90" w:rsidP="00AD7B90">
            <w:pPr>
              <w:keepNext/>
              <w:keepLines/>
              <w:spacing w:before="160" w:after="80" w:line="360" w:lineRule="auto"/>
              <w:jc w:val="center"/>
              <w:rPr>
                <w:rFonts w:ascii="Arial Narrow" w:eastAsia="Arial Narrow" w:hAnsi="Arial Narrow" w:cs="Arial Narrow"/>
                <w:b/>
                <w:bCs/>
                <w:sz w:val="24"/>
                <w:szCs w:val="24"/>
              </w:rPr>
            </w:pPr>
            <w:r w:rsidRPr="00000B98">
              <w:rPr>
                <w:rFonts w:ascii="Arial Narrow" w:eastAsia="Arial Narrow" w:hAnsi="Arial Narrow" w:cs="Arial Narrow"/>
                <w:b/>
                <w:bCs/>
                <w:sz w:val="24"/>
                <w:szCs w:val="24"/>
              </w:rPr>
              <w:t>S</w:t>
            </w:r>
            <w:r>
              <w:rPr>
                <w:rFonts w:ascii="Arial Narrow" w:eastAsia="Arial Narrow" w:hAnsi="Arial Narrow" w:cs="Arial Narrow"/>
                <w:b/>
                <w:bCs/>
                <w:sz w:val="24"/>
                <w:szCs w:val="24"/>
              </w:rPr>
              <w:t>tandard Deviation</w:t>
            </w:r>
          </w:p>
        </w:tc>
        <w:tc>
          <w:tcPr>
            <w:tcW w:w="2074" w:type="dxa"/>
            <w:tcBorders>
              <w:top w:val="single" w:sz="4" w:space="0" w:color="auto"/>
              <w:left w:val="nil"/>
              <w:bottom w:val="single" w:sz="4" w:space="0" w:color="auto"/>
              <w:right w:val="single" w:sz="4" w:space="0" w:color="auto"/>
            </w:tcBorders>
          </w:tcPr>
          <w:p w14:paraId="296886E5" w14:textId="77777777" w:rsidR="00AD7B90" w:rsidRPr="00000B98" w:rsidRDefault="00AD7B90" w:rsidP="00AD7B90">
            <w:pPr>
              <w:keepNext/>
              <w:keepLines/>
              <w:spacing w:before="160" w:after="80" w:line="360" w:lineRule="auto"/>
              <w:jc w:val="center"/>
              <w:rPr>
                <w:rFonts w:ascii="Arial Narrow" w:eastAsia="Arial Narrow" w:hAnsi="Arial Narrow" w:cs="Arial Narrow"/>
                <w:b/>
                <w:bCs/>
                <w:sz w:val="24"/>
                <w:szCs w:val="24"/>
              </w:rPr>
            </w:pPr>
            <w:r w:rsidRPr="00000B98">
              <w:rPr>
                <w:rFonts w:ascii="Arial Narrow" w:eastAsia="Arial Narrow" w:hAnsi="Arial Narrow" w:cs="Arial Narrow"/>
                <w:b/>
                <w:bCs/>
                <w:sz w:val="24"/>
                <w:szCs w:val="24"/>
              </w:rPr>
              <w:t>Verbal Interpretation</w:t>
            </w:r>
          </w:p>
        </w:tc>
      </w:tr>
      <w:tr w:rsidR="00AD7B90" w14:paraId="2BEECFE3" w14:textId="77777777" w:rsidTr="00AD7B90">
        <w:tc>
          <w:tcPr>
            <w:tcW w:w="2972" w:type="dxa"/>
            <w:tcBorders>
              <w:top w:val="single" w:sz="4" w:space="0" w:color="auto"/>
              <w:left w:val="single" w:sz="4" w:space="0" w:color="auto"/>
              <w:right w:val="nil"/>
            </w:tcBorders>
          </w:tcPr>
          <w:p w14:paraId="23DF7617" w14:textId="75F26435" w:rsidR="00AD7B90" w:rsidRPr="009E3901" w:rsidRDefault="008B5C76" w:rsidP="00AD7B9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accurately verifies student identity through RFID technology.</w:t>
            </w:r>
          </w:p>
        </w:tc>
        <w:tc>
          <w:tcPr>
            <w:tcW w:w="1412" w:type="dxa"/>
            <w:tcBorders>
              <w:top w:val="single" w:sz="4" w:space="0" w:color="auto"/>
              <w:left w:val="nil"/>
              <w:right w:val="nil"/>
            </w:tcBorders>
          </w:tcPr>
          <w:p w14:paraId="4EC20734" w14:textId="1D64F940" w:rsidR="00AD7B90" w:rsidRPr="009E3901" w:rsidRDefault="00120A81" w:rsidP="00AD7B90">
            <w:pPr>
              <w:keepNext/>
              <w:keepLines/>
              <w:spacing w:before="160" w:after="80" w:line="360" w:lineRule="auto"/>
              <w:jc w:val="center"/>
              <w:rPr>
                <w:rFonts w:ascii="Arial Narrow" w:eastAsia="Arial Narrow" w:hAnsi="Arial Narrow" w:cs="Arial Narrow"/>
                <w:sz w:val="24"/>
                <w:szCs w:val="24"/>
              </w:rPr>
            </w:pPr>
            <w:r w:rsidRPr="00120A81">
              <w:rPr>
                <w:rFonts w:ascii="Arial Narrow" w:eastAsia="Arial Narrow" w:hAnsi="Arial Narrow" w:cs="Arial Narrow"/>
                <w:sz w:val="24"/>
                <w:szCs w:val="24"/>
              </w:rPr>
              <w:t>4.66</w:t>
            </w:r>
          </w:p>
        </w:tc>
        <w:tc>
          <w:tcPr>
            <w:tcW w:w="2074" w:type="dxa"/>
            <w:tcBorders>
              <w:top w:val="single" w:sz="4" w:space="0" w:color="auto"/>
              <w:left w:val="nil"/>
              <w:right w:val="nil"/>
            </w:tcBorders>
          </w:tcPr>
          <w:p w14:paraId="049B2E3C" w14:textId="30C2D421" w:rsidR="00AD7B90" w:rsidRPr="009E3901" w:rsidRDefault="00AD7B90"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0.5</w:t>
            </w:r>
            <w:r w:rsidR="001807B0">
              <w:rPr>
                <w:rFonts w:ascii="Arial Narrow" w:eastAsia="Arial Narrow" w:hAnsi="Arial Narrow" w:cs="Arial Narrow"/>
                <w:sz w:val="24"/>
                <w:szCs w:val="24"/>
              </w:rPr>
              <w:t>8</w:t>
            </w:r>
          </w:p>
        </w:tc>
        <w:tc>
          <w:tcPr>
            <w:tcW w:w="2074" w:type="dxa"/>
            <w:tcBorders>
              <w:top w:val="single" w:sz="4" w:space="0" w:color="auto"/>
              <w:left w:val="nil"/>
              <w:bottom w:val="single" w:sz="4" w:space="0" w:color="auto"/>
            </w:tcBorders>
          </w:tcPr>
          <w:p w14:paraId="50496D31" w14:textId="77777777" w:rsidR="00AD7B90" w:rsidRPr="009E3901" w:rsidRDefault="00AD7B90"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Strongly Agree</w:t>
            </w:r>
          </w:p>
        </w:tc>
      </w:tr>
      <w:tr w:rsidR="00AD7B90" w14:paraId="11AC4A49" w14:textId="77777777" w:rsidTr="00AD7B90">
        <w:tc>
          <w:tcPr>
            <w:tcW w:w="2972" w:type="dxa"/>
            <w:tcBorders>
              <w:left w:val="single" w:sz="4" w:space="0" w:color="auto"/>
              <w:right w:val="nil"/>
            </w:tcBorders>
          </w:tcPr>
          <w:p w14:paraId="03A9FE33" w14:textId="4F358CBA" w:rsidR="00AD7B90" w:rsidRPr="009E3901" w:rsidRDefault="008B5C76" w:rsidP="00AD7B9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correctly displays faculty availability status in real-time.</w:t>
            </w:r>
          </w:p>
        </w:tc>
        <w:tc>
          <w:tcPr>
            <w:tcW w:w="1412" w:type="dxa"/>
            <w:tcBorders>
              <w:left w:val="nil"/>
              <w:right w:val="nil"/>
            </w:tcBorders>
          </w:tcPr>
          <w:p w14:paraId="2B89AFFD" w14:textId="5E202C11" w:rsidR="00AD7B90" w:rsidRPr="009E3901" w:rsidRDefault="00565720" w:rsidP="00AD7B90">
            <w:pPr>
              <w:keepNext/>
              <w:keepLines/>
              <w:spacing w:before="160" w:after="80" w:line="360" w:lineRule="auto"/>
              <w:jc w:val="center"/>
              <w:rPr>
                <w:rFonts w:ascii="Arial Narrow" w:eastAsia="Arial Narrow" w:hAnsi="Arial Narrow" w:cs="Arial Narrow"/>
                <w:sz w:val="24"/>
                <w:szCs w:val="24"/>
              </w:rPr>
            </w:pPr>
            <w:r w:rsidRPr="00565720">
              <w:rPr>
                <w:rFonts w:ascii="Arial Narrow" w:eastAsia="Arial Narrow" w:hAnsi="Arial Narrow" w:cs="Arial Narrow"/>
                <w:sz w:val="24"/>
                <w:szCs w:val="24"/>
              </w:rPr>
              <w:t>4.57</w:t>
            </w:r>
          </w:p>
        </w:tc>
        <w:tc>
          <w:tcPr>
            <w:tcW w:w="2074" w:type="dxa"/>
            <w:tcBorders>
              <w:left w:val="nil"/>
              <w:right w:val="nil"/>
            </w:tcBorders>
          </w:tcPr>
          <w:p w14:paraId="5C313EFF" w14:textId="0489BC92" w:rsidR="00AD7B90" w:rsidRPr="009E3901" w:rsidRDefault="00AD7B90"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1807B0">
              <w:rPr>
                <w:rFonts w:ascii="Arial Narrow" w:eastAsia="Arial Narrow" w:hAnsi="Arial Narrow" w:cs="Arial Narrow"/>
                <w:sz w:val="24"/>
                <w:szCs w:val="24"/>
              </w:rPr>
              <w:t>55</w:t>
            </w:r>
          </w:p>
        </w:tc>
        <w:tc>
          <w:tcPr>
            <w:tcW w:w="2074" w:type="dxa"/>
            <w:tcBorders>
              <w:top w:val="single" w:sz="4" w:space="0" w:color="auto"/>
              <w:left w:val="nil"/>
              <w:bottom w:val="single" w:sz="4" w:space="0" w:color="auto"/>
            </w:tcBorders>
          </w:tcPr>
          <w:p w14:paraId="684A9E6A" w14:textId="67B9B648" w:rsidR="00AD7B90" w:rsidRPr="009E3901" w:rsidRDefault="00C533E5"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AD7B90">
              <w:rPr>
                <w:rFonts w:ascii="Arial Narrow" w:eastAsia="Arial Narrow" w:hAnsi="Arial Narrow" w:cs="Arial Narrow"/>
                <w:sz w:val="24"/>
                <w:szCs w:val="24"/>
              </w:rPr>
              <w:t>Agree</w:t>
            </w:r>
          </w:p>
        </w:tc>
      </w:tr>
      <w:tr w:rsidR="00AD7B90" w14:paraId="51586A89" w14:textId="77777777" w:rsidTr="00AD7B90">
        <w:tc>
          <w:tcPr>
            <w:tcW w:w="2972" w:type="dxa"/>
            <w:tcBorders>
              <w:left w:val="single" w:sz="4" w:space="0" w:color="auto"/>
              <w:right w:val="nil"/>
            </w:tcBorders>
          </w:tcPr>
          <w:p w14:paraId="19AA9D13" w14:textId="3D400D6D" w:rsidR="00AD7B90" w:rsidRPr="009E3901" w:rsidRDefault="008B5C76" w:rsidP="00AD7B9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The system successfully delivers consultation requests to the appropriate faculty </w:t>
            </w:r>
            <w:r w:rsidR="1D42DF6F" w:rsidRPr="1D42DF6F">
              <w:rPr>
                <w:rFonts w:ascii="Arial Narrow" w:eastAsia="Arial Narrow" w:hAnsi="Arial Narrow" w:cs="Arial Narrow"/>
                <w:sz w:val="24"/>
                <w:szCs w:val="24"/>
              </w:rPr>
              <w:t>members</w:t>
            </w:r>
            <w:r>
              <w:rPr>
                <w:rFonts w:ascii="Arial Narrow" w:eastAsia="Arial Narrow" w:hAnsi="Arial Narrow" w:cs="Arial Narrow"/>
                <w:sz w:val="24"/>
                <w:szCs w:val="24"/>
              </w:rPr>
              <w:t>.</w:t>
            </w:r>
          </w:p>
        </w:tc>
        <w:tc>
          <w:tcPr>
            <w:tcW w:w="1412" w:type="dxa"/>
            <w:tcBorders>
              <w:left w:val="nil"/>
              <w:right w:val="nil"/>
            </w:tcBorders>
          </w:tcPr>
          <w:p w14:paraId="4158B17A" w14:textId="30B1C7C7" w:rsidR="00AD7B90" w:rsidRPr="009E3901" w:rsidRDefault="00DD412E" w:rsidP="00AD7B90">
            <w:pPr>
              <w:keepNext/>
              <w:keepLines/>
              <w:spacing w:before="160" w:after="80" w:line="360" w:lineRule="auto"/>
              <w:jc w:val="center"/>
              <w:rPr>
                <w:rFonts w:ascii="Arial Narrow" w:eastAsia="Arial Narrow" w:hAnsi="Arial Narrow" w:cs="Arial Narrow"/>
                <w:sz w:val="24"/>
                <w:szCs w:val="24"/>
              </w:rPr>
            </w:pPr>
            <w:r w:rsidRPr="00DD412E">
              <w:rPr>
                <w:rFonts w:ascii="Arial Narrow" w:eastAsia="Arial Narrow" w:hAnsi="Arial Narrow" w:cs="Arial Narrow"/>
                <w:sz w:val="24"/>
                <w:szCs w:val="24"/>
              </w:rPr>
              <w:t>4.51</w:t>
            </w:r>
          </w:p>
        </w:tc>
        <w:tc>
          <w:tcPr>
            <w:tcW w:w="2074" w:type="dxa"/>
            <w:tcBorders>
              <w:left w:val="nil"/>
              <w:right w:val="nil"/>
            </w:tcBorders>
          </w:tcPr>
          <w:p w14:paraId="029D6B6B" w14:textId="176507B6" w:rsidR="00AD7B90" w:rsidRPr="009E3901" w:rsidRDefault="00AD7B90"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666EE8">
              <w:rPr>
                <w:rFonts w:ascii="Arial Narrow" w:eastAsia="Arial Narrow" w:hAnsi="Arial Narrow" w:cs="Arial Narrow"/>
                <w:sz w:val="24"/>
                <w:szCs w:val="24"/>
              </w:rPr>
              <w:t>81</w:t>
            </w:r>
          </w:p>
        </w:tc>
        <w:tc>
          <w:tcPr>
            <w:tcW w:w="2074" w:type="dxa"/>
            <w:tcBorders>
              <w:top w:val="single" w:sz="4" w:space="0" w:color="auto"/>
              <w:left w:val="nil"/>
              <w:bottom w:val="single" w:sz="4" w:space="0" w:color="auto"/>
            </w:tcBorders>
          </w:tcPr>
          <w:p w14:paraId="6C2E9008" w14:textId="36304923" w:rsidR="00AD7B90" w:rsidRPr="009E3901" w:rsidRDefault="00C533E5" w:rsidP="00AD7B9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AD7B90">
              <w:rPr>
                <w:rFonts w:ascii="Arial Narrow" w:eastAsia="Arial Narrow" w:hAnsi="Arial Narrow" w:cs="Arial Narrow"/>
                <w:sz w:val="24"/>
                <w:szCs w:val="24"/>
              </w:rPr>
              <w:t>Agree</w:t>
            </w:r>
          </w:p>
        </w:tc>
      </w:tr>
      <w:tr w:rsidR="00AD7B90" w14:paraId="357E2992" w14:textId="77777777" w:rsidTr="00AD7B90">
        <w:tc>
          <w:tcPr>
            <w:tcW w:w="2972" w:type="dxa"/>
            <w:tcBorders>
              <w:left w:val="single" w:sz="4" w:space="0" w:color="auto"/>
              <w:bottom w:val="single" w:sz="4" w:space="0" w:color="auto"/>
              <w:right w:val="nil"/>
            </w:tcBorders>
          </w:tcPr>
          <w:p w14:paraId="192227AE" w14:textId="77777777" w:rsidR="00AD7B90" w:rsidRPr="00000B98" w:rsidRDefault="00AD7B90" w:rsidP="00AD7B90">
            <w:pPr>
              <w:keepNext/>
              <w:keepLines/>
              <w:spacing w:before="160" w:after="80" w:line="360" w:lineRule="auto"/>
              <w:rPr>
                <w:rFonts w:ascii="Arial Narrow" w:eastAsia="Arial Narrow" w:hAnsi="Arial Narrow" w:cs="Arial Narrow"/>
                <w:b/>
                <w:bCs/>
                <w:sz w:val="24"/>
                <w:szCs w:val="24"/>
              </w:rPr>
            </w:pPr>
            <w:r w:rsidRPr="00000B98">
              <w:rPr>
                <w:rFonts w:ascii="Arial Narrow" w:eastAsia="Arial Narrow" w:hAnsi="Arial Narrow" w:cs="Arial Narrow"/>
                <w:b/>
                <w:bCs/>
                <w:sz w:val="24"/>
                <w:szCs w:val="24"/>
              </w:rPr>
              <w:t>AVERAGE MEAN:</w:t>
            </w:r>
          </w:p>
        </w:tc>
        <w:tc>
          <w:tcPr>
            <w:tcW w:w="1412" w:type="dxa"/>
            <w:tcBorders>
              <w:left w:val="nil"/>
              <w:bottom w:val="single" w:sz="4" w:space="0" w:color="auto"/>
              <w:right w:val="nil"/>
            </w:tcBorders>
          </w:tcPr>
          <w:p w14:paraId="4E590578" w14:textId="75D156A2" w:rsidR="00AD7B90" w:rsidRPr="00BC2765" w:rsidRDefault="00297974" w:rsidP="00AD7B90">
            <w:pPr>
              <w:keepNext/>
              <w:keepLines/>
              <w:spacing w:before="160" w:after="80" w:line="360" w:lineRule="auto"/>
              <w:jc w:val="center"/>
              <w:rPr>
                <w:rFonts w:ascii="Arial Narrow" w:eastAsia="Arial Narrow" w:hAnsi="Arial Narrow" w:cs="Arial Narrow"/>
                <w:b/>
                <w:bCs/>
                <w:sz w:val="24"/>
                <w:szCs w:val="24"/>
              </w:rPr>
            </w:pPr>
            <w:r w:rsidRPr="00297974">
              <w:rPr>
                <w:rFonts w:ascii="Arial Narrow" w:eastAsia="Arial Narrow" w:hAnsi="Arial Narrow" w:cs="Arial Narrow"/>
                <w:b/>
                <w:bCs/>
                <w:sz w:val="24"/>
                <w:szCs w:val="24"/>
              </w:rPr>
              <w:t>4.58</w:t>
            </w:r>
          </w:p>
        </w:tc>
        <w:tc>
          <w:tcPr>
            <w:tcW w:w="2074" w:type="dxa"/>
            <w:tcBorders>
              <w:left w:val="nil"/>
              <w:bottom w:val="single" w:sz="4" w:space="0" w:color="auto"/>
              <w:right w:val="nil"/>
            </w:tcBorders>
          </w:tcPr>
          <w:p w14:paraId="48339C78" w14:textId="4864B087" w:rsidR="00AD7B90" w:rsidRPr="00BC2765" w:rsidRDefault="00AD7B90" w:rsidP="00AD7B90">
            <w:pPr>
              <w:keepNext/>
              <w:keepLines/>
              <w:spacing w:before="160" w:after="80" w:line="360" w:lineRule="auto"/>
              <w:jc w:val="center"/>
              <w:rPr>
                <w:rFonts w:ascii="Arial Narrow" w:eastAsia="Arial Narrow" w:hAnsi="Arial Narrow" w:cs="Arial Narrow"/>
                <w:b/>
                <w:bCs/>
                <w:sz w:val="24"/>
                <w:szCs w:val="24"/>
              </w:rPr>
            </w:pPr>
            <w:r w:rsidRPr="00BC2765">
              <w:rPr>
                <w:rFonts w:ascii="Arial Narrow" w:eastAsia="Arial Narrow" w:hAnsi="Arial Narrow" w:cs="Arial Narrow"/>
                <w:b/>
                <w:bCs/>
                <w:sz w:val="24"/>
                <w:szCs w:val="24"/>
              </w:rPr>
              <w:t>0.</w:t>
            </w:r>
            <w:r w:rsidR="00906AC1" w:rsidRPr="00906AC1">
              <w:rPr>
                <w:rFonts w:ascii="Arial Narrow" w:eastAsia="Arial Narrow" w:hAnsi="Arial Narrow" w:cs="Arial Narrow"/>
                <w:b/>
                <w:bCs/>
                <w:sz w:val="24"/>
                <w:szCs w:val="24"/>
              </w:rPr>
              <w:t>66</w:t>
            </w:r>
          </w:p>
        </w:tc>
        <w:tc>
          <w:tcPr>
            <w:tcW w:w="2074" w:type="dxa"/>
            <w:tcBorders>
              <w:top w:val="single" w:sz="4" w:space="0" w:color="auto"/>
              <w:left w:val="nil"/>
              <w:bottom w:val="single" w:sz="4" w:space="0" w:color="auto"/>
            </w:tcBorders>
          </w:tcPr>
          <w:p w14:paraId="7F067331" w14:textId="77777777" w:rsidR="00AD7B90" w:rsidRDefault="00AD7B90" w:rsidP="00AD7B90">
            <w:pPr>
              <w:keepNext/>
              <w:keepLines/>
              <w:spacing w:before="160" w:after="80" w:line="360" w:lineRule="auto"/>
              <w:jc w:val="center"/>
              <w:rPr>
                <w:rFonts w:ascii="Arial Narrow" w:eastAsia="Arial Narrow" w:hAnsi="Arial Narrow" w:cs="Arial Narrow"/>
                <w:sz w:val="24"/>
                <w:szCs w:val="24"/>
              </w:rPr>
            </w:pPr>
          </w:p>
        </w:tc>
      </w:tr>
    </w:tbl>
    <w:p w14:paraId="13AAEEB1" w14:textId="2E634C8F" w:rsidR="007142F6" w:rsidRDefault="00B04305" w:rsidP="00337D96">
      <w:pPr>
        <w:pStyle w:val="Caption"/>
        <w:spacing w:before="480" w:after="0" w:line="480" w:lineRule="auto"/>
        <w:ind w:left="144"/>
        <w:jc w:val="both"/>
        <w:rPr>
          <w:rFonts w:ascii="Arial Narrow" w:eastAsia="Arial Narrow" w:hAnsi="Arial Narrow" w:cs="Arial Narrow"/>
          <w:i w:val="0"/>
          <w:color w:val="auto"/>
          <w:sz w:val="24"/>
          <w:szCs w:val="24"/>
        </w:rPr>
      </w:pPr>
      <w:r>
        <w:rPr>
          <w:rFonts w:ascii="Arial Narrow" w:eastAsia="Arial Narrow" w:hAnsi="Arial Narrow" w:cs="Arial Narrow"/>
          <w:i w:val="0"/>
          <w:iCs w:val="0"/>
          <w:sz w:val="24"/>
          <w:szCs w:val="24"/>
        </w:rPr>
        <w:tab/>
      </w:r>
      <w:r w:rsidR="00895605" w:rsidRPr="3AA1F232">
        <w:rPr>
          <w:rFonts w:ascii="Arial Narrow" w:eastAsia="Arial Narrow" w:hAnsi="Arial Narrow" w:cs="Arial Narrow"/>
          <w:i w:val="0"/>
          <w:color w:val="auto"/>
          <w:sz w:val="24"/>
          <w:szCs w:val="24"/>
        </w:rPr>
        <w:t xml:space="preserve">Table </w:t>
      </w:r>
      <w:r w:rsidR="00337D96">
        <w:rPr>
          <w:rFonts w:ascii="Arial Narrow" w:eastAsia="Arial Narrow" w:hAnsi="Arial Narrow" w:cs="Arial Narrow"/>
          <w:i w:val="0"/>
          <w:color w:val="auto"/>
          <w:sz w:val="24"/>
          <w:szCs w:val="24"/>
        </w:rPr>
        <w:t>8</w:t>
      </w:r>
      <w:r w:rsidR="00895605" w:rsidRPr="3AA1F232">
        <w:rPr>
          <w:rFonts w:ascii="Arial Narrow" w:eastAsia="Arial Narrow" w:hAnsi="Arial Narrow" w:cs="Arial Narrow"/>
          <w:i w:val="0"/>
          <w:color w:val="auto"/>
          <w:sz w:val="24"/>
          <w:szCs w:val="24"/>
        </w:rPr>
        <w:t xml:space="preserve"> </w:t>
      </w:r>
      <w:r w:rsidR="00C53E39" w:rsidRPr="3AA1F232">
        <w:rPr>
          <w:rFonts w:ascii="Arial Narrow" w:eastAsia="Arial Narrow" w:hAnsi="Arial Narrow" w:cs="Arial Narrow"/>
          <w:i w:val="0"/>
          <w:color w:val="auto"/>
          <w:sz w:val="24"/>
          <w:szCs w:val="24"/>
        </w:rPr>
        <w:t xml:space="preserve">shows the results of the evaluation in terms of functional stability. </w:t>
      </w:r>
      <w:r w:rsidR="005909F8" w:rsidRPr="3AA1F232">
        <w:rPr>
          <w:rFonts w:ascii="Arial Narrow" w:eastAsia="Arial Narrow" w:hAnsi="Arial Narrow" w:cs="Arial Narrow"/>
          <w:i w:val="0"/>
          <w:color w:val="auto"/>
          <w:sz w:val="24"/>
          <w:szCs w:val="24"/>
        </w:rPr>
        <w:t xml:space="preserve">The highest mean score is </w:t>
      </w:r>
      <w:r w:rsidR="005909F8" w:rsidRPr="3AA1F232">
        <w:rPr>
          <w:rFonts w:ascii="Arial Narrow" w:eastAsia="Arial Narrow" w:hAnsi="Arial Narrow" w:cs="Arial Narrow"/>
          <w:b/>
          <w:i w:val="0"/>
          <w:color w:val="auto"/>
          <w:sz w:val="24"/>
          <w:szCs w:val="24"/>
        </w:rPr>
        <w:t>3.58</w:t>
      </w:r>
      <w:r w:rsidR="005909F8" w:rsidRPr="3AA1F232">
        <w:rPr>
          <w:rFonts w:ascii="Arial Narrow" w:eastAsia="Arial Narrow" w:hAnsi="Arial Narrow" w:cs="Arial Narrow"/>
          <w:i w:val="0"/>
          <w:color w:val="auto"/>
          <w:sz w:val="24"/>
          <w:szCs w:val="24"/>
        </w:rPr>
        <w:t xml:space="preserve"> with a standard deviation of </w:t>
      </w:r>
      <w:r w:rsidR="005909F8" w:rsidRPr="3AA1F232">
        <w:rPr>
          <w:rFonts w:ascii="Arial Narrow" w:eastAsia="Arial Narrow" w:hAnsi="Arial Narrow" w:cs="Arial Narrow"/>
          <w:b/>
          <w:i w:val="0"/>
          <w:color w:val="auto"/>
          <w:sz w:val="24"/>
          <w:szCs w:val="24"/>
        </w:rPr>
        <w:t>0.54</w:t>
      </w:r>
      <w:r w:rsidR="005909F8" w:rsidRPr="3AA1F232">
        <w:rPr>
          <w:rFonts w:ascii="Arial Narrow" w:eastAsia="Arial Narrow" w:hAnsi="Arial Narrow" w:cs="Arial Narrow"/>
          <w:i w:val="0"/>
          <w:color w:val="auto"/>
          <w:sz w:val="24"/>
          <w:szCs w:val="24"/>
        </w:rPr>
        <w:t xml:space="preserve">, indicating that </w:t>
      </w:r>
      <w:r w:rsidR="000C017A" w:rsidRPr="3AA1F232">
        <w:rPr>
          <w:rFonts w:ascii="Arial Narrow" w:eastAsia="Arial Narrow" w:hAnsi="Arial Narrow" w:cs="Arial Narrow"/>
          <w:i w:val="0"/>
          <w:color w:val="auto"/>
          <w:sz w:val="24"/>
          <w:szCs w:val="24"/>
        </w:rPr>
        <w:t xml:space="preserve">users strongly agreed </w:t>
      </w:r>
      <w:r w:rsidR="001A5612" w:rsidRPr="3AA1F232">
        <w:rPr>
          <w:rFonts w:ascii="Arial Narrow" w:eastAsia="Arial Narrow" w:hAnsi="Arial Narrow" w:cs="Arial Narrow"/>
          <w:i w:val="0"/>
          <w:color w:val="auto"/>
          <w:sz w:val="24"/>
          <w:szCs w:val="24"/>
        </w:rPr>
        <w:t xml:space="preserve">that EMCER </w:t>
      </w:r>
      <w:r w:rsidR="0041528E" w:rsidRPr="3AA1F232">
        <w:rPr>
          <w:rFonts w:ascii="Arial Narrow" w:eastAsia="Arial Narrow" w:hAnsi="Arial Narrow" w:cs="Arial Narrow"/>
          <w:i w:val="0"/>
          <w:color w:val="auto"/>
          <w:sz w:val="24"/>
          <w:szCs w:val="24"/>
        </w:rPr>
        <w:t>was a</w:t>
      </w:r>
      <w:r w:rsidR="006F7BD6" w:rsidRPr="3AA1F232">
        <w:rPr>
          <w:rFonts w:ascii="Arial Narrow" w:eastAsia="Arial Narrow" w:hAnsi="Arial Narrow" w:cs="Arial Narrow"/>
          <w:i w:val="0"/>
          <w:color w:val="auto"/>
          <w:sz w:val="24"/>
          <w:szCs w:val="24"/>
        </w:rPr>
        <w:t>ble to shift pages accurately through eye movement</w:t>
      </w:r>
      <w:r w:rsidR="001A5612" w:rsidRPr="3AA1F232">
        <w:rPr>
          <w:rFonts w:ascii="Arial Narrow" w:eastAsia="Arial Narrow" w:hAnsi="Arial Narrow" w:cs="Arial Narrow"/>
          <w:i w:val="0"/>
          <w:color w:val="auto"/>
          <w:sz w:val="24"/>
          <w:szCs w:val="24"/>
        </w:rPr>
        <w:t xml:space="preserve">. </w:t>
      </w:r>
      <w:r w:rsidR="00DF2696" w:rsidRPr="3AA1F232">
        <w:rPr>
          <w:rFonts w:ascii="Arial Narrow" w:eastAsia="Arial Narrow" w:hAnsi="Arial Narrow" w:cs="Arial Narrow"/>
          <w:i w:val="0"/>
          <w:color w:val="auto"/>
          <w:sz w:val="24"/>
          <w:szCs w:val="24"/>
        </w:rPr>
        <w:t xml:space="preserve">For </w:t>
      </w:r>
      <w:r w:rsidR="00F820FA" w:rsidRPr="3AA1F232">
        <w:rPr>
          <w:rFonts w:ascii="Arial Narrow" w:eastAsia="Arial Narrow" w:hAnsi="Arial Narrow" w:cs="Arial Narrow"/>
          <w:i w:val="0"/>
          <w:color w:val="auto"/>
          <w:sz w:val="24"/>
          <w:szCs w:val="24"/>
        </w:rPr>
        <w:t>bookmarking</w:t>
      </w:r>
      <w:r w:rsidR="00E45CEA" w:rsidRPr="3AA1F232">
        <w:rPr>
          <w:rFonts w:ascii="Arial Narrow" w:eastAsia="Arial Narrow" w:hAnsi="Arial Narrow" w:cs="Arial Narrow"/>
          <w:i w:val="0"/>
          <w:color w:val="auto"/>
          <w:sz w:val="24"/>
          <w:szCs w:val="24"/>
        </w:rPr>
        <w:t xml:space="preserve"> </w:t>
      </w:r>
      <w:r w:rsidR="00F820FA" w:rsidRPr="3AA1F232">
        <w:rPr>
          <w:rFonts w:ascii="Arial Narrow" w:eastAsia="Arial Narrow" w:hAnsi="Arial Narrow" w:cs="Arial Narrow"/>
          <w:i w:val="0"/>
          <w:color w:val="auto"/>
          <w:sz w:val="24"/>
          <w:szCs w:val="24"/>
        </w:rPr>
        <w:t>sections</w:t>
      </w:r>
      <w:r w:rsidR="00E45CEA" w:rsidRPr="3AA1F232">
        <w:rPr>
          <w:rFonts w:ascii="Arial Narrow" w:eastAsia="Arial Narrow" w:hAnsi="Arial Narrow" w:cs="Arial Narrow"/>
          <w:i w:val="0"/>
          <w:color w:val="auto"/>
          <w:sz w:val="24"/>
          <w:szCs w:val="24"/>
        </w:rPr>
        <w:t xml:space="preserve"> accurately</w:t>
      </w:r>
      <w:r w:rsidR="009168AC" w:rsidRPr="3AA1F232">
        <w:rPr>
          <w:rFonts w:ascii="Arial Narrow" w:eastAsia="Arial Narrow" w:hAnsi="Arial Narrow" w:cs="Arial Narrow"/>
          <w:i w:val="0"/>
          <w:color w:val="auto"/>
          <w:sz w:val="24"/>
          <w:szCs w:val="24"/>
        </w:rPr>
        <w:t xml:space="preserve">, the mean score is </w:t>
      </w:r>
      <w:r w:rsidR="009168AC" w:rsidRPr="3AA1F232">
        <w:rPr>
          <w:rFonts w:ascii="Arial Narrow" w:eastAsia="Arial Narrow" w:hAnsi="Arial Narrow" w:cs="Arial Narrow"/>
          <w:b/>
          <w:i w:val="0"/>
          <w:color w:val="auto"/>
          <w:sz w:val="24"/>
          <w:szCs w:val="24"/>
        </w:rPr>
        <w:t>3.40</w:t>
      </w:r>
      <w:r w:rsidR="009168AC" w:rsidRPr="3AA1F232">
        <w:rPr>
          <w:rFonts w:ascii="Arial Narrow" w:eastAsia="Arial Narrow" w:hAnsi="Arial Narrow" w:cs="Arial Narrow"/>
          <w:i w:val="0"/>
          <w:color w:val="auto"/>
          <w:sz w:val="24"/>
          <w:szCs w:val="24"/>
        </w:rPr>
        <w:t xml:space="preserve"> with a standard deviation of </w:t>
      </w:r>
      <w:r w:rsidR="009168AC" w:rsidRPr="3AA1F232">
        <w:rPr>
          <w:rFonts w:ascii="Arial Narrow" w:eastAsia="Arial Narrow" w:hAnsi="Arial Narrow" w:cs="Arial Narrow"/>
          <w:b/>
          <w:i w:val="0"/>
          <w:color w:val="auto"/>
          <w:sz w:val="24"/>
          <w:szCs w:val="24"/>
        </w:rPr>
        <w:t>0.63</w:t>
      </w:r>
      <w:r w:rsidR="009168AC" w:rsidRPr="3AA1F232">
        <w:rPr>
          <w:rFonts w:ascii="Arial Narrow" w:eastAsia="Arial Narrow" w:hAnsi="Arial Narrow" w:cs="Arial Narrow"/>
          <w:i w:val="0"/>
          <w:color w:val="auto"/>
          <w:sz w:val="24"/>
          <w:szCs w:val="24"/>
        </w:rPr>
        <w:t>.</w:t>
      </w:r>
      <w:r w:rsidR="00FC7B59" w:rsidRPr="3AA1F232">
        <w:rPr>
          <w:rFonts w:ascii="Arial Narrow" w:eastAsia="Arial Narrow" w:hAnsi="Arial Narrow" w:cs="Arial Narrow"/>
          <w:i w:val="0"/>
          <w:color w:val="auto"/>
          <w:sz w:val="24"/>
          <w:szCs w:val="24"/>
        </w:rPr>
        <w:t xml:space="preserve"> The device’s performance in </w:t>
      </w:r>
      <w:r w:rsidR="00A77762" w:rsidRPr="3AA1F232">
        <w:rPr>
          <w:rFonts w:ascii="Arial Narrow" w:eastAsia="Arial Narrow" w:hAnsi="Arial Narrow" w:cs="Arial Narrow"/>
          <w:i w:val="0"/>
          <w:color w:val="auto"/>
          <w:sz w:val="24"/>
          <w:szCs w:val="24"/>
        </w:rPr>
        <w:t xml:space="preserve">allowing </w:t>
      </w:r>
      <w:r w:rsidR="6E0DBCE0" w:rsidRPr="359CD152">
        <w:rPr>
          <w:rFonts w:ascii="Arial Narrow" w:eastAsia="Arial Narrow" w:hAnsi="Arial Narrow" w:cs="Arial Narrow"/>
          <w:i w:val="0"/>
          <w:iCs w:val="0"/>
          <w:color w:val="auto"/>
          <w:sz w:val="24"/>
          <w:szCs w:val="24"/>
        </w:rPr>
        <w:t>users</w:t>
      </w:r>
      <w:r w:rsidR="00A77762" w:rsidRPr="3AA1F232">
        <w:rPr>
          <w:rFonts w:ascii="Arial Narrow" w:eastAsia="Arial Narrow" w:hAnsi="Arial Narrow" w:cs="Arial Narrow"/>
          <w:i w:val="0"/>
          <w:color w:val="auto"/>
          <w:sz w:val="24"/>
          <w:szCs w:val="24"/>
        </w:rPr>
        <w:t xml:space="preserve"> to read without frequently using hands and </w:t>
      </w:r>
      <w:r w:rsidR="00CF5810" w:rsidRPr="3AA1F232">
        <w:rPr>
          <w:rFonts w:ascii="Arial Narrow" w:eastAsia="Arial Narrow" w:hAnsi="Arial Narrow" w:cs="Arial Narrow"/>
          <w:i w:val="0"/>
          <w:color w:val="auto"/>
          <w:sz w:val="24"/>
          <w:szCs w:val="24"/>
        </w:rPr>
        <w:t>change to different modes</w:t>
      </w:r>
      <w:r w:rsidR="00AC7B8A" w:rsidRPr="3AA1F232">
        <w:rPr>
          <w:rFonts w:ascii="Arial Narrow" w:eastAsia="Arial Narrow" w:hAnsi="Arial Narrow" w:cs="Arial Narrow"/>
          <w:i w:val="0"/>
          <w:color w:val="auto"/>
          <w:sz w:val="24"/>
          <w:szCs w:val="24"/>
        </w:rPr>
        <w:t xml:space="preserve"> </w:t>
      </w:r>
      <w:r w:rsidR="002E3EBA" w:rsidRPr="3AA1F232">
        <w:rPr>
          <w:rFonts w:ascii="Arial Narrow" w:eastAsia="Arial Narrow" w:hAnsi="Arial Narrow" w:cs="Arial Narrow"/>
          <w:i w:val="0"/>
          <w:color w:val="auto"/>
          <w:sz w:val="24"/>
          <w:szCs w:val="24"/>
        </w:rPr>
        <w:t xml:space="preserve">both received mean scores of </w:t>
      </w:r>
      <w:r w:rsidR="002E3EBA" w:rsidRPr="3AA1F232">
        <w:rPr>
          <w:rFonts w:ascii="Arial Narrow" w:eastAsia="Arial Narrow" w:hAnsi="Arial Narrow" w:cs="Arial Narrow"/>
          <w:b/>
          <w:i w:val="0"/>
          <w:color w:val="auto"/>
          <w:sz w:val="24"/>
          <w:szCs w:val="24"/>
        </w:rPr>
        <w:t>2.98</w:t>
      </w:r>
      <w:r w:rsidR="002E3EBA" w:rsidRPr="3AA1F232">
        <w:rPr>
          <w:rFonts w:ascii="Arial Narrow" w:eastAsia="Arial Narrow" w:hAnsi="Arial Narrow" w:cs="Arial Narrow"/>
          <w:i w:val="0"/>
          <w:color w:val="auto"/>
          <w:sz w:val="24"/>
          <w:szCs w:val="24"/>
        </w:rPr>
        <w:t xml:space="preserve"> with a standard deviation of </w:t>
      </w:r>
      <w:r w:rsidR="00B111CB" w:rsidRPr="3AA1F232">
        <w:rPr>
          <w:rFonts w:ascii="Arial Narrow" w:eastAsia="Arial Narrow" w:hAnsi="Arial Narrow" w:cs="Arial Narrow"/>
          <w:b/>
          <w:i w:val="0"/>
          <w:color w:val="auto"/>
          <w:sz w:val="24"/>
          <w:szCs w:val="24"/>
        </w:rPr>
        <w:t>0.82</w:t>
      </w:r>
      <w:r w:rsidR="00B111CB" w:rsidRPr="3AA1F232">
        <w:rPr>
          <w:rFonts w:ascii="Arial Narrow" w:eastAsia="Arial Narrow" w:hAnsi="Arial Narrow" w:cs="Arial Narrow"/>
          <w:i w:val="0"/>
          <w:color w:val="auto"/>
          <w:sz w:val="24"/>
          <w:szCs w:val="24"/>
        </w:rPr>
        <w:t xml:space="preserve">. </w:t>
      </w:r>
      <w:r w:rsidR="00161BB2" w:rsidRPr="3AA1F232">
        <w:rPr>
          <w:rFonts w:ascii="Arial Narrow" w:eastAsia="Arial Narrow" w:hAnsi="Arial Narrow" w:cs="Arial Narrow"/>
          <w:i w:val="0"/>
          <w:color w:val="auto"/>
          <w:sz w:val="24"/>
          <w:szCs w:val="24"/>
        </w:rPr>
        <w:t>The lowest score</w:t>
      </w:r>
      <w:r w:rsidR="005D2C62" w:rsidRPr="3AA1F232">
        <w:rPr>
          <w:rFonts w:ascii="Arial Narrow" w:eastAsia="Arial Narrow" w:hAnsi="Arial Narrow" w:cs="Arial Narrow"/>
          <w:i w:val="0"/>
          <w:color w:val="auto"/>
          <w:sz w:val="24"/>
          <w:szCs w:val="24"/>
        </w:rPr>
        <w:t xml:space="preserve">, with a mean of </w:t>
      </w:r>
      <w:r w:rsidR="00773267" w:rsidRPr="3AA1F232">
        <w:rPr>
          <w:rFonts w:ascii="Arial Narrow" w:eastAsia="Arial Narrow" w:hAnsi="Arial Narrow" w:cs="Arial Narrow"/>
          <w:b/>
          <w:i w:val="0"/>
          <w:color w:val="auto"/>
          <w:sz w:val="24"/>
          <w:szCs w:val="24"/>
        </w:rPr>
        <w:t>2.93</w:t>
      </w:r>
      <w:r w:rsidR="00773267" w:rsidRPr="3AA1F232">
        <w:rPr>
          <w:rFonts w:ascii="Arial Narrow" w:eastAsia="Arial Narrow" w:hAnsi="Arial Narrow" w:cs="Arial Narrow"/>
          <w:i w:val="0"/>
          <w:color w:val="auto"/>
          <w:sz w:val="24"/>
          <w:szCs w:val="24"/>
        </w:rPr>
        <w:t xml:space="preserve"> and a standard deviation of </w:t>
      </w:r>
      <w:r w:rsidR="00773267" w:rsidRPr="3AA1F232">
        <w:rPr>
          <w:rFonts w:ascii="Arial Narrow" w:eastAsia="Arial Narrow" w:hAnsi="Arial Narrow" w:cs="Arial Narrow"/>
          <w:b/>
          <w:i w:val="0"/>
          <w:color w:val="auto"/>
          <w:sz w:val="24"/>
          <w:szCs w:val="24"/>
        </w:rPr>
        <w:t>0.83</w:t>
      </w:r>
      <w:r w:rsidR="007738BC" w:rsidRPr="3AA1F232">
        <w:rPr>
          <w:rFonts w:ascii="Arial Narrow" w:eastAsia="Arial Narrow" w:hAnsi="Arial Narrow" w:cs="Arial Narrow"/>
          <w:i w:val="0"/>
          <w:color w:val="auto"/>
          <w:sz w:val="24"/>
          <w:szCs w:val="24"/>
        </w:rPr>
        <w:t xml:space="preserve">, reflects responses </w:t>
      </w:r>
      <w:r w:rsidR="00F05C33" w:rsidRPr="3AA1F232">
        <w:rPr>
          <w:rFonts w:ascii="Arial Narrow" w:eastAsia="Arial Narrow" w:hAnsi="Arial Narrow" w:cs="Arial Narrow"/>
          <w:i w:val="0"/>
          <w:color w:val="auto"/>
          <w:sz w:val="24"/>
          <w:szCs w:val="24"/>
        </w:rPr>
        <w:t xml:space="preserve">on whether the system </w:t>
      </w:r>
      <w:r w:rsidR="00583654" w:rsidRPr="3AA1F232">
        <w:rPr>
          <w:rFonts w:ascii="Arial Narrow" w:eastAsia="Arial Narrow" w:hAnsi="Arial Narrow" w:cs="Arial Narrow"/>
          <w:i w:val="0"/>
          <w:color w:val="auto"/>
          <w:sz w:val="24"/>
          <w:szCs w:val="24"/>
        </w:rPr>
        <w:t xml:space="preserve">operates without frequent errors or malfunctions. The overall </w:t>
      </w:r>
      <w:r w:rsidR="005D74E4" w:rsidRPr="3AA1F232">
        <w:rPr>
          <w:rFonts w:ascii="Arial Narrow" w:eastAsia="Arial Narrow" w:hAnsi="Arial Narrow" w:cs="Arial Narrow"/>
          <w:i w:val="0"/>
          <w:color w:val="auto"/>
          <w:sz w:val="24"/>
          <w:szCs w:val="24"/>
        </w:rPr>
        <w:t xml:space="preserve">average mean </w:t>
      </w:r>
      <w:r w:rsidR="00F63C91" w:rsidRPr="3AA1F232">
        <w:rPr>
          <w:rFonts w:ascii="Arial Narrow" w:eastAsia="Arial Narrow" w:hAnsi="Arial Narrow" w:cs="Arial Narrow"/>
          <w:i w:val="0"/>
          <w:color w:val="auto"/>
          <w:sz w:val="24"/>
          <w:szCs w:val="24"/>
        </w:rPr>
        <w:t xml:space="preserve">is </w:t>
      </w:r>
      <w:r w:rsidR="00F63C91" w:rsidRPr="3AA1F232">
        <w:rPr>
          <w:rFonts w:ascii="Arial Narrow" w:eastAsia="Arial Narrow" w:hAnsi="Arial Narrow" w:cs="Arial Narrow"/>
          <w:b/>
          <w:i w:val="0"/>
          <w:color w:val="auto"/>
          <w:sz w:val="24"/>
          <w:szCs w:val="24"/>
        </w:rPr>
        <w:t>3.17</w:t>
      </w:r>
      <w:r w:rsidR="00D36EC6" w:rsidRPr="3AA1F232">
        <w:rPr>
          <w:rFonts w:ascii="Arial Narrow" w:eastAsia="Arial Narrow" w:hAnsi="Arial Narrow" w:cs="Arial Narrow"/>
          <w:i w:val="0"/>
          <w:color w:val="auto"/>
          <w:sz w:val="24"/>
          <w:szCs w:val="24"/>
        </w:rPr>
        <w:t xml:space="preserve">, interpreted as </w:t>
      </w:r>
      <w:r w:rsidR="00D36EC6" w:rsidRPr="3AA1F232">
        <w:rPr>
          <w:rFonts w:ascii="Arial Narrow" w:eastAsia="Arial Narrow" w:hAnsi="Arial Narrow" w:cs="Arial Narrow"/>
          <w:b/>
          <w:i w:val="0"/>
          <w:color w:val="auto"/>
          <w:sz w:val="24"/>
          <w:szCs w:val="24"/>
        </w:rPr>
        <w:t>Agree</w:t>
      </w:r>
      <w:r w:rsidR="007A2637" w:rsidRPr="3AA1F232">
        <w:rPr>
          <w:rFonts w:ascii="Arial Narrow" w:eastAsia="Arial Narrow" w:hAnsi="Arial Narrow" w:cs="Arial Narrow"/>
          <w:b/>
          <w:i w:val="0"/>
          <w:color w:val="auto"/>
          <w:sz w:val="24"/>
          <w:szCs w:val="24"/>
        </w:rPr>
        <w:t>,</w:t>
      </w:r>
      <w:r w:rsidR="007A2637" w:rsidRPr="3AA1F232">
        <w:rPr>
          <w:rFonts w:ascii="Arial Narrow" w:eastAsia="Arial Narrow" w:hAnsi="Arial Narrow" w:cs="Arial Narrow"/>
          <w:i w:val="0"/>
          <w:color w:val="auto"/>
          <w:sz w:val="24"/>
          <w:szCs w:val="24"/>
        </w:rPr>
        <w:t xml:space="preserve"> suggesting general satisfaction </w:t>
      </w:r>
      <w:r w:rsidR="009069A4" w:rsidRPr="3AA1F232">
        <w:rPr>
          <w:rFonts w:ascii="Arial Narrow" w:eastAsia="Arial Narrow" w:hAnsi="Arial Narrow" w:cs="Arial Narrow"/>
          <w:i w:val="0"/>
          <w:color w:val="auto"/>
          <w:sz w:val="24"/>
          <w:szCs w:val="24"/>
        </w:rPr>
        <w:t>with the device’s functional stability.</w:t>
      </w:r>
    </w:p>
    <w:p w14:paraId="3DDF8564" w14:textId="2C1FC455" w:rsidR="002C6970" w:rsidRDefault="002C6970" w:rsidP="002C6970">
      <w:pPr>
        <w:pStyle w:val="Heading3"/>
        <w:spacing w:line="480" w:lineRule="auto"/>
        <w:rPr>
          <w:rFonts w:ascii="Arial Narrow" w:eastAsia="Arial Narrow" w:hAnsi="Arial Narrow" w:cs="Arial Narrow"/>
          <w:b/>
          <w:i/>
          <w:color w:val="auto"/>
          <w:sz w:val="24"/>
          <w:szCs w:val="24"/>
        </w:rPr>
      </w:pPr>
      <w:bookmarkStart w:id="119" w:name="_Toc199771409"/>
      <w:r w:rsidRPr="00D318AD">
        <w:rPr>
          <w:rFonts w:ascii="Arial Narrow" w:eastAsia="Arial Narrow" w:hAnsi="Arial Narrow"/>
          <w:b/>
          <w:bCs/>
          <w:i/>
          <w:iCs/>
          <w:color w:val="auto"/>
          <w:sz w:val="24"/>
          <w:szCs w:val="24"/>
        </w:rPr>
        <w:t>4.3</w:t>
      </w:r>
      <w:r w:rsidRPr="00D318AD">
        <w:rPr>
          <w:rFonts w:ascii="Arial Narrow" w:eastAsia="Arial Narrow" w:hAnsi="Arial Narrow" w:cs="Arial Narrow"/>
          <w:b/>
          <w:i/>
          <w:color w:val="auto"/>
          <w:sz w:val="24"/>
          <w:szCs w:val="24"/>
        </w:rPr>
        <w:t>.</w:t>
      </w:r>
      <w:r w:rsidRPr="00D318AD">
        <w:rPr>
          <w:rFonts w:ascii="Arial Narrow" w:eastAsia="Arial Narrow" w:hAnsi="Arial Narrow"/>
          <w:b/>
          <w:bCs/>
          <w:i/>
          <w:iCs/>
          <w:color w:val="auto"/>
          <w:sz w:val="24"/>
          <w:szCs w:val="24"/>
        </w:rPr>
        <w:t xml:space="preserve">2 </w:t>
      </w:r>
      <w:bookmarkEnd w:id="119"/>
      <w:r w:rsidR="008B737E">
        <w:rPr>
          <w:rFonts w:ascii="Arial Narrow" w:eastAsia="Arial Narrow" w:hAnsi="Arial Narrow"/>
          <w:b/>
          <w:bCs/>
          <w:i/>
          <w:iCs/>
          <w:color w:val="auto"/>
          <w:sz w:val="24"/>
          <w:szCs w:val="24"/>
        </w:rPr>
        <w:t>Interaction Capability</w:t>
      </w:r>
    </w:p>
    <w:p w14:paraId="1873BB15" w14:textId="2E45C3CD" w:rsidR="002C6970" w:rsidRPr="007B27A8" w:rsidRDefault="007B27A8" w:rsidP="007B27A8">
      <w:pPr>
        <w:pStyle w:val="Caption"/>
        <w:spacing w:line="360" w:lineRule="auto"/>
        <w:ind w:left="144"/>
        <w:rPr>
          <w:rFonts w:ascii="Arial Narrow" w:eastAsia="Arial Narrow" w:hAnsi="Arial Narrow" w:cs="Arial Narrow"/>
          <w:color w:val="auto"/>
          <w:sz w:val="24"/>
          <w:szCs w:val="24"/>
        </w:rPr>
      </w:pPr>
      <w:bookmarkStart w:id="120" w:name="_Toc199768606"/>
      <w:r w:rsidRPr="007B27A8">
        <w:rPr>
          <w:rFonts w:ascii="Arial Narrow" w:hAnsi="Arial Narrow"/>
          <w:b/>
          <w:bCs/>
          <w:i w:val="0"/>
          <w:iCs w:val="0"/>
          <w:color w:val="auto"/>
          <w:sz w:val="24"/>
          <w:szCs w:val="24"/>
        </w:rPr>
        <w:t xml:space="preserve">Table </w:t>
      </w:r>
      <w:r w:rsidRPr="007B27A8">
        <w:rPr>
          <w:rFonts w:ascii="Arial Narrow" w:hAnsi="Arial Narrow"/>
          <w:b/>
          <w:bCs/>
          <w:i w:val="0"/>
          <w:iCs w:val="0"/>
          <w:color w:val="auto"/>
          <w:sz w:val="24"/>
          <w:szCs w:val="24"/>
        </w:rPr>
        <w:fldChar w:fldCharType="begin"/>
      </w:r>
      <w:r w:rsidRPr="007B27A8">
        <w:rPr>
          <w:rFonts w:ascii="Arial Narrow" w:hAnsi="Arial Narrow"/>
          <w:b/>
          <w:bCs/>
          <w:i w:val="0"/>
          <w:iCs w:val="0"/>
          <w:color w:val="auto"/>
          <w:sz w:val="24"/>
          <w:szCs w:val="24"/>
        </w:rPr>
        <w:instrText xml:space="preserve"> SEQ Table \* ARABIC </w:instrText>
      </w:r>
      <w:r w:rsidRPr="007B27A8">
        <w:rPr>
          <w:rFonts w:ascii="Arial Narrow" w:hAnsi="Arial Narrow"/>
          <w:b/>
          <w:bCs/>
          <w:i w:val="0"/>
          <w:iCs w:val="0"/>
          <w:color w:val="auto"/>
          <w:sz w:val="24"/>
          <w:szCs w:val="24"/>
        </w:rPr>
        <w:fldChar w:fldCharType="separate"/>
      </w:r>
      <w:r w:rsidRPr="007B27A8">
        <w:rPr>
          <w:rFonts w:ascii="Arial Narrow" w:hAnsi="Arial Narrow"/>
          <w:b/>
          <w:bCs/>
          <w:i w:val="0"/>
          <w:iCs w:val="0"/>
          <w:color w:val="auto"/>
          <w:sz w:val="24"/>
          <w:szCs w:val="24"/>
        </w:rPr>
        <w:fldChar w:fldCharType="end"/>
      </w:r>
      <w:r w:rsidRPr="007B27A8">
        <w:rPr>
          <w:rFonts w:ascii="Arial Narrow" w:hAnsi="Arial Narrow"/>
          <w:b/>
          <w:bCs/>
          <w:color w:val="auto"/>
          <w:sz w:val="24"/>
          <w:szCs w:val="24"/>
        </w:rPr>
        <w:br/>
      </w:r>
      <w:r w:rsidRPr="007B27A8">
        <w:rPr>
          <w:rFonts w:ascii="Arial Narrow" w:hAnsi="Arial Narrow"/>
          <w:color w:val="auto"/>
          <w:sz w:val="24"/>
          <w:szCs w:val="24"/>
        </w:rPr>
        <w:t xml:space="preserve"> </w:t>
      </w:r>
      <w:bookmarkEnd w:id="120"/>
      <w:r w:rsidR="008B5C76" w:rsidRPr="008B5C76">
        <w:rPr>
          <w:rFonts w:ascii="Arial Narrow" w:eastAsia="Arial Narrow" w:hAnsi="Arial Narrow" w:cs="Arial Narrow"/>
          <w:color w:val="auto"/>
          <w:sz w:val="24"/>
          <w:szCs w:val="24"/>
        </w:rPr>
        <w:t>ConsultEase in Terms of</w:t>
      </w:r>
      <w:r w:rsidR="008B737E">
        <w:rPr>
          <w:rFonts w:ascii="Arial Narrow" w:eastAsia="Arial Narrow" w:hAnsi="Arial Narrow" w:cs="Arial Narrow"/>
          <w:color w:val="auto"/>
          <w:sz w:val="24"/>
          <w:szCs w:val="24"/>
        </w:rPr>
        <w:t xml:space="preserve"> Interaction Capability</w:t>
      </w:r>
    </w:p>
    <w:tbl>
      <w:tblPr>
        <w:tblStyle w:val="TableGrid"/>
        <w:tblpPr w:leftFromText="180" w:rightFromText="180" w:vertAnchor="text" w:horzAnchor="margin" w:tblpY="256"/>
        <w:tblW w:w="8532" w:type="dxa"/>
        <w:tblLook w:val="04A0" w:firstRow="1" w:lastRow="0" w:firstColumn="1" w:lastColumn="0" w:noHBand="0" w:noVBand="1"/>
      </w:tblPr>
      <w:tblGrid>
        <w:gridCol w:w="2972"/>
        <w:gridCol w:w="1412"/>
        <w:gridCol w:w="2074"/>
        <w:gridCol w:w="2074"/>
      </w:tblGrid>
      <w:tr w:rsidR="002C6970" w14:paraId="1D5B2054" w14:textId="77777777" w:rsidTr="002C6970">
        <w:tc>
          <w:tcPr>
            <w:tcW w:w="2972" w:type="dxa"/>
            <w:tcBorders>
              <w:top w:val="single" w:sz="4" w:space="0" w:color="auto"/>
              <w:left w:val="single" w:sz="4" w:space="0" w:color="auto"/>
              <w:bottom w:val="single" w:sz="4" w:space="0" w:color="auto"/>
              <w:right w:val="nil"/>
            </w:tcBorders>
          </w:tcPr>
          <w:p w14:paraId="2ADCC569" w14:textId="02032FEB" w:rsidR="002C6970" w:rsidRPr="00000B98" w:rsidRDefault="008B737E" w:rsidP="002C6970">
            <w:pPr>
              <w:keepNext/>
              <w:keepLines/>
              <w:spacing w:before="160"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INTERACTION CAPABILITY</w:t>
            </w:r>
          </w:p>
        </w:tc>
        <w:tc>
          <w:tcPr>
            <w:tcW w:w="1412" w:type="dxa"/>
            <w:tcBorders>
              <w:top w:val="single" w:sz="4" w:space="0" w:color="auto"/>
              <w:left w:val="nil"/>
              <w:bottom w:val="single" w:sz="4" w:space="0" w:color="auto"/>
              <w:right w:val="nil"/>
            </w:tcBorders>
          </w:tcPr>
          <w:p w14:paraId="728E0A22" w14:textId="77777777" w:rsidR="002C6970" w:rsidRPr="00000B98" w:rsidRDefault="002C6970" w:rsidP="002C6970">
            <w:pPr>
              <w:keepNext/>
              <w:keepLines/>
              <w:spacing w:before="16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Mean</w:t>
            </w:r>
          </w:p>
        </w:tc>
        <w:tc>
          <w:tcPr>
            <w:tcW w:w="2074" w:type="dxa"/>
            <w:tcBorders>
              <w:top w:val="single" w:sz="4" w:space="0" w:color="auto"/>
              <w:left w:val="nil"/>
              <w:bottom w:val="single" w:sz="4" w:space="0" w:color="auto"/>
              <w:right w:val="nil"/>
            </w:tcBorders>
          </w:tcPr>
          <w:p w14:paraId="4E27B502" w14:textId="77777777" w:rsidR="002C6970" w:rsidRPr="00000B98" w:rsidRDefault="002C6970" w:rsidP="002C6970">
            <w:pPr>
              <w:keepNext/>
              <w:keepLines/>
              <w:spacing w:before="16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SD</w:t>
            </w:r>
          </w:p>
        </w:tc>
        <w:tc>
          <w:tcPr>
            <w:tcW w:w="2074" w:type="dxa"/>
            <w:tcBorders>
              <w:top w:val="single" w:sz="4" w:space="0" w:color="auto"/>
              <w:left w:val="nil"/>
              <w:bottom w:val="single" w:sz="4" w:space="0" w:color="auto"/>
              <w:right w:val="single" w:sz="4" w:space="0" w:color="auto"/>
            </w:tcBorders>
          </w:tcPr>
          <w:p w14:paraId="6457F4E7" w14:textId="77777777" w:rsidR="002C6970" w:rsidRPr="00000B98" w:rsidRDefault="002C6970" w:rsidP="002C6970">
            <w:pPr>
              <w:keepNext/>
              <w:keepLines/>
              <w:spacing w:before="16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Verbal Interpretation</w:t>
            </w:r>
          </w:p>
        </w:tc>
      </w:tr>
      <w:tr w:rsidR="002C6970" w14:paraId="5353F0C5" w14:textId="77777777" w:rsidTr="002C6970">
        <w:tc>
          <w:tcPr>
            <w:tcW w:w="2972" w:type="dxa"/>
            <w:tcBorders>
              <w:top w:val="single" w:sz="4" w:space="0" w:color="auto"/>
              <w:left w:val="single" w:sz="4" w:space="0" w:color="auto"/>
              <w:right w:val="nil"/>
            </w:tcBorders>
          </w:tcPr>
          <w:p w14:paraId="4BF40B42" w14:textId="14BDCF57" w:rsidR="002C6970" w:rsidRPr="009E3901" w:rsidRDefault="008B5C76" w:rsidP="002C6970">
            <w:pPr>
              <w:keepNext/>
              <w:keepLines/>
              <w:spacing w:before="16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is easy to use and navigate.</w:t>
            </w:r>
          </w:p>
        </w:tc>
        <w:tc>
          <w:tcPr>
            <w:tcW w:w="1412" w:type="dxa"/>
            <w:tcBorders>
              <w:top w:val="single" w:sz="4" w:space="0" w:color="auto"/>
              <w:left w:val="nil"/>
              <w:right w:val="nil"/>
            </w:tcBorders>
          </w:tcPr>
          <w:p w14:paraId="6C60CD86" w14:textId="73AAA1F6" w:rsidR="002C6970" w:rsidRPr="009E3901" w:rsidRDefault="000D6D71" w:rsidP="002C6970">
            <w:pPr>
              <w:keepNext/>
              <w:keepLines/>
              <w:spacing w:before="160" w:line="360" w:lineRule="auto"/>
              <w:jc w:val="center"/>
              <w:rPr>
                <w:rFonts w:ascii="Arial Narrow" w:eastAsia="Arial Narrow" w:hAnsi="Arial Narrow" w:cs="Arial Narrow"/>
                <w:sz w:val="24"/>
                <w:szCs w:val="24"/>
              </w:rPr>
            </w:pPr>
            <w:r w:rsidRPr="000D6D71">
              <w:rPr>
                <w:rFonts w:ascii="Arial Narrow" w:eastAsia="Arial Narrow" w:hAnsi="Arial Narrow" w:cs="Arial Narrow"/>
                <w:sz w:val="24"/>
                <w:szCs w:val="24"/>
              </w:rPr>
              <w:t>4.49</w:t>
            </w:r>
          </w:p>
        </w:tc>
        <w:tc>
          <w:tcPr>
            <w:tcW w:w="2074" w:type="dxa"/>
            <w:tcBorders>
              <w:top w:val="single" w:sz="4" w:space="0" w:color="auto"/>
              <w:left w:val="nil"/>
              <w:right w:val="nil"/>
            </w:tcBorders>
          </w:tcPr>
          <w:p w14:paraId="58B972C2" w14:textId="509D2EE6" w:rsidR="002C6970" w:rsidRPr="009E3901" w:rsidRDefault="002C6970" w:rsidP="002C6970">
            <w:pPr>
              <w:keepNext/>
              <w:keepLines/>
              <w:spacing w:before="16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666EE8">
              <w:rPr>
                <w:rFonts w:ascii="Arial Narrow" w:eastAsia="Arial Narrow" w:hAnsi="Arial Narrow" w:cs="Arial Narrow"/>
                <w:sz w:val="24"/>
                <w:szCs w:val="24"/>
              </w:rPr>
              <w:t>73</w:t>
            </w:r>
          </w:p>
        </w:tc>
        <w:tc>
          <w:tcPr>
            <w:tcW w:w="2074" w:type="dxa"/>
            <w:tcBorders>
              <w:top w:val="single" w:sz="4" w:space="0" w:color="auto"/>
              <w:left w:val="nil"/>
              <w:bottom w:val="single" w:sz="4" w:space="0" w:color="auto"/>
            </w:tcBorders>
          </w:tcPr>
          <w:p w14:paraId="5D7457AA" w14:textId="77777777" w:rsidR="002C6970" w:rsidRPr="009E3901" w:rsidRDefault="002C6970" w:rsidP="002C6970">
            <w:pPr>
              <w:keepNext/>
              <w:keepLines/>
              <w:spacing w:before="16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2C6970" w14:paraId="5DDBC8EF" w14:textId="77777777" w:rsidTr="002C6970">
        <w:tc>
          <w:tcPr>
            <w:tcW w:w="2972" w:type="dxa"/>
            <w:tcBorders>
              <w:left w:val="single" w:sz="4" w:space="0" w:color="auto"/>
              <w:right w:val="nil"/>
            </w:tcBorders>
          </w:tcPr>
          <w:p w14:paraId="56489181" w14:textId="0B0BC879" w:rsidR="002C6970" w:rsidRPr="009E3901" w:rsidRDefault="008B5C76" w:rsidP="002C697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provides clear instructions for completing tasks.</w:t>
            </w:r>
          </w:p>
        </w:tc>
        <w:tc>
          <w:tcPr>
            <w:tcW w:w="1412" w:type="dxa"/>
            <w:tcBorders>
              <w:left w:val="nil"/>
              <w:right w:val="nil"/>
            </w:tcBorders>
          </w:tcPr>
          <w:p w14:paraId="3902D6D5" w14:textId="36DD0562" w:rsidR="002C6970" w:rsidRPr="009E3901" w:rsidRDefault="000D6D71" w:rsidP="002C6970">
            <w:pPr>
              <w:keepNext/>
              <w:keepLines/>
              <w:spacing w:before="160" w:after="80" w:line="360" w:lineRule="auto"/>
              <w:jc w:val="center"/>
              <w:rPr>
                <w:rFonts w:ascii="Arial Narrow" w:eastAsia="Arial Narrow" w:hAnsi="Arial Narrow" w:cs="Arial Narrow"/>
                <w:sz w:val="24"/>
                <w:szCs w:val="24"/>
              </w:rPr>
            </w:pPr>
            <w:r w:rsidRPr="000D6D71">
              <w:rPr>
                <w:rFonts w:ascii="Arial Narrow" w:eastAsia="Arial Narrow" w:hAnsi="Arial Narrow" w:cs="Arial Narrow"/>
                <w:sz w:val="24"/>
                <w:szCs w:val="24"/>
              </w:rPr>
              <w:t>4.34</w:t>
            </w:r>
          </w:p>
        </w:tc>
        <w:tc>
          <w:tcPr>
            <w:tcW w:w="2074" w:type="dxa"/>
            <w:tcBorders>
              <w:left w:val="nil"/>
              <w:right w:val="nil"/>
            </w:tcBorders>
          </w:tcPr>
          <w:p w14:paraId="3CF88278" w14:textId="2EF5C9D6" w:rsidR="002C6970" w:rsidRPr="009E3901" w:rsidRDefault="002C6970"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7F52FD">
              <w:rPr>
                <w:rFonts w:ascii="Arial Narrow" w:eastAsia="Arial Narrow" w:hAnsi="Arial Narrow" w:cs="Arial Narrow"/>
                <w:sz w:val="24"/>
                <w:szCs w:val="24"/>
              </w:rPr>
              <w:t>79</w:t>
            </w:r>
          </w:p>
        </w:tc>
        <w:tc>
          <w:tcPr>
            <w:tcW w:w="2074" w:type="dxa"/>
            <w:tcBorders>
              <w:top w:val="single" w:sz="4" w:space="0" w:color="auto"/>
              <w:left w:val="nil"/>
              <w:bottom w:val="single" w:sz="4" w:space="0" w:color="auto"/>
            </w:tcBorders>
          </w:tcPr>
          <w:p w14:paraId="24B20E50" w14:textId="77777777" w:rsidR="002C6970" w:rsidRPr="009E3901" w:rsidRDefault="002C6970"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2C6970" w14:paraId="303477C5" w14:textId="77777777" w:rsidTr="002C6970">
        <w:tc>
          <w:tcPr>
            <w:tcW w:w="2972" w:type="dxa"/>
            <w:tcBorders>
              <w:left w:val="single" w:sz="4" w:space="0" w:color="auto"/>
              <w:right w:val="nil"/>
            </w:tcBorders>
          </w:tcPr>
          <w:p w14:paraId="53B869AA" w14:textId="04E0E710" w:rsidR="002C6970" w:rsidRPr="009E3901" w:rsidRDefault="008B5C76" w:rsidP="002C697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I was able to easily find the information I </w:t>
            </w:r>
            <w:r w:rsidR="4C51492C" w:rsidRPr="4C51492C">
              <w:rPr>
                <w:rFonts w:ascii="Arial Narrow" w:eastAsia="Arial Narrow" w:hAnsi="Arial Narrow" w:cs="Arial Narrow"/>
                <w:sz w:val="24"/>
                <w:szCs w:val="24"/>
              </w:rPr>
              <w:t>needed</w:t>
            </w:r>
            <w:r>
              <w:rPr>
                <w:rFonts w:ascii="Arial Narrow" w:eastAsia="Arial Narrow" w:hAnsi="Arial Narrow" w:cs="Arial Narrow"/>
                <w:sz w:val="24"/>
                <w:szCs w:val="24"/>
              </w:rPr>
              <w:t xml:space="preserve"> within the system.</w:t>
            </w:r>
          </w:p>
        </w:tc>
        <w:tc>
          <w:tcPr>
            <w:tcW w:w="1412" w:type="dxa"/>
            <w:tcBorders>
              <w:left w:val="nil"/>
              <w:right w:val="nil"/>
            </w:tcBorders>
          </w:tcPr>
          <w:p w14:paraId="64BA8DBA" w14:textId="059F39BC" w:rsidR="002C6970" w:rsidRPr="009E3901" w:rsidRDefault="00AB5085" w:rsidP="002C6970">
            <w:pPr>
              <w:keepNext/>
              <w:keepLines/>
              <w:spacing w:before="160" w:after="80" w:line="360" w:lineRule="auto"/>
              <w:jc w:val="center"/>
              <w:rPr>
                <w:rFonts w:ascii="Arial Narrow" w:eastAsia="Arial Narrow" w:hAnsi="Arial Narrow" w:cs="Arial Narrow"/>
                <w:sz w:val="24"/>
                <w:szCs w:val="24"/>
              </w:rPr>
            </w:pPr>
            <w:r w:rsidRPr="00AB5085">
              <w:rPr>
                <w:rFonts w:ascii="Arial Narrow" w:eastAsia="Arial Narrow" w:hAnsi="Arial Narrow" w:cs="Arial Narrow"/>
                <w:sz w:val="24"/>
                <w:szCs w:val="24"/>
              </w:rPr>
              <w:t>4.46</w:t>
            </w:r>
          </w:p>
        </w:tc>
        <w:tc>
          <w:tcPr>
            <w:tcW w:w="2074" w:type="dxa"/>
            <w:tcBorders>
              <w:left w:val="nil"/>
              <w:right w:val="nil"/>
            </w:tcBorders>
          </w:tcPr>
          <w:p w14:paraId="63DBF2C8" w14:textId="6FD636E3" w:rsidR="002C6970" w:rsidRPr="009E3901" w:rsidRDefault="002C6970"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0.6</w:t>
            </w:r>
            <w:r w:rsidR="007F52FD">
              <w:rPr>
                <w:rFonts w:ascii="Arial Narrow" w:eastAsia="Arial Narrow" w:hAnsi="Arial Narrow" w:cs="Arial Narrow"/>
                <w:sz w:val="24"/>
                <w:szCs w:val="24"/>
              </w:rPr>
              <w:t>5</w:t>
            </w:r>
          </w:p>
        </w:tc>
        <w:tc>
          <w:tcPr>
            <w:tcW w:w="2074" w:type="dxa"/>
            <w:tcBorders>
              <w:top w:val="single" w:sz="4" w:space="0" w:color="auto"/>
              <w:left w:val="nil"/>
              <w:bottom w:val="single" w:sz="4" w:space="0" w:color="auto"/>
            </w:tcBorders>
          </w:tcPr>
          <w:p w14:paraId="07FDD72C" w14:textId="77777777" w:rsidR="002C6970" w:rsidRPr="009E3901" w:rsidRDefault="002C6970"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2C6970" w14:paraId="4C282EFA" w14:textId="77777777" w:rsidTr="002C6970">
        <w:trPr>
          <w:trHeight w:val="299"/>
        </w:trPr>
        <w:tc>
          <w:tcPr>
            <w:tcW w:w="2972" w:type="dxa"/>
            <w:tcBorders>
              <w:left w:val="single" w:sz="4" w:space="0" w:color="auto"/>
              <w:bottom w:val="single" w:sz="4" w:space="0" w:color="auto"/>
              <w:right w:val="nil"/>
            </w:tcBorders>
          </w:tcPr>
          <w:p w14:paraId="223B24B2" w14:textId="77777777" w:rsidR="002C6970" w:rsidRPr="00000B98" w:rsidRDefault="002C6970" w:rsidP="002C6970">
            <w:pPr>
              <w:keepNext/>
              <w:keepLines/>
              <w:spacing w:before="160" w:line="360" w:lineRule="auto"/>
              <w:rPr>
                <w:rFonts w:ascii="Arial Narrow" w:eastAsia="Arial Narrow" w:hAnsi="Arial Narrow" w:cs="Arial Narrow"/>
                <w:b/>
                <w:sz w:val="24"/>
                <w:szCs w:val="24"/>
              </w:rPr>
            </w:pPr>
            <w:r w:rsidRPr="00000B98">
              <w:rPr>
                <w:rFonts w:ascii="Arial Narrow" w:eastAsia="Arial Narrow" w:hAnsi="Arial Narrow" w:cs="Arial Narrow"/>
                <w:b/>
                <w:sz w:val="24"/>
                <w:szCs w:val="24"/>
              </w:rPr>
              <w:t>AVERAGE MEAN:</w:t>
            </w:r>
          </w:p>
        </w:tc>
        <w:tc>
          <w:tcPr>
            <w:tcW w:w="1412" w:type="dxa"/>
            <w:tcBorders>
              <w:left w:val="nil"/>
              <w:bottom w:val="single" w:sz="4" w:space="0" w:color="auto"/>
              <w:right w:val="nil"/>
            </w:tcBorders>
          </w:tcPr>
          <w:p w14:paraId="51FB9136" w14:textId="5C77DC63" w:rsidR="002C6970" w:rsidRPr="00643E6F" w:rsidRDefault="0098216F" w:rsidP="002C6970">
            <w:pPr>
              <w:keepNext/>
              <w:keepLines/>
              <w:spacing w:before="160" w:line="360" w:lineRule="auto"/>
              <w:jc w:val="center"/>
              <w:rPr>
                <w:rFonts w:ascii="Arial Narrow" w:eastAsia="Arial Narrow" w:hAnsi="Arial Narrow" w:cs="Arial Narrow"/>
                <w:b/>
                <w:sz w:val="24"/>
                <w:szCs w:val="24"/>
              </w:rPr>
            </w:pPr>
            <w:r w:rsidRPr="0098216F">
              <w:rPr>
                <w:rFonts w:ascii="Arial Narrow" w:eastAsia="Arial Narrow" w:hAnsi="Arial Narrow" w:cs="Arial Narrow"/>
                <w:b/>
                <w:sz w:val="24"/>
                <w:szCs w:val="24"/>
              </w:rPr>
              <w:t>4.43</w:t>
            </w:r>
          </w:p>
        </w:tc>
        <w:tc>
          <w:tcPr>
            <w:tcW w:w="2074" w:type="dxa"/>
            <w:tcBorders>
              <w:left w:val="nil"/>
              <w:bottom w:val="single" w:sz="4" w:space="0" w:color="auto"/>
              <w:right w:val="nil"/>
            </w:tcBorders>
          </w:tcPr>
          <w:p w14:paraId="3AFEA892" w14:textId="31E366AB" w:rsidR="002C6970" w:rsidRPr="00643E6F" w:rsidRDefault="002C6970" w:rsidP="002C6970">
            <w:pPr>
              <w:keepNext/>
              <w:keepLines/>
              <w:spacing w:before="160" w:line="360" w:lineRule="auto"/>
              <w:jc w:val="center"/>
              <w:rPr>
                <w:rFonts w:ascii="Arial Narrow" w:eastAsia="Arial Narrow" w:hAnsi="Arial Narrow" w:cs="Arial Narrow"/>
                <w:b/>
                <w:sz w:val="24"/>
                <w:szCs w:val="24"/>
              </w:rPr>
            </w:pPr>
            <w:r w:rsidRPr="00643E6F">
              <w:rPr>
                <w:rFonts w:ascii="Arial Narrow" w:eastAsia="Arial Narrow" w:hAnsi="Arial Narrow" w:cs="Arial Narrow"/>
                <w:b/>
                <w:sz w:val="24"/>
                <w:szCs w:val="24"/>
              </w:rPr>
              <w:t>0.</w:t>
            </w:r>
            <w:r w:rsidR="0013730D" w:rsidRPr="0013730D">
              <w:rPr>
                <w:rFonts w:ascii="Arial Narrow" w:eastAsia="Arial Narrow" w:hAnsi="Arial Narrow" w:cs="Arial Narrow"/>
                <w:b/>
                <w:sz w:val="24"/>
                <w:szCs w:val="24"/>
              </w:rPr>
              <w:t>73</w:t>
            </w:r>
          </w:p>
        </w:tc>
        <w:tc>
          <w:tcPr>
            <w:tcW w:w="2074" w:type="dxa"/>
            <w:tcBorders>
              <w:top w:val="single" w:sz="4" w:space="0" w:color="auto"/>
              <w:left w:val="nil"/>
              <w:bottom w:val="single" w:sz="4" w:space="0" w:color="auto"/>
            </w:tcBorders>
          </w:tcPr>
          <w:p w14:paraId="5695CEB7" w14:textId="77777777" w:rsidR="002C6970" w:rsidRDefault="002C6970" w:rsidP="002C6970">
            <w:pPr>
              <w:keepNext/>
              <w:keepLines/>
              <w:spacing w:before="160" w:line="360" w:lineRule="auto"/>
              <w:jc w:val="center"/>
              <w:rPr>
                <w:rFonts w:ascii="Arial Narrow" w:eastAsia="Arial Narrow" w:hAnsi="Arial Narrow" w:cs="Arial Narrow"/>
                <w:sz w:val="24"/>
                <w:szCs w:val="24"/>
              </w:rPr>
            </w:pPr>
          </w:p>
        </w:tc>
      </w:tr>
    </w:tbl>
    <w:p w14:paraId="24B3BE21" w14:textId="77777777" w:rsidR="008C5FA3" w:rsidRPr="00435EBF" w:rsidRDefault="008C5FA3" w:rsidP="00435EBF"/>
    <w:p w14:paraId="6AC273A0" w14:textId="1922D320" w:rsidR="002C6970" w:rsidRDefault="001B2F91" w:rsidP="00AA7D31">
      <w:pPr>
        <w:pStyle w:val="Caption"/>
        <w:spacing w:after="160" w:line="480" w:lineRule="auto"/>
        <w:ind w:left="144"/>
        <w:jc w:val="both"/>
        <w:rPr>
          <w:rFonts w:ascii="Arial Narrow" w:eastAsia="Arial Narrow" w:hAnsi="Arial Narrow" w:cs="Arial Narrow"/>
          <w:i w:val="0"/>
          <w:iCs w:val="0"/>
          <w:color w:val="auto"/>
          <w:sz w:val="24"/>
          <w:szCs w:val="24"/>
        </w:rPr>
      </w:pPr>
      <w:r>
        <w:rPr>
          <w:rFonts w:ascii="Arial Narrow" w:eastAsia="Arial Narrow" w:hAnsi="Arial Narrow" w:cs="Arial Narrow"/>
          <w:i w:val="0"/>
          <w:iCs w:val="0"/>
          <w:sz w:val="24"/>
          <w:szCs w:val="24"/>
        </w:rPr>
        <w:tab/>
      </w:r>
      <w:r w:rsidR="00580083" w:rsidRPr="0531912A">
        <w:rPr>
          <w:rFonts w:ascii="Arial Narrow" w:eastAsia="Arial Narrow" w:hAnsi="Arial Narrow" w:cs="Arial Narrow"/>
          <w:i w:val="0"/>
          <w:color w:val="auto"/>
          <w:sz w:val="24"/>
          <w:szCs w:val="24"/>
        </w:rPr>
        <w:t xml:space="preserve">Table </w:t>
      </w:r>
      <w:r w:rsidR="002C6970">
        <w:rPr>
          <w:rFonts w:ascii="Arial Narrow" w:eastAsia="Arial Narrow" w:hAnsi="Arial Narrow" w:cs="Arial Narrow"/>
          <w:i w:val="0"/>
          <w:color w:val="auto"/>
          <w:sz w:val="24"/>
          <w:szCs w:val="24"/>
        </w:rPr>
        <w:t>9</w:t>
      </w:r>
      <w:r w:rsidR="00580083" w:rsidRPr="0531912A">
        <w:rPr>
          <w:rFonts w:ascii="Arial Narrow" w:eastAsia="Arial Narrow" w:hAnsi="Arial Narrow" w:cs="Arial Narrow"/>
          <w:i w:val="0"/>
          <w:color w:val="auto"/>
          <w:sz w:val="24"/>
          <w:szCs w:val="24"/>
        </w:rPr>
        <w:t xml:space="preserve"> </w:t>
      </w:r>
      <w:r w:rsidR="00016DA0" w:rsidRPr="0531912A">
        <w:rPr>
          <w:rFonts w:ascii="Arial Narrow" w:eastAsia="Arial Narrow" w:hAnsi="Arial Narrow" w:cs="Arial Narrow"/>
          <w:i w:val="0"/>
          <w:color w:val="auto"/>
          <w:sz w:val="24"/>
          <w:szCs w:val="24"/>
        </w:rPr>
        <w:t>shows that user</w:t>
      </w:r>
      <w:r w:rsidR="00F46941" w:rsidRPr="0531912A">
        <w:rPr>
          <w:rFonts w:ascii="Arial Narrow" w:eastAsia="Arial Narrow" w:hAnsi="Arial Narrow" w:cs="Arial Narrow"/>
          <w:i w:val="0"/>
          <w:color w:val="auto"/>
          <w:sz w:val="24"/>
          <w:szCs w:val="24"/>
        </w:rPr>
        <w:t xml:space="preserve">s generally agreed on the performance efficiency of EMCER, </w:t>
      </w:r>
      <w:r w:rsidR="00E45B7B" w:rsidRPr="0531912A">
        <w:rPr>
          <w:rFonts w:ascii="Arial Narrow" w:eastAsia="Arial Narrow" w:hAnsi="Arial Narrow" w:cs="Arial Narrow"/>
          <w:i w:val="0"/>
          <w:color w:val="auto"/>
          <w:sz w:val="24"/>
          <w:szCs w:val="24"/>
        </w:rPr>
        <w:t xml:space="preserve">with an overall average of </w:t>
      </w:r>
      <w:r w:rsidR="00E45B7B" w:rsidRPr="0531912A">
        <w:rPr>
          <w:rFonts w:ascii="Arial Narrow" w:eastAsia="Arial Narrow" w:hAnsi="Arial Narrow" w:cs="Arial Narrow"/>
          <w:b/>
          <w:i w:val="0"/>
          <w:color w:val="auto"/>
          <w:sz w:val="24"/>
          <w:szCs w:val="24"/>
        </w:rPr>
        <w:t>3.27</w:t>
      </w:r>
      <w:r w:rsidR="00E45B7B" w:rsidRPr="0531912A">
        <w:rPr>
          <w:rFonts w:ascii="Arial Narrow" w:eastAsia="Arial Narrow" w:hAnsi="Arial Narrow" w:cs="Arial Narrow"/>
          <w:i w:val="0"/>
          <w:color w:val="auto"/>
          <w:sz w:val="24"/>
          <w:szCs w:val="24"/>
        </w:rPr>
        <w:t xml:space="preserve"> and a standard deviation of </w:t>
      </w:r>
      <w:r w:rsidR="00E45B7B" w:rsidRPr="0531912A">
        <w:rPr>
          <w:rFonts w:ascii="Arial Narrow" w:eastAsia="Arial Narrow" w:hAnsi="Arial Narrow" w:cs="Arial Narrow"/>
          <w:b/>
          <w:i w:val="0"/>
          <w:color w:val="auto"/>
          <w:sz w:val="24"/>
          <w:szCs w:val="24"/>
        </w:rPr>
        <w:t>0.61</w:t>
      </w:r>
      <w:r w:rsidR="00E45B7B" w:rsidRPr="0531912A">
        <w:rPr>
          <w:rFonts w:ascii="Arial Narrow" w:eastAsia="Arial Narrow" w:hAnsi="Arial Narrow" w:cs="Arial Narrow"/>
          <w:i w:val="0"/>
          <w:color w:val="auto"/>
          <w:sz w:val="24"/>
          <w:szCs w:val="24"/>
        </w:rPr>
        <w:t xml:space="preserve">. </w:t>
      </w:r>
      <w:r w:rsidR="00F73929" w:rsidRPr="0531912A">
        <w:rPr>
          <w:rFonts w:ascii="Arial Narrow" w:eastAsia="Arial Narrow" w:hAnsi="Arial Narrow" w:cs="Arial Narrow"/>
          <w:i w:val="0"/>
          <w:color w:val="auto"/>
          <w:sz w:val="24"/>
          <w:szCs w:val="24"/>
        </w:rPr>
        <w:t xml:space="preserve">The highest-rated aspect was the ease of </w:t>
      </w:r>
      <w:r w:rsidR="009A3FC2" w:rsidRPr="0531912A">
        <w:rPr>
          <w:rFonts w:ascii="Arial Narrow" w:eastAsia="Arial Narrow" w:hAnsi="Arial Narrow" w:cs="Arial Narrow"/>
          <w:i w:val="0"/>
          <w:color w:val="auto"/>
          <w:sz w:val="24"/>
          <w:szCs w:val="24"/>
        </w:rPr>
        <w:t>bookmarking</w:t>
      </w:r>
      <w:r w:rsidR="00A9231B" w:rsidRPr="0531912A">
        <w:rPr>
          <w:rFonts w:ascii="Arial Narrow" w:eastAsia="Arial Narrow" w:hAnsi="Arial Narrow" w:cs="Arial Narrow"/>
          <w:i w:val="0"/>
          <w:color w:val="auto"/>
          <w:sz w:val="24"/>
          <w:szCs w:val="24"/>
        </w:rPr>
        <w:t xml:space="preserve"> within 5 seconds</w:t>
      </w:r>
      <w:r w:rsidR="005676A3" w:rsidRPr="0531912A">
        <w:rPr>
          <w:rFonts w:ascii="Arial Narrow" w:eastAsia="Arial Narrow" w:hAnsi="Arial Narrow" w:cs="Arial Narrow"/>
          <w:i w:val="0"/>
          <w:color w:val="auto"/>
          <w:sz w:val="24"/>
          <w:szCs w:val="24"/>
        </w:rPr>
        <w:t xml:space="preserve">, with a mean score </w:t>
      </w:r>
      <w:r w:rsidR="008B0E05" w:rsidRPr="0531912A">
        <w:rPr>
          <w:rFonts w:ascii="Arial Narrow" w:eastAsia="Arial Narrow" w:hAnsi="Arial Narrow" w:cs="Arial Narrow"/>
          <w:i w:val="0"/>
          <w:color w:val="auto"/>
          <w:sz w:val="24"/>
          <w:szCs w:val="24"/>
        </w:rPr>
        <w:t xml:space="preserve">of </w:t>
      </w:r>
      <w:r w:rsidR="008B0E05" w:rsidRPr="0531912A">
        <w:rPr>
          <w:rFonts w:ascii="Arial Narrow" w:eastAsia="Arial Narrow" w:hAnsi="Arial Narrow" w:cs="Arial Narrow"/>
          <w:b/>
          <w:i w:val="0"/>
          <w:color w:val="auto"/>
          <w:sz w:val="24"/>
          <w:szCs w:val="24"/>
        </w:rPr>
        <w:t>3.50</w:t>
      </w:r>
      <w:r w:rsidR="00DE07D1" w:rsidRPr="0531912A">
        <w:rPr>
          <w:rFonts w:ascii="Arial Narrow" w:eastAsia="Arial Narrow" w:hAnsi="Arial Narrow" w:cs="Arial Narrow"/>
          <w:i w:val="0"/>
          <w:color w:val="auto"/>
          <w:sz w:val="24"/>
          <w:szCs w:val="24"/>
        </w:rPr>
        <w:t xml:space="preserve"> and a standard deviation of </w:t>
      </w:r>
      <w:r w:rsidR="00DE07D1" w:rsidRPr="0531912A">
        <w:rPr>
          <w:rFonts w:ascii="Arial Narrow" w:eastAsia="Arial Narrow" w:hAnsi="Arial Narrow" w:cs="Arial Narrow"/>
          <w:b/>
          <w:i w:val="0"/>
          <w:color w:val="auto"/>
          <w:sz w:val="24"/>
          <w:szCs w:val="24"/>
        </w:rPr>
        <w:t>0.59</w:t>
      </w:r>
      <w:r w:rsidR="00DE07D1" w:rsidRPr="0531912A">
        <w:rPr>
          <w:rFonts w:ascii="Arial Narrow" w:eastAsia="Arial Narrow" w:hAnsi="Arial Narrow" w:cs="Arial Narrow"/>
          <w:i w:val="0"/>
          <w:color w:val="auto"/>
          <w:sz w:val="24"/>
          <w:szCs w:val="24"/>
        </w:rPr>
        <w:t>.</w:t>
      </w:r>
      <w:r w:rsidR="00092D88" w:rsidRPr="0531912A">
        <w:rPr>
          <w:rFonts w:ascii="Arial Narrow" w:eastAsia="Arial Narrow" w:hAnsi="Arial Narrow" w:cs="Arial Narrow"/>
          <w:i w:val="0"/>
          <w:color w:val="auto"/>
          <w:sz w:val="24"/>
          <w:szCs w:val="24"/>
        </w:rPr>
        <w:t xml:space="preserve"> </w:t>
      </w:r>
      <w:r w:rsidR="00D64483" w:rsidRPr="0531912A">
        <w:rPr>
          <w:rFonts w:ascii="Arial Narrow" w:eastAsia="Arial Narrow" w:hAnsi="Arial Narrow" w:cs="Arial Narrow"/>
          <w:i w:val="0"/>
          <w:color w:val="auto"/>
          <w:sz w:val="24"/>
          <w:szCs w:val="24"/>
        </w:rPr>
        <w:t xml:space="preserve">The system’s responsiveness </w:t>
      </w:r>
      <w:r w:rsidR="006B45B0" w:rsidRPr="0531912A">
        <w:rPr>
          <w:rFonts w:ascii="Arial Narrow" w:eastAsia="Arial Narrow" w:hAnsi="Arial Narrow" w:cs="Arial Narrow"/>
          <w:i w:val="0"/>
          <w:color w:val="auto"/>
          <w:sz w:val="24"/>
          <w:szCs w:val="24"/>
        </w:rPr>
        <w:t xml:space="preserve">to </w:t>
      </w:r>
      <w:r w:rsidR="004870F7" w:rsidRPr="0531912A">
        <w:rPr>
          <w:rFonts w:ascii="Arial Narrow" w:eastAsia="Arial Narrow" w:hAnsi="Arial Narrow" w:cs="Arial Narrow"/>
          <w:i w:val="0"/>
          <w:color w:val="auto"/>
          <w:sz w:val="24"/>
          <w:szCs w:val="24"/>
        </w:rPr>
        <w:t>flipping pages within 5 seconds</w:t>
      </w:r>
      <w:r w:rsidR="006B45B0" w:rsidRPr="0531912A">
        <w:rPr>
          <w:rFonts w:ascii="Arial Narrow" w:eastAsia="Arial Narrow" w:hAnsi="Arial Narrow" w:cs="Arial Narrow"/>
          <w:i w:val="0"/>
          <w:color w:val="auto"/>
          <w:sz w:val="24"/>
          <w:szCs w:val="24"/>
        </w:rPr>
        <w:t xml:space="preserve"> was also </w:t>
      </w:r>
      <w:r w:rsidR="006B45B0" w:rsidRPr="009131CA">
        <w:rPr>
          <w:rFonts w:ascii="Arial Narrow" w:eastAsia="Arial Narrow" w:hAnsi="Arial Narrow" w:cs="Arial Narrow"/>
          <w:i w:val="0"/>
          <w:iCs w:val="0"/>
          <w:color w:val="auto"/>
          <w:sz w:val="24"/>
          <w:szCs w:val="24"/>
        </w:rPr>
        <w:t xml:space="preserve">positively rated, with a mean of </w:t>
      </w:r>
      <w:r w:rsidR="009646AE" w:rsidRPr="009131CA">
        <w:rPr>
          <w:rFonts w:ascii="Arial Narrow" w:eastAsia="Arial Narrow" w:hAnsi="Arial Narrow" w:cs="Arial Narrow"/>
          <w:b/>
          <w:bCs/>
          <w:i w:val="0"/>
          <w:iCs w:val="0"/>
          <w:color w:val="auto"/>
          <w:sz w:val="24"/>
          <w:szCs w:val="24"/>
        </w:rPr>
        <w:t>3.43</w:t>
      </w:r>
      <w:r w:rsidR="007E0922" w:rsidRPr="009131CA">
        <w:rPr>
          <w:rFonts w:ascii="Arial Narrow" w:eastAsia="Arial Narrow" w:hAnsi="Arial Narrow" w:cs="Arial Narrow"/>
          <w:b/>
          <w:bCs/>
          <w:i w:val="0"/>
          <w:iCs w:val="0"/>
          <w:color w:val="auto"/>
          <w:sz w:val="24"/>
          <w:szCs w:val="24"/>
        </w:rPr>
        <w:t xml:space="preserve"> </w:t>
      </w:r>
      <w:r w:rsidR="007E0922" w:rsidRPr="009131CA">
        <w:rPr>
          <w:rFonts w:ascii="Arial Narrow" w:eastAsia="Arial Narrow" w:hAnsi="Arial Narrow" w:cs="Arial Narrow"/>
          <w:i w:val="0"/>
          <w:iCs w:val="0"/>
          <w:color w:val="auto"/>
          <w:sz w:val="24"/>
          <w:szCs w:val="24"/>
        </w:rPr>
        <w:t xml:space="preserve">and standard deviation of </w:t>
      </w:r>
      <w:r w:rsidR="00CF36DA" w:rsidRPr="009131CA">
        <w:rPr>
          <w:rFonts w:ascii="Arial Narrow" w:eastAsia="Arial Narrow" w:hAnsi="Arial Narrow" w:cs="Arial Narrow"/>
          <w:b/>
          <w:bCs/>
          <w:i w:val="0"/>
          <w:iCs w:val="0"/>
          <w:color w:val="auto"/>
          <w:sz w:val="24"/>
          <w:szCs w:val="24"/>
        </w:rPr>
        <w:t>0.54</w:t>
      </w:r>
      <w:r w:rsidR="009646AE" w:rsidRPr="009131CA">
        <w:rPr>
          <w:rFonts w:ascii="Arial Narrow" w:eastAsia="Arial Narrow" w:hAnsi="Arial Narrow" w:cs="Arial Narrow"/>
          <w:i w:val="0"/>
          <w:iCs w:val="0"/>
          <w:color w:val="auto"/>
          <w:sz w:val="24"/>
          <w:szCs w:val="24"/>
        </w:rPr>
        <w:t xml:space="preserve">, indicating </w:t>
      </w:r>
      <w:r w:rsidR="0045653A" w:rsidRPr="009131CA">
        <w:rPr>
          <w:rFonts w:ascii="Arial Narrow" w:eastAsia="Arial Narrow" w:hAnsi="Arial Narrow" w:cs="Arial Narrow"/>
          <w:i w:val="0"/>
          <w:iCs w:val="0"/>
          <w:color w:val="auto"/>
          <w:sz w:val="24"/>
          <w:szCs w:val="24"/>
        </w:rPr>
        <w:t xml:space="preserve">users experienced minimal delay when interacting. </w:t>
      </w:r>
      <w:r w:rsidR="00C03B97" w:rsidRPr="009131CA">
        <w:rPr>
          <w:rFonts w:ascii="Arial Narrow" w:eastAsia="Arial Narrow" w:hAnsi="Arial Narrow" w:cs="Arial Narrow"/>
          <w:i w:val="0"/>
          <w:iCs w:val="0"/>
          <w:color w:val="auto"/>
          <w:sz w:val="24"/>
          <w:szCs w:val="24"/>
        </w:rPr>
        <w:t xml:space="preserve">The speed at which the system </w:t>
      </w:r>
      <w:r w:rsidR="000E5945" w:rsidRPr="009131CA">
        <w:rPr>
          <w:rFonts w:ascii="Arial Narrow" w:eastAsia="Arial Narrow" w:hAnsi="Arial Narrow" w:cs="Arial Narrow"/>
          <w:i w:val="0"/>
          <w:iCs w:val="0"/>
          <w:color w:val="auto"/>
          <w:sz w:val="24"/>
          <w:szCs w:val="24"/>
        </w:rPr>
        <w:t>loads content</w:t>
      </w:r>
      <w:r w:rsidR="00607BC6" w:rsidRPr="009131CA">
        <w:rPr>
          <w:rFonts w:ascii="Arial Narrow" w:eastAsia="Arial Narrow" w:hAnsi="Arial Narrow" w:cs="Arial Narrow"/>
          <w:i w:val="0"/>
          <w:iCs w:val="0"/>
          <w:color w:val="auto"/>
          <w:sz w:val="24"/>
          <w:szCs w:val="24"/>
        </w:rPr>
        <w:t xml:space="preserve">, especially when </w:t>
      </w:r>
      <w:r w:rsidR="005B1590" w:rsidRPr="009131CA">
        <w:rPr>
          <w:rFonts w:ascii="Arial Narrow" w:eastAsia="Arial Narrow" w:hAnsi="Arial Narrow" w:cs="Arial Narrow"/>
          <w:i w:val="0"/>
          <w:iCs w:val="0"/>
          <w:color w:val="auto"/>
          <w:sz w:val="24"/>
          <w:szCs w:val="24"/>
        </w:rPr>
        <w:t xml:space="preserve">switching </w:t>
      </w:r>
      <w:r w:rsidR="0033294E" w:rsidRPr="009131CA">
        <w:rPr>
          <w:rFonts w:ascii="Arial Narrow" w:eastAsia="Arial Narrow" w:hAnsi="Arial Narrow" w:cs="Arial Narrow"/>
          <w:i w:val="0"/>
          <w:iCs w:val="0"/>
          <w:color w:val="auto"/>
          <w:sz w:val="24"/>
          <w:szCs w:val="24"/>
        </w:rPr>
        <w:t xml:space="preserve">or opening e-books, received a mean score of </w:t>
      </w:r>
      <w:r w:rsidR="0033294E" w:rsidRPr="009131CA">
        <w:rPr>
          <w:rFonts w:ascii="Arial Narrow" w:eastAsia="Arial Narrow" w:hAnsi="Arial Narrow" w:cs="Arial Narrow"/>
          <w:b/>
          <w:bCs/>
          <w:i w:val="0"/>
          <w:iCs w:val="0"/>
          <w:color w:val="auto"/>
          <w:sz w:val="24"/>
          <w:szCs w:val="24"/>
        </w:rPr>
        <w:t>3.25</w:t>
      </w:r>
      <w:r w:rsidR="0033294E" w:rsidRPr="009131CA">
        <w:rPr>
          <w:rFonts w:ascii="Arial Narrow" w:eastAsia="Arial Narrow" w:hAnsi="Arial Narrow" w:cs="Arial Narrow"/>
          <w:i w:val="0"/>
          <w:iCs w:val="0"/>
          <w:color w:val="auto"/>
          <w:sz w:val="24"/>
          <w:szCs w:val="24"/>
        </w:rPr>
        <w:t xml:space="preserve"> </w:t>
      </w:r>
      <w:r w:rsidR="00E7426B" w:rsidRPr="009131CA">
        <w:rPr>
          <w:rFonts w:ascii="Arial Narrow" w:eastAsia="Arial Narrow" w:hAnsi="Arial Narrow" w:cs="Arial Narrow"/>
          <w:i w:val="0"/>
          <w:iCs w:val="0"/>
          <w:color w:val="auto"/>
          <w:sz w:val="24"/>
          <w:szCs w:val="24"/>
        </w:rPr>
        <w:t xml:space="preserve">with </w:t>
      </w:r>
      <w:r w:rsidR="709F2542" w:rsidRPr="42DE9CEB">
        <w:rPr>
          <w:rFonts w:ascii="Arial Narrow" w:eastAsia="Arial Narrow" w:hAnsi="Arial Narrow" w:cs="Arial Narrow"/>
          <w:i w:val="0"/>
          <w:iCs w:val="0"/>
          <w:color w:val="auto"/>
          <w:sz w:val="24"/>
          <w:szCs w:val="24"/>
        </w:rPr>
        <w:t xml:space="preserve">a </w:t>
      </w:r>
      <w:r w:rsidR="00E7426B" w:rsidRPr="009131CA">
        <w:rPr>
          <w:rFonts w:ascii="Arial Narrow" w:eastAsia="Arial Narrow" w:hAnsi="Arial Narrow" w:cs="Arial Narrow"/>
          <w:i w:val="0"/>
          <w:iCs w:val="0"/>
          <w:color w:val="auto"/>
          <w:sz w:val="24"/>
          <w:szCs w:val="24"/>
        </w:rPr>
        <w:t xml:space="preserve">standard deviation of </w:t>
      </w:r>
      <w:r w:rsidR="006C486E" w:rsidRPr="009131CA">
        <w:rPr>
          <w:rFonts w:ascii="Arial Narrow" w:eastAsia="Arial Narrow" w:hAnsi="Arial Narrow" w:cs="Arial Narrow"/>
          <w:b/>
          <w:bCs/>
          <w:i w:val="0"/>
          <w:iCs w:val="0"/>
          <w:color w:val="auto"/>
          <w:sz w:val="24"/>
          <w:szCs w:val="24"/>
        </w:rPr>
        <w:t>0.62</w:t>
      </w:r>
      <w:r w:rsidR="006C486E" w:rsidRPr="009131CA">
        <w:rPr>
          <w:rFonts w:ascii="Arial Narrow" w:eastAsia="Arial Narrow" w:hAnsi="Arial Narrow" w:cs="Arial Narrow"/>
          <w:i w:val="0"/>
          <w:iCs w:val="0"/>
          <w:color w:val="auto"/>
          <w:sz w:val="24"/>
          <w:szCs w:val="24"/>
        </w:rPr>
        <w:t xml:space="preserve">. </w:t>
      </w:r>
      <w:r w:rsidR="00D90DFA" w:rsidRPr="009131CA">
        <w:rPr>
          <w:rFonts w:ascii="Arial Narrow" w:eastAsia="Arial Narrow" w:hAnsi="Arial Narrow" w:cs="Arial Narrow"/>
          <w:i w:val="0"/>
          <w:iCs w:val="0"/>
          <w:color w:val="auto"/>
          <w:sz w:val="24"/>
          <w:szCs w:val="24"/>
        </w:rPr>
        <w:t xml:space="preserve">The ability to </w:t>
      </w:r>
      <w:r w:rsidR="000230AF">
        <w:rPr>
          <w:rFonts w:ascii="Arial Narrow" w:eastAsia="Arial Narrow" w:hAnsi="Arial Narrow" w:cs="Arial Narrow"/>
          <w:i w:val="0"/>
          <w:iCs w:val="0"/>
          <w:color w:val="auto"/>
          <w:sz w:val="24"/>
          <w:szCs w:val="24"/>
        </w:rPr>
        <w:t>disable</w:t>
      </w:r>
      <w:r w:rsidR="00D90DFA" w:rsidRPr="009131CA">
        <w:rPr>
          <w:rFonts w:ascii="Arial Narrow" w:eastAsia="Arial Narrow" w:hAnsi="Arial Narrow" w:cs="Arial Narrow"/>
          <w:i w:val="0"/>
          <w:iCs w:val="0"/>
          <w:color w:val="auto"/>
          <w:sz w:val="24"/>
          <w:szCs w:val="24"/>
        </w:rPr>
        <w:t xml:space="preserve"> </w:t>
      </w:r>
      <w:r w:rsidR="00186649" w:rsidRPr="009131CA">
        <w:rPr>
          <w:rFonts w:ascii="Arial Narrow" w:eastAsia="Arial Narrow" w:hAnsi="Arial Narrow" w:cs="Arial Narrow"/>
          <w:i w:val="0"/>
          <w:iCs w:val="0"/>
          <w:color w:val="auto"/>
          <w:sz w:val="24"/>
          <w:szCs w:val="24"/>
        </w:rPr>
        <w:t>and resume eye-tracking</w:t>
      </w:r>
      <w:r w:rsidR="00370B66" w:rsidRPr="009131CA">
        <w:rPr>
          <w:rFonts w:ascii="Arial Narrow" w:eastAsia="Arial Narrow" w:hAnsi="Arial Narrow" w:cs="Arial Narrow"/>
          <w:i w:val="0"/>
          <w:iCs w:val="0"/>
          <w:color w:val="auto"/>
          <w:sz w:val="24"/>
          <w:szCs w:val="24"/>
        </w:rPr>
        <w:t xml:space="preserve">, with a mean of </w:t>
      </w:r>
      <w:r w:rsidR="00370B66" w:rsidRPr="009131CA">
        <w:rPr>
          <w:rFonts w:ascii="Arial Narrow" w:eastAsia="Arial Narrow" w:hAnsi="Arial Narrow" w:cs="Arial Narrow"/>
          <w:b/>
          <w:bCs/>
          <w:i w:val="0"/>
          <w:iCs w:val="0"/>
          <w:color w:val="auto"/>
          <w:sz w:val="24"/>
          <w:szCs w:val="24"/>
        </w:rPr>
        <w:t>3.18</w:t>
      </w:r>
      <w:r w:rsidR="00073D30" w:rsidRPr="009131CA">
        <w:rPr>
          <w:rFonts w:ascii="Arial Narrow" w:eastAsia="Arial Narrow" w:hAnsi="Arial Narrow" w:cs="Arial Narrow"/>
          <w:i w:val="0"/>
          <w:iCs w:val="0"/>
          <w:color w:val="auto"/>
          <w:sz w:val="24"/>
          <w:szCs w:val="24"/>
        </w:rPr>
        <w:t xml:space="preserve">, </w:t>
      </w:r>
      <w:r w:rsidR="2CC357D2" w:rsidRPr="42DE9CEB">
        <w:rPr>
          <w:rFonts w:ascii="Arial Narrow" w:eastAsia="Arial Narrow" w:hAnsi="Arial Narrow" w:cs="Arial Narrow"/>
          <w:i w:val="0"/>
          <w:iCs w:val="0"/>
          <w:color w:val="auto"/>
          <w:sz w:val="24"/>
          <w:szCs w:val="24"/>
        </w:rPr>
        <w:t>suggests</w:t>
      </w:r>
      <w:r w:rsidR="00073D30" w:rsidRPr="009131CA">
        <w:rPr>
          <w:rFonts w:ascii="Arial Narrow" w:eastAsia="Arial Narrow" w:hAnsi="Arial Narrow" w:cs="Arial Narrow"/>
          <w:i w:val="0"/>
          <w:iCs w:val="0"/>
          <w:color w:val="auto"/>
          <w:sz w:val="24"/>
          <w:szCs w:val="24"/>
        </w:rPr>
        <w:t xml:space="preserve"> this function works </w:t>
      </w:r>
      <w:r w:rsidR="00CE57E9" w:rsidRPr="009131CA">
        <w:rPr>
          <w:rFonts w:ascii="Arial Narrow" w:eastAsia="Arial Narrow" w:hAnsi="Arial Narrow" w:cs="Arial Narrow"/>
          <w:i w:val="0"/>
          <w:iCs w:val="0"/>
          <w:color w:val="auto"/>
          <w:sz w:val="24"/>
          <w:szCs w:val="24"/>
        </w:rPr>
        <w:t xml:space="preserve">reliably for most users. The lowest-rated </w:t>
      </w:r>
      <w:r w:rsidR="007F6EB2" w:rsidRPr="009131CA">
        <w:rPr>
          <w:rFonts w:ascii="Arial Narrow" w:eastAsia="Arial Narrow" w:hAnsi="Arial Narrow" w:cs="Arial Narrow"/>
          <w:i w:val="0"/>
          <w:iCs w:val="0"/>
          <w:color w:val="auto"/>
          <w:sz w:val="24"/>
          <w:szCs w:val="24"/>
        </w:rPr>
        <w:t xml:space="preserve">item in this category </w:t>
      </w:r>
      <w:r w:rsidR="00470C01" w:rsidRPr="009131CA">
        <w:rPr>
          <w:rFonts w:ascii="Arial Narrow" w:eastAsia="Arial Narrow" w:hAnsi="Arial Narrow" w:cs="Arial Narrow"/>
          <w:i w:val="0"/>
          <w:iCs w:val="0"/>
          <w:color w:val="auto"/>
          <w:sz w:val="24"/>
          <w:szCs w:val="24"/>
        </w:rPr>
        <w:t xml:space="preserve">was EMCER’s power and memory efficiency, which had a mean score of </w:t>
      </w:r>
      <w:r w:rsidR="00470C01" w:rsidRPr="009131CA">
        <w:rPr>
          <w:rFonts w:ascii="Arial Narrow" w:eastAsia="Arial Narrow" w:hAnsi="Arial Narrow" w:cs="Arial Narrow"/>
          <w:b/>
          <w:bCs/>
          <w:i w:val="0"/>
          <w:iCs w:val="0"/>
          <w:color w:val="auto"/>
          <w:sz w:val="24"/>
          <w:szCs w:val="24"/>
        </w:rPr>
        <w:t>2.98</w:t>
      </w:r>
      <w:r w:rsidR="003A1F30" w:rsidRPr="009131CA">
        <w:rPr>
          <w:rFonts w:ascii="Arial Narrow" w:eastAsia="Arial Narrow" w:hAnsi="Arial Narrow" w:cs="Arial Narrow"/>
          <w:i w:val="0"/>
          <w:iCs w:val="0"/>
          <w:color w:val="auto"/>
          <w:sz w:val="24"/>
          <w:szCs w:val="24"/>
        </w:rPr>
        <w:t xml:space="preserve"> and a standard deviation of </w:t>
      </w:r>
      <w:r w:rsidR="0085682F" w:rsidRPr="009131CA">
        <w:rPr>
          <w:rFonts w:ascii="Arial Narrow" w:eastAsia="Arial Narrow" w:hAnsi="Arial Narrow" w:cs="Arial Narrow"/>
          <w:b/>
          <w:bCs/>
          <w:i w:val="0"/>
          <w:iCs w:val="0"/>
          <w:color w:val="auto"/>
          <w:sz w:val="24"/>
          <w:szCs w:val="24"/>
        </w:rPr>
        <w:t>0.61</w:t>
      </w:r>
      <w:r w:rsidR="002F4D03" w:rsidRPr="009131CA">
        <w:rPr>
          <w:rFonts w:ascii="Arial Narrow" w:eastAsia="Arial Narrow" w:hAnsi="Arial Narrow" w:cs="Arial Narrow"/>
          <w:i w:val="0"/>
          <w:iCs w:val="0"/>
          <w:color w:val="auto"/>
          <w:sz w:val="24"/>
          <w:szCs w:val="24"/>
        </w:rPr>
        <w:t xml:space="preserve">, pointing to a potential area for technical improvement. </w:t>
      </w:r>
      <w:r w:rsidR="008124A8" w:rsidRPr="009131CA">
        <w:rPr>
          <w:rFonts w:ascii="Arial Narrow" w:eastAsia="Arial Narrow" w:hAnsi="Arial Narrow" w:cs="Arial Narrow"/>
          <w:i w:val="0"/>
          <w:iCs w:val="0"/>
          <w:color w:val="auto"/>
          <w:sz w:val="24"/>
          <w:szCs w:val="24"/>
        </w:rPr>
        <w:t xml:space="preserve">All items were interpreted as </w:t>
      </w:r>
      <w:r w:rsidR="008124A8" w:rsidRPr="009131CA">
        <w:rPr>
          <w:rFonts w:ascii="Arial Narrow" w:eastAsia="Arial Narrow" w:hAnsi="Arial Narrow" w:cs="Arial Narrow"/>
          <w:b/>
          <w:bCs/>
          <w:i w:val="0"/>
          <w:iCs w:val="0"/>
          <w:color w:val="auto"/>
          <w:sz w:val="24"/>
          <w:szCs w:val="24"/>
        </w:rPr>
        <w:t>Agree</w:t>
      </w:r>
      <w:r w:rsidR="00240BD2" w:rsidRPr="009131CA">
        <w:rPr>
          <w:rFonts w:ascii="Arial Narrow" w:eastAsia="Arial Narrow" w:hAnsi="Arial Narrow" w:cs="Arial Narrow"/>
          <w:i w:val="0"/>
          <w:iCs w:val="0"/>
          <w:color w:val="auto"/>
          <w:sz w:val="24"/>
          <w:szCs w:val="24"/>
        </w:rPr>
        <w:t>, indicating a favorable view of EMCER’s performance effi</w:t>
      </w:r>
      <w:r w:rsidRPr="009131CA">
        <w:rPr>
          <w:rFonts w:ascii="Arial Narrow" w:eastAsia="Arial Narrow" w:hAnsi="Arial Narrow" w:cs="Arial Narrow"/>
          <w:i w:val="0"/>
          <w:iCs w:val="0"/>
          <w:color w:val="auto"/>
          <w:sz w:val="24"/>
          <w:szCs w:val="24"/>
        </w:rPr>
        <w:t>ci</w:t>
      </w:r>
      <w:r w:rsidR="00240BD2" w:rsidRPr="009131CA">
        <w:rPr>
          <w:rFonts w:ascii="Arial Narrow" w:eastAsia="Arial Narrow" w:hAnsi="Arial Narrow" w:cs="Arial Narrow"/>
          <w:i w:val="0"/>
          <w:iCs w:val="0"/>
          <w:color w:val="auto"/>
          <w:sz w:val="24"/>
          <w:szCs w:val="24"/>
        </w:rPr>
        <w:t>ency.</w:t>
      </w:r>
    </w:p>
    <w:p w14:paraId="69F6F302" w14:textId="77777777" w:rsidR="00AA7D31" w:rsidRDefault="00AA7D31" w:rsidP="00AA7D31"/>
    <w:p w14:paraId="394E267F" w14:textId="77777777" w:rsidR="00AA7D31" w:rsidRDefault="00AA7D31" w:rsidP="00AA7D31"/>
    <w:p w14:paraId="3A54E9FA" w14:textId="77777777" w:rsidR="00AA7D31" w:rsidRDefault="00AA7D31" w:rsidP="00AA7D31"/>
    <w:p w14:paraId="4819E4C6" w14:textId="77777777" w:rsidR="00AA7D31" w:rsidRDefault="00AA7D31" w:rsidP="00AA7D31"/>
    <w:p w14:paraId="1E8431EE" w14:textId="77777777" w:rsidR="00AA7D31" w:rsidRDefault="00AA7D31" w:rsidP="00AA7D31"/>
    <w:p w14:paraId="4AA41B87" w14:textId="77777777" w:rsidR="00AA7D31" w:rsidRDefault="00AA7D31" w:rsidP="00AA7D31"/>
    <w:p w14:paraId="5AE565C2" w14:textId="77777777" w:rsidR="007B27A8" w:rsidRPr="00AA7D31" w:rsidRDefault="007B27A8" w:rsidP="00AA7D31"/>
    <w:p w14:paraId="7A918F7F" w14:textId="45DF7ED0" w:rsidR="006911C7" w:rsidRPr="00AA7D31" w:rsidRDefault="00E1736F" w:rsidP="007B27A8">
      <w:pPr>
        <w:pStyle w:val="Heading3"/>
        <w:spacing w:line="480" w:lineRule="auto"/>
        <w:rPr>
          <w:rFonts w:ascii="Arial Narrow" w:eastAsia="Arial Narrow" w:hAnsi="Arial Narrow"/>
          <w:b/>
          <w:bCs/>
          <w:i/>
          <w:iCs/>
          <w:color w:val="auto"/>
          <w:sz w:val="24"/>
          <w:szCs w:val="24"/>
        </w:rPr>
      </w:pPr>
      <w:bookmarkStart w:id="121" w:name="_Toc199771410"/>
      <w:r w:rsidRPr="00AA7D31">
        <w:rPr>
          <w:rFonts w:ascii="Arial Narrow" w:eastAsia="Arial Narrow" w:hAnsi="Arial Narrow"/>
          <w:b/>
          <w:bCs/>
          <w:i/>
          <w:iCs/>
          <w:color w:val="auto"/>
          <w:sz w:val="24"/>
          <w:szCs w:val="24"/>
        </w:rPr>
        <w:t>4.3.</w:t>
      </w:r>
      <w:r w:rsidR="00420FE6" w:rsidRPr="00AA7D31">
        <w:rPr>
          <w:rFonts w:ascii="Arial Narrow" w:eastAsia="Arial Narrow" w:hAnsi="Arial Narrow"/>
          <w:b/>
          <w:bCs/>
          <w:i/>
          <w:iCs/>
          <w:color w:val="auto"/>
          <w:sz w:val="24"/>
          <w:szCs w:val="24"/>
        </w:rPr>
        <w:t xml:space="preserve">3 </w:t>
      </w:r>
      <w:bookmarkEnd w:id="121"/>
      <w:r w:rsidR="008B5C76" w:rsidRPr="008B5C76">
        <w:rPr>
          <w:rFonts w:ascii="Arial Narrow" w:eastAsia="Arial Narrow" w:hAnsi="Arial Narrow"/>
          <w:b/>
          <w:bCs/>
          <w:i/>
          <w:iCs/>
          <w:color w:val="auto"/>
          <w:sz w:val="24"/>
          <w:szCs w:val="24"/>
        </w:rPr>
        <w:t>Reliability of the ConsultEase System</w:t>
      </w:r>
    </w:p>
    <w:p w14:paraId="3D3AFFC3" w14:textId="457563B1" w:rsidR="00F938AD" w:rsidRPr="007B27A8" w:rsidRDefault="007B27A8" w:rsidP="007B27A8">
      <w:pPr>
        <w:pStyle w:val="Caption"/>
        <w:spacing w:line="360" w:lineRule="auto"/>
        <w:ind w:left="144"/>
        <w:rPr>
          <w:rFonts w:ascii="Arial Narrow" w:eastAsia="Arial Narrow" w:hAnsi="Arial Narrow" w:cs="Arial Narrow"/>
          <w:color w:val="auto"/>
          <w:sz w:val="24"/>
          <w:szCs w:val="24"/>
        </w:rPr>
      </w:pPr>
      <w:bookmarkStart w:id="122" w:name="_Toc199768607"/>
      <w:r w:rsidRPr="007B27A8">
        <w:rPr>
          <w:rFonts w:ascii="Arial Narrow" w:hAnsi="Arial Narrow"/>
          <w:b/>
          <w:bCs/>
          <w:i w:val="0"/>
          <w:iCs w:val="0"/>
          <w:color w:val="auto"/>
          <w:sz w:val="24"/>
          <w:szCs w:val="24"/>
        </w:rPr>
        <w:t xml:space="preserve">Table </w:t>
      </w:r>
      <w:r w:rsidRPr="007B27A8">
        <w:rPr>
          <w:rFonts w:ascii="Arial Narrow" w:hAnsi="Arial Narrow"/>
          <w:b/>
          <w:bCs/>
          <w:i w:val="0"/>
          <w:iCs w:val="0"/>
          <w:color w:val="auto"/>
          <w:sz w:val="24"/>
          <w:szCs w:val="24"/>
        </w:rPr>
        <w:fldChar w:fldCharType="begin"/>
      </w:r>
      <w:r w:rsidRPr="007B27A8">
        <w:rPr>
          <w:rFonts w:ascii="Arial Narrow" w:hAnsi="Arial Narrow"/>
          <w:b/>
          <w:bCs/>
          <w:i w:val="0"/>
          <w:iCs w:val="0"/>
          <w:color w:val="auto"/>
          <w:sz w:val="24"/>
          <w:szCs w:val="24"/>
        </w:rPr>
        <w:instrText xml:space="preserve"> SEQ Table \* ARABIC </w:instrText>
      </w:r>
      <w:r w:rsidRPr="007B27A8">
        <w:rPr>
          <w:rFonts w:ascii="Arial Narrow" w:hAnsi="Arial Narrow"/>
          <w:b/>
          <w:bCs/>
          <w:i w:val="0"/>
          <w:iCs w:val="0"/>
          <w:color w:val="auto"/>
          <w:sz w:val="24"/>
          <w:szCs w:val="24"/>
        </w:rPr>
        <w:fldChar w:fldCharType="separate"/>
      </w:r>
      <w:r w:rsidRPr="007B27A8">
        <w:rPr>
          <w:rFonts w:ascii="Arial Narrow" w:hAnsi="Arial Narrow"/>
          <w:b/>
          <w:bCs/>
          <w:i w:val="0"/>
          <w:iCs w:val="0"/>
          <w:color w:val="auto"/>
          <w:sz w:val="24"/>
          <w:szCs w:val="24"/>
        </w:rPr>
        <w:fldChar w:fldCharType="end"/>
      </w:r>
      <w:r w:rsidRPr="007B27A8">
        <w:rPr>
          <w:rFonts w:ascii="Arial Narrow" w:hAnsi="Arial Narrow"/>
          <w:b/>
          <w:bCs/>
          <w:color w:val="auto"/>
          <w:sz w:val="24"/>
          <w:szCs w:val="24"/>
        </w:rPr>
        <w:br/>
        <w:t xml:space="preserve"> </w:t>
      </w:r>
      <w:bookmarkEnd w:id="122"/>
      <w:r w:rsidR="008B5C76" w:rsidRPr="008B5C76">
        <w:rPr>
          <w:rFonts w:ascii="Arial Narrow" w:hAnsi="Arial Narrow"/>
          <w:color w:val="auto"/>
          <w:sz w:val="24"/>
          <w:szCs w:val="24"/>
        </w:rPr>
        <w:t>ConsultEase in Terms of Reliability</w:t>
      </w:r>
    </w:p>
    <w:tbl>
      <w:tblPr>
        <w:tblStyle w:val="TableGrid"/>
        <w:tblW w:w="8532" w:type="dxa"/>
        <w:tblLook w:val="04A0" w:firstRow="1" w:lastRow="0" w:firstColumn="1" w:lastColumn="0" w:noHBand="0" w:noVBand="1"/>
      </w:tblPr>
      <w:tblGrid>
        <w:gridCol w:w="2972"/>
        <w:gridCol w:w="1412"/>
        <w:gridCol w:w="2074"/>
        <w:gridCol w:w="2074"/>
      </w:tblGrid>
      <w:tr w:rsidR="00420FE6" w14:paraId="79F44C98" w14:textId="77777777" w:rsidTr="00E1736F">
        <w:tc>
          <w:tcPr>
            <w:tcW w:w="2972" w:type="dxa"/>
            <w:tcBorders>
              <w:top w:val="single" w:sz="4" w:space="0" w:color="auto"/>
              <w:left w:val="single" w:sz="4" w:space="0" w:color="auto"/>
              <w:bottom w:val="single" w:sz="4" w:space="0" w:color="auto"/>
              <w:right w:val="nil"/>
            </w:tcBorders>
          </w:tcPr>
          <w:p w14:paraId="5C18AEEC" w14:textId="3480556F" w:rsidR="00420FE6" w:rsidRPr="00000B98" w:rsidRDefault="008B5C76" w:rsidP="00E1736F">
            <w:pPr>
              <w:keepNext/>
              <w:keepLines/>
              <w:spacing w:before="160" w:after="80"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RELIABILITY</w:t>
            </w:r>
          </w:p>
        </w:tc>
        <w:tc>
          <w:tcPr>
            <w:tcW w:w="1412" w:type="dxa"/>
            <w:tcBorders>
              <w:top w:val="single" w:sz="4" w:space="0" w:color="auto"/>
              <w:left w:val="nil"/>
              <w:bottom w:val="single" w:sz="4" w:space="0" w:color="auto"/>
              <w:right w:val="nil"/>
            </w:tcBorders>
          </w:tcPr>
          <w:p w14:paraId="39FB8135" w14:textId="77777777" w:rsidR="00420FE6" w:rsidRPr="00000B98" w:rsidRDefault="00420FE6" w:rsidP="00E1736F">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Mean</w:t>
            </w:r>
          </w:p>
        </w:tc>
        <w:tc>
          <w:tcPr>
            <w:tcW w:w="2074" w:type="dxa"/>
            <w:tcBorders>
              <w:top w:val="single" w:sz="4" w:space="0" w:color="auto"/>
              <w:left w:val="nil"/>
              <w:bottom w:val="single" w:sz="4" w:space="0" w:color="auto"/>
              <w:right w:val="nil"/>
            </w:tcBorders>
          </w:tcPr>
          <w:p w14:paraId="00989032" w14:textId="4746CA7D" w:rsidR="00420FE6" w:rsidRPr="00000B98" w:rsidRDefault="00420FE6" w:rsidP="00E1736F">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bCs/>
                <w:sz w:val="24"/>
                <w:szCs w:val="24"/>
              </w:rPr>
              <w:t>S</w:t>
            </w:r>
            <w:r w:rsidR="00161FC7">
              <w:rPr>
                <w:rFonts w:ascii="Arial Narrow" w:eastAsia="Arial Narrow" w:hAnsi="Arial Narrow" w:cs="Arial Narrow"/>
                <w:b/>
                <w:bCs/>
                <w:sz w:val="24"/>
                <w:szCs w:val="24"/>
              </w:rPr>
              <w:t>tandard Deviation</w:t>
            </w:r>
          </w:p>
        </w:tc>
        <w:tc>
          <w:tcPr>
            <w:tcW w:w="2074" w:type="dxa"/>
            <w:tcBorders>
              <w:top w:val="single" w:sz="4" w:space="0" w:color="auto"/>
              <w:left w:val="nil"/>
              <w:bottom w:val="single" w:sz="4" w:space="0" w:color="auto"/>
              <w:right w:val="single" w:sz="4" w:space="0" w:color="auto"/>
            </w:tcBorders>
          </w:tcPr>
          <w:p w14:paraId="77E07BA4" w14:textId="77777777" w:rsidR="00420FE6" w:rsidRPr="00000B98" w:rsidRDefault="00420FE6" w:rsidP="00E1736F">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Verbal Interpretation</w:t>
            </w:r>
          </w:p>
        </w:tc>
      </w:tr>
      <w:tr w:rsidR="00420FE6" w14:paraId="5DDAC402" w14:textId="77777777" w:rsidTr="00E1736F">
        <w:tc>
          <w:tcPr>
            <w:tcW w:w="2972" w:type="dxa"/>
            <w:tcBorders>
              <w:top w:val="single" w:sz="4" w:space="0" w:color="auto"/>
              <w:left w:val="single" w:sz="4" w:space="0" w:color="auto"/>
              <w:right w:val="nil"/>
            </w:tcBorders>
          </w:tcPr>
          <w:p w14:paraId="2C2B5EED" w14:textId="53FEC0BC" w:rsidR="00420FE6" w:rsidRPr="009E3901" w:rsidRDefault="008B5C76" w:rsidP="00EF0D23">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I encountered </w:t>
            </w:r>
            <w:r w:rsidR="3688A348" w:rsidRPr="3688A348">
              <w:rPr>
                <w:rFonts w:ascii="Arial Narrow" w:eastAsia="Arial Narrow" w:hAnsi="Arial Narrow" w:cs="Arial Narrow"/>
                <w:sz w:val="24"/>
                <w:szCs w:val="24"/>
              </w:rPr>
              <w:t xml:space="preserve">a </w:t>
            </w:r>
            <w:r>
              <w:rPr>
                <w:rFonts w:ascii="Arial Narrow" w:eastAsia="Arial Narrow" w:hAnsi="Arial Narrow" w:cs="Arial Narrow"/>
                <w:sz w:val="24"/>
                <w:szCs w:val="24"/>
              </w:rPr>
              <w:t>few or no technical issues while using the system.</w:t>
            </w:r>
          </w:p>
        </w:tc>
        <w:tc>
          <w:tcPr>
            <w:tcW w:w="1412" w:type="dxa"/>
            <w:tcBorders>
              <w:top w:val="single" w:sz="4" w:space="0" w:color="auto"/>
              <w:left w:val="nil"/>
              <w:right w:val="nil"/>
            </w:tcBorders>
          </w:tcPr>
          <w:p w14:paraId="16E57FBE" w14:textId="4BF5FF00" w:rsidR="00420FE6" w:rsidRPr="009E3901" w:rsidRDefault="00AB5085" w:rsidP="00E1736F">
            <w:pPr>
              <w:keepNext/>
              <w:keepLines/>
              <w:spacing w:before="160" w:after="80" w:line="360" w:lineRule="auto"/>
              <w:jc w:val="center"/>
              <w:rPr>
                <w:rFonts w:ascii="Arial Narrow" w:eastAsia="Arial Narrow" w:hAnsi="Arial Narrow" w:cs="Arial Narrow"/>
                <w:sz w:val="24"/>
                <w:szCs w:val="24"/>
              </w:rPr>
            </w:pPr>
            <w:r w:rsidRPr="00AB5085">
              <w:rPr>
                <w:rFonts w:ascii="Arial Narrow" w:eastAsia="Arial Narrow" w:hAnsi="Arial Narrow" w:cs="Arial Narrow"/>
                <w:sz w:val="24"/>
                <w:szCs w:val="24"/>
              </w:rPr>
              <w:t>4.14</w:t>
            </w:r>
          </w:p>
        </w:tc>
        <w:tc>
          <w:tcPr>
            <w:tcW w:w="2074" w:type="dxa"/>
            <w:tcBorders>
              <w:top w:val="single" w:sz="4" w:space="0" w:color="auto"/>
              <w:left w:val="nil"/>
              <w:right w:val="nil"/>
            </w:tcBorders>
          </w:tcPr>
          <w:p w14:paraId="7D626719" w14:textId="001CE9D4" w:rsidR="00420FE6" w:rsidRPr="009E3901" w:rsidRDefault="00EC4D60"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7F52FD">
              <w:rPr>
                <w:rFonts w:ascii="Arial Narrow" w:eastAsia="Arial Narrow" w:hAnsi="Arial Narrow" w:cs="Arial Narrow"/>
                <w:sz w:val="24"/>
                <w:szCs w:val="24"/>
              </w:rPr>
              <w:t>72</w:t>
            </w:r>
          </w:p>
        </w:tc>
        <w:tc>
          <w:tcPr>
            <w:tcW w:w="2074" w:type="dxa"/>
            <w:tcBorders>
              <w:top w:val="single" w:sz="4" w:space="0" w:color="auto"/>
              <w:left w:val="nil"/>
              <w:bottom w:val="single" w:sz="4" w:space="0" w:color="auto"/>
            </w:tcBorders>
          </w:tcPr>
          <w:p w14:paraId="431A2A6F" w14:textId="1FEBCBEE" w:rsidR="00420FE6" w:rsidRPr="009E3901" w:rsidRDefault="00EC4D60"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420FE6" w14:paraId="5E393C97" w14:textId="77777777" w:rsidTr="00E1736F">
        <w:tc>
          <w:tcPr>
            <w:tcW w:w="2972" w:type="dxa"/>
            <w:tcBorders>
              <w:left w:val="single" w:sz="4" w:space="0" w:color="auto"/>
              <w:right w:val="nil"/>
            </w:tcBorders>
          </w:tcPr>
          <w:p w14:paraId="2C9E58D8" w14:textId="4780577A" w:rsidR="00420FE6" w:rsidRPr="009E3901" w:rsidRDefault="008B5C76" w:rsidP="009B785D">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The system is consistently available </w:t>
            </w:r>
            <w:r w:rsidR="007E2DC6">
              <w:rPr>
                <w:rFonts w:ascii="Arial Narrow" w:eastAsia="Arial Narrow" w:hAnsi="Arial Narrow" w:cs="Arial Narrow"/>
                <w:sz w:val="24"/>
                <w:szCs w:val="24"/>
              </w:rPr>
              <w:t>and performs as expected.</w:t>
            </w:r>
          </w:p>
        </w:tc>
        <w:tc>
          <w:tcPr>
            <w:tcW w:w="1412" w:type="dxa"/>
            <w:tcBorders>
              <w:left w:val="nil"/>
              <w:right w:val="nil"/>
            </w:tcBorders>
          </w:tcPr>
          <w:p w14:paraId="51C32152" w14:textId="71BBD0D9" w:rsidR="00420FE6" w:rsidRPr="009E3901" w:rsidRDefault="00FE2F4D" w:rsidP="00E1736F">
            <w:pPr>
              <w:keepNext/>
              <w:keepLines/>
              <w:spacing w:before="160" w:after="80" w:line="360" w:lineRule="auto"/>
              <w:jc w:val="center"/>
              <w:rPr>
                <w:rFonts w:ascii="Arial Narrow" w:eastAsia="Arial Narrow" w:hAnsi="Arial Narrow" w:cs="Arial Narrow"/>
                <w:sz w:val="24"/>
                <w:szCs w:val="24"/>
              </w:rPr>
            </w:pPr>
            <w:r w:rsidRPr="00FE2F4D">
              <w:rPr>
                <w:rFonts w:ascii="Arial Narrow" w:eastAsia="Arial Narrow" w:hAnsi="Arial Narrow" w:cs="Arial Narrow"/>
                <w:sz w:val="24"/>
                <w:szCs w:val="24"/>
              </w:rPr>
              <w:t>4.40</w:t>
            </w:r>
          </w:p>
        </w:tc>
        <w:tc>
          <w:tcPr>
            <w:tcW w:w="2074" w:type="dxa"/>
            <w:tcBorders>
              <w:left w:val="nil"/>
              <w:right w:val="nil"/>
            </w:tcBorders>
          </w:tcPr>
          <w:p w14:paraId="45E2323C" w14:textId="50AF80EC" w:rsidR="00420FE6" w:rsidRPr="009E3901" w:rsidRDefault="00C3163C"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7F52FD">
              <w:rPr>
                <w:rFonts w:ascii="Arial Narrow" w:eastAsia="Arial Narrow" w:hAnsi="Arial Narrow" w:cs="Arial Narrow"/>
                <w:sz w:val="24"/>
                <w:szCs w:val="24"/>
              </w:rPr>
              <w:t>68</w:t>
            </w:r>
          </w:p>
        </w:tc>
        <w:tc>
          <w:tcPr>
            <w:tcW w:w="2074" w:type="dxa"/>
            <w:tcBorders>
              <w:top w:val="single" w:sz="4" w:space="0" w:color="auto"/>
              <w:left w:val="nil"/>
              <w:bottom w:val="single" w:sz="4" w:space="0" w:color="auto"/>
            </w:tcBorders>
          </w:tcPr>
          <w:p w14:paraId="11AE13C6" w14:textId="5330E654" w:rsidR="00420FE6" w:rsidRPr="009E3901" w:rsidRDefault="00C3163C"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420FE6" w14:paraId="5E72468A" w14:textId="77777777" w:rsidTr="00E1736F">
        <w:tc>
          <w:tcPr>
            <w:tcW w:w="2972" w:type="dxa"/>
            <w:tcBorders>
              <w:left w:val="single" w:sz="4" w:space="0" w:color="auto"/>
              <w:right w:val="nil"/>
            </w:tcBorders>
          </w:tcPr>
          <w:p w14:paraId="54D64665" w14:textId="457F9FDC" w:rsidR="00420FE6" w:rsidRPr="009E3901" w:rsidRDefault="007E2DC6" w:rsidP="00E51CD2">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handles unexpected inputs or conditions gracefully.</w:t>
            </w:r>
          </w:p>
        </w:tc>
        <w:tc>
          <w:tcPr>
            <w:tcW w:w="1412" w:type="dxa"/>
            <w:tcBorders>
              <w:left w:val="nil"/>
              <w:right w:val="nil"/>
            </w:tcBorders>
          </w:tcPr>
          <w:p w14:paraId="3B576CDB" w14:textId="7B8650B2" w:rsidR="00420FE6" w:rsidRPr="009E3901" w:rsidRDefault="00FE2F4D" w:rsidP="00E1736F">
            <w:pPr>
              <w:keepNext/>
              <w:keepLines/>
              <w:spacing w:before="160" w:after="80" w:line="360" w:lineRule="auto"/>
              <w:jc w:val="center"/>
              <w:rPr>
                <w:rFonts w:ascii="Arial Narrow" w:eastAsia="Arial Narrow" w:hAnsi="Arial Narrow" w:cs="Arial Narrow"/>
                <w:sz w:val="24"/>
                <w:szCs w:val="24"/>
              </w:rPr>
            </w:pPr>
            <w:r w:rsidRPr="00FE2F4D">
              <w:rPr>
                <w:rFonts w:ascii="Arial Narrow" w:eastAsia="Arial Narrow" w:hAnsi="Arial Narrow" w:cs="Arial Narrow"/>
                <w:sz w:val="24"/>
                <w:szCs w:val="24"/>
              </w:rPr>
              <w:t>4.37</w:t>
            </w:r>
          </w:p>
        </w:tc>
        <w:tc>
          <w:tcPr>
            <w:tcW w:w="2074" w:type="dxa"/>
            <w:tcBorders>
              <w:left w:val="nil"/>
              <w:right w:val="nil"/>
            </w:tcBorders>
          </w:tcPr>
          <w:p w14:paraId="23F7D112" w14:textId="57FF0C4E" w:rsidR="00420FE6" w:rsidRPr="009E3901" w:rsidRDefault="006365D1"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7F52FD">
              <w:rPr>
                <w:rFonts w:ascii="Arial Narrow" w:eastAsia="Arial Narrow" w:hAnsi="Arial Narrow" w:cs="Arial Narrow"/>
                <w:sz w:val="24"/>
                <w:szCs w:val="24"/>
              </w:rPr>
              <w:t>68</w:t>
            </w:r>
          </w:p>
        </w:tc>
        <w:tc>
          <w:tcPr>
            <w:tcW w:w="2074" w:type="dxa"/>
            <w:tcBorders>
              <w:top w:val="single" w:sz="4" w:space="0" w:color="auto"/>
              <w:left w:val="nil"/>
              <w:bottom w:val="single" w:sz="4" w:space="0" w:color="auto"/>
            </w:tcBorders>
          </w:tcPr>
          <w:p w14:paraId="751C6C43" w14:textId="0952F357" w:rsidR="00420FE6" w:rsidRPr="009E3901" w:rsidRDefault="006365D1" w:rsidP="00E1736F">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AB1242" w14:paraId="222B9F2E" w14:textId="77777777" w:rsidTr="00E443BF">
        <w:tc>
          <w:tcPr>
            <w:tcW w:w="2972" w:type="dxa"/>
            <w:tcBorders>
              <w:left w:val="single" w:sz="4" w:space="0" w:color="auto"/>
              <w:bottom w:val="single" w:sz="4" w:space="0" w:color="auto"/>
              <w:right w:val="nil"/>
            </w:tcBorders>
          </w:tcPr>
          <w:p w14:paraId="250C16D6" w14:textId="4A7967CA" w:rsidR="00AB1242" w:rsidRPr="00000B98" w:rsidRDefault="009572A5" w:rsidP="00E443BF">
            <w:pPr>
              <w:keepNext/>
              <w:keepLines/>
              <w:spacing w:before="160" w:after="80" w:line="360" w:lineRule="auto"/>
              <w:rPr>
                <w:rFonts w:ascii="Arial Narrow" w:eastAsia="Arial Narrow" w:hAnsi="Arial Narrow" w:cs="Arial Narrow"/>
                <w:b/>
                <w:sz w:val="24"/>
                <w:szCs w:val="24"/>
              </w:rPr>
            </w:pPr>
            <w:r w:rsidRPr="00000B98">
              <w:rPr>
                <w:rFonts w:ascii="Arial Narrow" w:eastAsia="Arial Narrow" w:hAnsi="Arial Narrow" w:cs="Arial Narrow"/>
                <w:b/>
                <w:sz w:val="24"/>
                <w:szCs w:val="24"/>
              </w:rPr>
              <w:t>AVERAGE MEAN:</w:t>
            </w:r>
          </w:p>
        </w:tc>
        <w:tc>
          <w:tcPr>
            <w:tcW w:w="1412" w:type="dxa"/>
            <w:tcBorders>
              <w:left w:val="nil"/>
              <w:bottom w:val="single" w:sz="4" w:space="0" w:color="auto"/>
              <w:right w:val="nil"/>
            </w:tcBorders>
          </w:tcPr>
          <w:p w14:paraId="5BD4D054" w14:textId="2429AB30" w:rsidR="00AB1242" w:rsidRPr="00643E6F" w:rsidRDefault="002164F0" w:rsidP="00E443BF">
            <w:pPr>
              <w:keepNext/>
              <w:keepLines/>
              <w:spacing w:before="160" w:after="80" w:line="360" w:lineRule="auto"/>
              <w:jc w:val="center"/>
              <w:rPr>
                <w:rFonts w:ascii="Arial Narrow" w:eastAsia="Arial Narrow" w:hAnsi="Arial Narrow" w:cs="Arial Narrow"/>
                <w:b/>
                <w:sz w:val="24"/>
                <w:szCs w:val="24"/>
              </w:rPr>
            </w:pPr>
            <w:r w:rsidRPr="002164F0">
              <w:rPr>
                <w:rFonts w:ascii="Arial Narrow" w:eastAsia="Arial Narrow" w:hAnsi="Arial Narrow" w:cs="Arial Narrow"/>
                <w:b/>
                <w:sz w:val="24"/>
                <w:szCs w:val="24"/>
              </w:rPr>
              <w:t>4.30</w:t>
            </w:r>
          </w:p>
        </w:tc>
        <w:tc>
          <w:tcPr>
            <w:tcW w:w="2074" w:type="dxa"/>
            <w:tcBorders>
              <w:left w:val="nil"/>
              <w:bottom w:val="single" w:sz="4" w:space="0" w:color="auto"/>
              <w:right w:val="nil"/>
            </w:tcBorders>
          </w:tcPr>
          <w:p w14:paraId="0E491663" w14:textId="4438FBAB" w:rsidR="00AB1242" w:rsidRPr="00643E6F" w:rsidRDefault="009F4D04" w:rsidP="00E443BF">
            <w:pPr>
              <w:keepNext/>
              <w:keepLines/>
              <w:spacing w:before="160" w:after="80" w:line="360" w:lineRule="auto"/>
              <w:jc w:val="center"/>
              <w:rPr>
                <w:rFonts w:ascii="Arial Narrow" w:eastAsia="Arial Narrow" w:hAnsi="Arial Narrow" w:cs="Arial Narrow"/>
                <w:b/>
                <w:sz w:val="24"/>
                <w:szCs w:val="24"/>
              </w:rPr>
            </w:pPr>
            <w:r w:rsidRPr="00643E6F">
              <w:rPr>
                <w:rFonts w:ascii="Arial Narrow" w:eastAsia="Arial Narrow" w:hAnsi="Arial Narrow" w:cs="Arial Narrow"/>
                <w:b/>
                <w:sz w:val="24"/>
                <w:szCs w:val="24"/>
              </w:rPr>
              <w:t>0.</w:t>
            </w:r>
            <w:r w:rsidR="005F171C" w:rsidRPr="005F171C">
              <w:rPr>
                <w:rFonts w:ascii="Arial Narrow" w:eastAsia="Arial Narrow" w:hAnsi="Arial Narrow" w:cs="Arial Narrow"/>
                <w:b/>
                <w:sz w:val="24"/>
                <w:szCs w:val="24"/>
              </w:rPr>
              <w:t>71</w:t>
            </w:r>
          </w:p>
        </w:tc>
        <w:tc>
          <w:tcPr>
            <w:tcW w:w="2074" w:type="dxa"/>
            <w:tcBorders>
              <w:top w:val="single" w:sz="4" w:space="0" w:color="auto"/>
              <w:left w:val="nil"/>
              <w:bottom w:val="single" w:sz="4" w:space="0" w:color="auto"/>
            </w:tcBorders>
          </w:tcPr>
          <w:p w14:paraId="24EC8EB6" w14:textId="77777777" w:rsidR="00AB1242" w:rsidRDefault="00AB1242" w:rsidP="00E443BF">
            <w:pPr>
              <w:keepNext/>
              <w:keepLines/>
              <w:spacing w:before="160" w:after="80" w:line="360" w:lineRule="auto"/>
              <w:jc w:val="center"/>
              <w:rPr>
                <w:rFonts w:ascii="Arial Narrow" w:eastAsia="Arial Narrow" w:hAnsi="Arial Narrow" w:cs="Arial Narrow"/>
                <w:sz w:val="24"/>
                <w:szCs w:val="24"/>
              </w:rPr>
            </w:pPr>
          </w:p>
        </w:tc>
      </w:tr>
    </w:tbl>
    <w:p w14:paraId="422B4E87" w14:textId="77777777" w:rsidR="00420FE6" w:rsidRDefault="00420FE6" w:rsidP="00420FE6"/>
    <w:p w14:paraId="1A4B51DF" w14:textId="06BB503B" w:rsidR="001E0B0A" w:rsidRPr="00CE65E3" w:rsidRDefault="00620D46" w:rsidP="00CE65E3">
      <w:pPr>
        <w:spacing w:line="480" w:lineRule="auto"/>
        <w:jc w:val="both"/>
        <w:rPr>
          <w:rFonts w:ascii="Arial Narrow" w:hAnsi="Arial Narrow"/>
          <w:sz w:val="24"/>
          <w:szCs w:val="24"/>
        </w:rPr>
      </w:pPr>
      <w:r w:rsidRPr="002C3660">
        <w:rPr>
          <w:rFonts w:ascii="Arial Narrow" w:hAnsi="Arial Narrow"/>
          <w:sz w:val="24"/>
          <w:szCs w:val="24"/>
        </w:rPr>
        <w:tab/>
        <w:t xml:space="preserve">Table </w:t>
      </w:r>
      <w:r w:rsidR="002C6970">
        <w:rPr>
          <w:rFonts w:ascii="Arial Narrow" w:hAnsi="Arial Narrow"/>
          <w:sz w:val="24"/>
          <w:szCs w:val="24"/>
        </w:rPr>
        <w:t>10</w:t>
      </w:r>
      <w:r w:rsidRPr="002C3660">
        <w:rPr>
          <w:rFonts w:ascii="Arial Narrow" w:hAnsi="Arial Narrow"/>
          <w:sz w:val="24"/>
          <w:szCs w:val="24"/>
        </w:rPr>
        <w:t xml:space="preserve"> shows </w:t>
      </w:r>
      <w:r w:rsidR="00610510" w:rsidRPr="002C3660">
        <w:rPr>
          <w:rFonts w:ascii="Arial Narrow" w:hAnsi="Arial Narrow"/>
          <w:sz w:val="24"/>
          <w:szCs w:val="24"/>
        </w:rPr>
        <w:t xml:space="preserve">how users rated </w:t>
      </w:r>
      <w:r w:rsidRPr="002C3660">
        <w:rPr>
          <w:rFonts w:ascii="Arial Narrow" w:hAnsi="Arial Narrow"/>
          <w:sz w:val="24"/>
          <w:szCs w:val="24"/>
        </w:rPr>
        <w:t xml:space="preserve">the </w:t>
      </w:r>
      <w:r w:rsidR="00610510" w:rsidRPr="002C3660">
        <w:rPr>
          <w:rFonts w:ascii="Arial Narrow" w:hAnsi="Arial Narrow"/>
          <w:sz w:val="24"/>
          <w:szCs w:val="24"/>
        </w:rPr>
        <w:t>i</w:t>
      </w:r>
      <w:r w:rsidR="00051160" w:rsidRPr="002C3660">
        <w:rPr>
          <w:rFonts w:ascii="Arial Narrow" w:hAnsi="Arial Narrow"/>
          <w:sz w:val="24"/>
          <w:szCs w:val="24"/>
        </w:rPr>
        <w:t xml:space="preserve">nteraction </w:t>
      </w:r>
      <w:r w:rsidR="00CC0E41" w:rsidRPr="002C3660">
        <w:rPr>
          <w:rFonts w:ascii="Arial Narrow" w:hAnsi="Arial Narrow"/>
          <w:sz w:val="24"/>
          <w:szCs w:val="24"/>
        </w:rPr>
        <w:t>c</w:t>
      </w:r>
      <w:r w:rsidR="00051160" w:rsidRPr="002C3660">
        <w:rPr>
          <w:rFonts w:ascii="Arial Narrow" w:hAnsi="Arial Narrow"/>
          <w:sz w:val="24"/>
          <w:szCs w:val="24"/>
        </w:rPr>
        <w:t xml:space="preserve">apability of </w:t>
      </w:r>
      <w:r w:rsidR="003E1973" w:rsidRPr="002C3660">
        <w:rPr>
          <w:rFonts w:ascii="Arial Narrow" w:hAnsi="Arial Narrow"/>
          <w:sz w:val="24"/>
          <w:szCs w:val="24"/>
        </w:rPr>
        <w:t>EMCER.</w:t>
      </w:r>
      <w:r w:rsidRPr="002C3660">
        <w:rPr>
          <w:rFonts w:ascii="Arial Narrow" w:hAnsi="Arial Narrow"/>
          <w:sz w:val="24"/>
          <w:szCs w:val="24"/>
        </w:rPr>
        <w:t xml:space="preserve"> </w:t>
      </w:r>
      <w:r w:rsidR="00CC0E41" w:rsidRPr="002C3660">
        <w:rPr>
          <w:rFonts w:ascii="Arial Narrow" w:hAnsi="Arial Narrow"/>
          <w:sz w:val="24"/>
          <w:szCs w:val="24"/>
        </w:rPr>
        <w:t>The results focus on how easy it is to use, learn</w:t>
      </w:r>
      <w:r w:rsidR="4177FF8C" w:rsidRPr="002C3660">
        <w:rPr>
          <w:rFonts w:ascii="Arial Narrow" w:hAnsi="Arial Narrow"/>
          <w:sz w:val="24"/>
          <w:szCs w:val="24"/>
        </w:rPr>
        <w:t>,</w:t>
      </w:r>
      <w:r w:rsidR="00CC0E41" w:rsidRPr="002C3660">
        <w:rPr>
          <w:rFonts w:ascii="Arial Narrow" w:hAnsi="Arial Narrow"/>
          <w:sz w:val="24"/>
          <w:szCs w:val="24"/>
        </w:rPr>
        <w:t xml:space="preserve"> and adjust the system.</w:t>
      </w:r>
      <w:r w:rsidR="00321FDD" w:rsidRPr="002C3660">
        <w:rPr>
          <w:rFonts w:ascii="Arial Narrow" w:hAnsi="Arial Narrow"/>
          <w:sz w:val="24"/>
          <w:szCs w:val="24"/>
        </w:rPr>
        <w:t xml:space="preserve"> The highest mean score is </w:t>
      </w:r>
      <w:r w:rsidR="007918F6" w:rsidRPr="002C3660">
        <w:rPr>
          <w:rFonts w:ascii="Arial Narrow" w:hAnsi="Arial Narrow"/>
          <w:sz w:val="24"/>
          <w:szCs w:val="24"/>
        </w:rPr>
        <w:t>“The EMCER interface is easy to understand”</w:t>
      </w:r>
      <w:r w:rsidR="003E43E3" w:rsidRPr="002C3660">
        <w:rPr>
          <w:rFonts w:ascii="Arial Narrow" w:hAnsi="Arial Narrow"/>
          <w:sz w:val="24"/>
          <w:szCs w:val="24"/>
        </w:rPr>
        <w:t xml:space="preserve"> with a mean of </w:t>
      </w:r>
      <w:r w:rsidR="003E43E3" w:rsidRPr="006514D9">
        <w:rPr>
          <w:rFonts w:ascii="Arial Narrow" w:hAnsi="Arial Narrow"/>
          <w:b/>
          <w:sz w:val="24"/>
          <w:szCs w:val="24"/>
        </w:rPr>
        <w:t>3.55</w:t>
      </w:r>
      <w:r w:rsidR="003E43E3" w:rsidRPr="002C3660">
        <w:rPr>
          <w:rFonts w:ascii="Arial Narrow" w:hAnsi="Arial Narrow"/>
          <w:sz w:val="24"/>
          <w:szCs w:val="24"/>
        </w:rPr>
        <w:t xml:space="preserve"> and a standard deviation of </w:t>
      </w:r>
      <w:r w:rsidR="003E43E3" w:rsidRPr="006514D9">
        <w:rPr>
          <w:rFonts w:ascii="Arial Narrow" w:hAnsi="Arial Narrow"/>
          <w:b/>
          <w:sz w:val="24"/>
          <w:szCs w:val="24"/>
        </w:rPr>
        <w:t>0.55</w:t>
      </w:r>
      <w:r w:rsidR="00607163" w:rsidRPr="002C3660">
        <w:rPr>
          <w:rFonts w:ascii="Arial Narrow" w:hAnsi="Arial Narrow"/>
          <w:sz w:val="24"/>
          <w:szCs w:val="24"/>
        </w:rPr>
        <w:t xml:space="preserve">. </w:t>
      </w:r>
      <w:r w:rsidR="00D36026">
        <w:rPr>
          <w:rFonts w:ascii="Arial Narrow" w:hAnsi="Arial Narrow"/>
          <w:sz w:val="24"/>
          <w:szCs w:val="24"/>
        </w:rPr>
        <w:t xml:space="preserve">Both </w:t>
      </w:r>
      <w:r w:rsidR="00C65FEB">
        <w:rPr>
          <w:rFonts w:ascii="Arial Narrow" w:hAnsi="Arial Narrow"/>
          <w:sz w:val="24"/>
          <w:szCs w:val="24"/>
        </w:rPr>
        <w:t>working well in different lighting conditions</w:t>
      </w:r>
      <w:r w:rsidR="00932AEE">
        <w:rPr>
          <w:rFonts w:ascii="Arial Narrow" w:hAnsi="Arial Narrow"/>
          <w:sz w:val="24"/>
          <w:szCs w:val="24"/>
        </w:rPr>
        <w:t xml:space="preserve"> during use and the ability to adjust the settings for comfort received a</w:t>
      </w:r>
      <w:r w:rsidR="00C4748D">
        <w:rPr>
          <w:rFonts w:ascii="Arial Narrow" w:hAnsi="Arial Narrow"/>
          <w:sz w:val="24"/>
          <w:szCs w:val="24"/>
        </w:rPr>
        <w:t xml:space="preserve"> mean score of </w:t>
      </w:r>
      <w:r w:rsidR="00C4748D" w:rsidRPr="00161FC7">
        <w:rPr>
          <w:rFonts w:ascii="Arial Narrow" w:hAnsi="Arial Narrow"/>
          <w:b/>
          <w:sz w:val="24"/>
          <w:szCs w:val="24"/>
        </w:rPr>
        <w:t>3.25</w:t>
      </w:r>
      <w:r w:rsidR="00C4748D">
        <w:rPr>
          <w:rFonts w:ascii="Arial Narrow" w:hAnsi="Arial Narrow"/>
          <w:sz w:val="24"/>
          <w:szCs w:val="24"/>
        </w:rPr>
        <w:t xml:space="preserve"> and a standard deviation of </w:t>
      </w:r>
      <w:r w:rsidR="00C4748D" w:rsidRPr="00161FC7">
        <w:rPr>
          <w:rFonts w:ascii="Arial Narrow" w:hAnsi="Arial Narrow"/>
          <w:b/>
          <w:sz w:val="24"/>
          <w:szCs w:val="24"/>
        </w:rPr>
        <w:t>0.55</w:t>
      </w:r>
      <w:r w:rsidR="00C4748D">
        <w:rPr>
          <w:rFonts w:ascii="Arial Narrow" w:hAnsi="Arial Narrow"/>
          <w:sz w:val="24"/>
          <w:szCs w:val="24"/>
        </w:rPr>
        <w:t xml:space="preserve">. </w:t>
      </w:r>
      <w:r w:rsidR="00F533A2">
        <w:rPr>
          <w:rFonts w:ascii="Arial Narrow" w:hAnsi="Arial Narrow"/>
          <w:sz w:val="24"/>
          <w:szCs w:val="24"/>
        </w:rPr>
        <w:t>Reminders to take breaks and rest</w:t>
      </w:r>
      <w:r w:rsidR="00CF382E">
        <w:rPr>
          <w:rFonts w:ascii="Arial Narrow" w:hAnsi="Arial Narrow"/>
          <w:sz w:val="24"/>
          <w:szCs w:val="24"/>
        </w:rPr>
        <w:t xml:space="preserve"> – </w:t>
      </w:r>
      <w:r w:rsidR="00D319F2">
        <w:rPr>
          <w:rFonts w:ascii="Arial Narrow" w:hAnsi="Arial Narrow"/>
          <w:sz w:val="24"/>
          <w:szCs w:val="24"/>
        </w:rPr>
        <w:t xml:space="preserve">the mean score is </w:t>
      </w:r>
      <w:r w:rsidR="007155F9" w:rsidRPr="00161FC7">
        <w:rPr>
          <w:rFonts w:ascii="Arial Narrow" w:hAnsi="Arial Narrow"/>
          <w:b/>
          <w:sz w:val="24"/>
          <w:szCs w:val="24"/>
        </w:rPr>
        <w:t>3.4</w:t>
      </w:r>
      <w:r w:rsidR="004D59EC">
        <w:rPr>
          <w:rFonts w:ascii="Arial Narrow" w:hAnsi="Arial Narrow"/>
          <w:b/>
          <w:sz w:val="24"/>
          <w:szCs w:val="24"/>
        </w:rPr>
        <w:t>0</w:t>
      </w:r>
      <w:r w:rsidR="007155F9">
        <w:rPr>
          <w:rFonts w:ascii="Arial Narrow" w:hAnsi="Arial Narrow"/>
          <w:sz w:val="24"/>
          <w:szCs w:val="24"/>
        </w:rPr>
        <w:t xml:space="preserve"> with a standard deviation of </w:t>
      </w:r>
      <w:r w:rsidR="007155F9" w:rsidRPr="00161FC7">
        <w:rPr>
          <w:rFonts w:ascii="Arial Narrow" w:hAnsi="Arial Narrow"/>
          <w:b/>
          <w:sz w:val="24"/>
          <w:szCs w:val="24"/>
        </w:rPr>
        <w:t>0.49</w:t>
      </w:r>
      <w:r w:rsidR="007155F9">
        <w:rPr>
          <w:rFonts w:ascii="Arial Narrow" w:hAnsi="Arial Narrow"/>
          <w:sz w:val="24"/>
          <w:szCs w:val="24"/>
        </w:rPr>
        <w:t xml:space="preserve">. The lowest score is </w:t>
      </w:r>
      <w:r w:rsidR="00E77859" w:rsidRPr="00161FC7">
        <w:rPr>
          <w:rFonts w:ascii="Arial Narrow" w:hAnsi="Arial Narrow"/>
          <w:b/>
          <w:sz w:val="24"/>
          <w:szCs w:val="24"/>
        </w:rPr>
        <w:t>3.25</w:t>
      </w:r>
      <w:r w:rsidR="00E77859">
        <w:rPr>
          <w:rFonts w:ascii="Arial Narrow" w:hAnsi="Arial Narrow"/>
          <w:sz w:val="24"/>
          <w:szCs w:val="24"/>
        </w:rPr>
        <w:t xml:space="preserve"> with a standard deviation of </w:t>
      </w:r>
      <w:r w:rsidR="00E77859" w:rsidRPr="00161FC7">
        <w:rPr>
          <w:rFonts w:ascii="Arial Narrow" w:hAnsi="Arial Narrow"/>
          <w:b/>
          <w:sz w:val="24"/>
          <w:szCs w:val="24"/>
        </w:rPr>
        <w:t>0.77</w:t>
      </w:r>
      <w:r w:rsidR="00E77859">
        <w:rPr>
          <w:rFonts w:ascii="Arial Narrow" w:hAnsi="Arial Narrow"/>
          <w:sz w:val="24"/>
          <w:szCs w:val="24"/>
        </w:rPr>
        <w:t xml:space="preserve"> which refers to </w:t>
      </w:r>
      <w:r w:rsidR="008B37FB">
        <w:rPr>
          <w:rFonts w:ascii="Arial Narrow" w:hAnsi="Arial Narrow"/>
          <w:sz w:val="24"/>
          <w:szCs w:val="24"/>
        </w:rPr>
        <w:t xml:space="preserve">the system </w:t>
      </w:r>
      <w:r w:rsidR="001B32D3">
        <w:rPr>
          <w:rFonts w:ascii="Arial Narrow" w:hAnsi="Arial Narrow"/>
          <w:sz w:val="24"/>
          <w:szCs w:val="24"/>
        </w:rPr>
        <w:t>being easy to learn</w:t>
      </w:r>
      <w:r w:rsidR="008B37FB">
        <w:rPr>
          <w:rFonts w:ascii="Arial Narrow" w:hAnsi="Arial Narrow"/>
          <w:sz w:val="24"/>
          <w:szCs w:val="24"/>
        </w:rPr>
        <w:t xml:space="preserve">. The overall mean is </w:t>
      </w:r>
      <w:r w:rsidR="008B37FB" w:rsidRPr="00161FC7">
        <w:rPr>
          <w:rFonts w:ascii="Arial Narrow" w:hAnsi="Arial Narrow"/>
          <w:b/>
          <w:sz w:val="24"/>
          <w:szCs w:val="24"/>
        </w:rPr>
        <w:t>3.42</w:t>
      </w:r>
      <w:r w:rsidR="003A56C2">
        <w:rPr>
          <w:rFonts w:ascii="Arial Narrow" w:hAnsi="Arial Narrow"/>
          <w:sz w:val="24"/>
          <w:szCs w:val="24"/>
        </w:rPr>
        <w:t xml:space="preserve">, interpreted as </w:t>
      </w:r>
      <w:r w:rsidR="003A56C2" w:rsidRPr="00E03EC9">
        <w:rPr>
          <w:rFonts w:ascii="Arial Narrow" w:hAnsi="Arial Narrow"/>
          <w:b/>
          <w:bCs/>
          <w:sz w:val="24"/>
          <w:szCs w:val="24"/>
        </w:rPr>
        <w:t>Agree</w:t>
      </w:r>
      <w:r w:rsidR="006B1296">
        <w:rPr>
          <w:rFonts w:ascii="Arial Narrow" w:hAnsi="Arial Narrow"/>
          <w:sz w:val="24"/>
          <w:szCs w:val="24"/>
        </w:rPr>
        <w:t xml:space="preserve"> which means EMCER is easy to inter</w:t>
      </w:r>
      <w:r w:rsidR="006C2FCE">
        <w:rPr>
          <w:rFonts w:ascii="Arial Narrow" w:hAnsi="Arial Narrow"/>
          <w:sz w:val="24"/>
          <w:szCs w:val="24"/>
        </w:rPr>
        <w:t xml:space="preserve">act with and through improvement it could help increase the ease of use for first time </w:t>
      </w:r>
      <w:r w:rsidR="7ABAE6B5">
        <w:rPr>
          <w:rFonts w:ascii="Arial Narrow" w:hAnsi="Arial Narrow"/>
          <w:sz w:val="24"/>
          <w:szCs w:val="24"/>
        </w:rPr>
        <w:t>users</w:t>
      </w:r>
      <w:r w:rsidR="006C2FCE">
        <w:rPr>
          <w:rFonts w:ascii="Arial Narrow" w:hAnsi="Arial Narrow"/>
          <w:sz w:val="24"/>
          <w:szCs w:val="24"/>
        </w:rPr>
        <w:t>.</w:t>
      </w:r>
    </w:p>
    <w:p w14:paraId="79671946" w14:textId="39BA3D9E" w:rsidR="00420FE6" w:rsidRPr="00AA7D31" w:rsidRDefault="00420FE6" w:rsidP="007B27A8">
      <w:pPr>
        <w:pStyle w:val="Heading3"/>
        <w:spacing w:line="480" w:lineRule="auto"/>
        <w:rPr>
          <w:rFonts w:ascii="Arial Narrow" w:eastAsia="Arial Narrow" w:hAnsi="Arial Narrow"/>
          <w:b/>
          <w:bCs/>
          <w:i/>
          <w:iCs/>
          <w:color w:val="auto"/>
          <w:sz w:val="24"/>
          <w:szCs w:val="24"/>
        </w:rPr>
      </w:pPr>
      <w:bookmarkStart w:id="123" w:name="_Toc199771411"/>
      <w:r w:rsidRPr="00AA7D31">
        <w:rPr>
          <w:rFonts w:ascii="Arial Narrow" w:eastAsia="Arial Narrow" w:hAnsi="Arial Narrow"/>
          <w:b/>
          <w:bCs/>
          <w:i/>
          <w:iCs/>
          <w:color w:val="auto"/>
          <w:sz w:val="24"/>
          <w:szCs w:val="24"/>
        </w:rPr>
        <w:t>4.3.</w:t>
      </w:r>
      <w:r w:rsidR="003358B9" w:rsidRPr="00AA7D31">
        <w:rPr>
          <w:rFonts w:ascii="Arial Narrow" w:eastAsia="Arial Narrow" w:hAnsi="Arial Narrow"/>
          <w:b/>
          <w:bCs/>
          <w:i/>
          <w:iCs/>
          <w:color w:val="auto"/>
          <w:sz w:val="24"/>
          <w:szCs w:val="24"/>
        </w:rPr>
        <w:t>4</w:t>
      </w:r>
      <w:r w:rsidRPr="00AA7D31">
        <w:rPr>
          <w:rFonts w:ascii="Arial Narrow" w:eastAsia="Arial Narrow" w:hAnsi="Arial Narrow"/>
          <w:b/>
          <w:bCs/>
          <w:i/>
          <w:iCs/>
          <w:color w:val="auto"/>
          <w:sz w:val="24"/>
          <w:szCs w:val="24"/>
        </w:rPr>
        <w:t xml:space="preserve"> </w:t>
      </w:r>
      <w:bookmarkEnd w:id="123"/>
      <w:r w:rsidR="007E2DC6" w:rsidRPr="007E2DC6">
        <w:rPr>
          <w:rFonts w:ascii="Arial Narrow" w:eastAsia="Arial Narrow" w:hAnsi="Arial Narrow"/>
          <w:b/>
          <w:bCs/>
          <w:i/>
          <w:iCs/>
          <w:color w:val="auto"/>
          <w:sz w:val="24"/>
          <w:szCs w:val="24"/>
        </w:rPr>
        <w:t>Maintainability of the ConsultEase System</w:t>
      </w:r>
    </w:p>
    <w:p w14:paraId="69CD6227" w14:textId="437E5D6F" w:rsidR="00912E87" w:rsidRPr="007B27A8" w:rsidRDefault="007B27A8" w:rsidP="007B27A8">
      <w:pPr>
        <w:pStyle w:val="Caption"/>
        <w:spacing w:line="360" w:lineRule="auto"/>
        <w:ind w:left="144"/>
        <w:rPr>
          <w:rFonts w:ascii="Arial Narrow" w:eastAsia="Arial Narrow" w:hAnsi="Arial Narrow" w:cs="Arial Narrow"/>
          <w:b/>
          <w:bCs/>
          <w:i w:val="0"/>
          <w:iCs w:val="0"/>
          <w:color w:val="auto"/>
          <w:sz w:val="24"/>
          <w:szCs w:val="24"/>
        </w:rPr>
      </w:pPr>
      <w:bookmarkStart w:id="124" w:name="_Toc199768608"/>
      <w:r w:rsidRPr="007B27A8">
        <w:rPr>
          <w:rFonts w:ascii="Arial Narrow" w:hAnsi="Arial Narrow"/>
          <w:b/>
          <w:bCs/>
          <w:i w:val="0"/>
          <w:iCs w:val="0"/>
          <w:color w:val="auto"/>
          <w:sz w:val="24"/>
          <w:szCs w:val="24"/>
        </w:rPr>
        <w:t xml:space="preserve">Table </w:t>
      </w:r>
      <w:r w:rsidRPr="007B27A8">
        <w:rPr>
          <w:rFonts w:ascii="Arial Narrow" w:hAnsi="Arial Narrow"/>
          <w:b/>
          <w:bCs/>
          <w:i w:val="0"/>
          <w:iCs w:val="0"/>
          <w:color w:val="auto"/>
          <w:sz w:val="24"/>
          <w:szCs w:val="24"/>
        </w:rPr>
        <w:fldChar w:fldCharType="begin"/>
      </w:r>
      <w:r w:rsidRPr="007B27A8">
        <w:rPr>
          <w:rFonts w:ascii="Arial Narrow" w:hAnsi="Arial Narrow"/>
          <w:b/>
          <w:bCs/>
          <w:i w:val="0"/>
          <w:iCs w:val="0"/>
          <w:color w:val="auto"/>
          <w:sz w:val="24"/>
          <w:szCs w:val="24"/>
        </w:rPr>
        <w:instrText xml:space="preserve"> SEQ Table \* ARABIC </w:instrText>
      </w:r>
      <w:r w:rsidRPr="007B27A8">
        <w:rPr>
          <w:rFonts w:ascii="Arial Narrow" w:hAnsi="Arial Narrow"/>
          <w:b/>
          <w:bCs/>
          <w:i w:val="0"/>
          <w:iCs w:val="0"/>
          <w:color w:val="auto"/>
          <w:sz w:val="24"/>
          <w:szCs w:val="24"/>
        </w:rPr>
        <w:fldChar w:fldCharType="separate"/>
      </w:r>
      <w:r w:rsidRPr="007B27A8">
        <w:rPr>
          <w:rFonts w:ascii="Arial Narrow" w:hAnsi="Arial Narrow"/>
          <w:b/>
          <w:bCs/>
          <w:i w:val="0"/>
          <w:iCs w:val="0"/>
          <w:color w:val="auto"/>
          <w:sz w:val="24"/>
          <w:szCs w:val="24"/>
        </w:rPr>
        <w:fldChar w:fldCharType="end"/>
      </w:r>
      <w:r w:rsidRPr="007B27A8">
        <w:rPr>
          <w:rFonts w:ascii="Arial Narrow" w:hAnsi="Arial Narrow"/>
          <w:b/>
          <w:bCs/>
          <w:color w:val="auto"/>
          <w:sz w:val="24"/>
          <w:szCs w:val="24"/>
        </w:rPr>
        <w:br/>
        <w:t xml:space="preserve"> </w:t>
      </w:r>
      <w:bookmarkEnd w:id="124"/>
      <w:r w:rsidR="007E2DC6" w:rsidRPr="007E2DC6">
        <w:rPr>
          <w:rFonts w:ascii="Arial Narrow" w:hAnsi="Arial Narrow"/>
          <w:color w:val="auto"/>
          <w:sz w:val="24"/>
          <w:szCs w:val="24"/>
        </w:rPr>
        <w:t>ConsultEase in Terms of Maintainability</w:t>
      </w:r>
    </w:p>
    <w:tbl>
      <w:tblPr>
        <w:tblStyle w:val="TableGrid"/>
        <w:tblW w:w="8532" w:type="dxa"/>
        <w:tblLook w:val="04A0" w:firstRow="1" w:lastRow="0" w:firstColumn="1" w:lastColumn="0" w:noHBand="0" w:noVBand="1"/>
      </w:tblPr>
      <w:tblGrid>
        <w:gridCol w:w="2972"/>
        <w:gridCol w:w="1412"/>
        <w:gridCol w:w="2074"/>
        <w:gridCol w:w="2074"/>
      </w:tblGrid>
      <w:tr w:rsidR="00D814B5" w14:paraId="5A4DD2AF" w14:textId="77777777" w:rsidTr="002C6970">
        <w:trPr>
          <w:trHeight w:val="302"/>
        </w:trPr>
        <w:tc>
          <w:tcPr>
            <w:tcW w:w="2972" w:type="dxa"/>
            <w:tcBorders>
              <w:top w:val="single" w:sz="4" w:space="0" w:color="auto"/>
              <w:left w:val="single" w:sz="4" w:space="0" w:color="auto"/>
              <w:bottom w:val="single" w:sz="4" w:space="0" w:color="auto"/>
              <w:right w:val="nil"/>
            </w:tcBorders>
          </w:tcPr>
          <w:p w14:paraId="21B7CCE6" w14:textId="675D79D0" w:rsidR="00D814B5" w:rsidRPr="00000B98" w:rsidRDefault="007E2DC6" w:rsidP="002C6970">
            <w:pPr>
              <w:keepNext/>
              <w:keepLines/>
              <w:spacing w:before="160" w:after="80"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MAINTAINABILITY</w:t>
            </w:r>
          </w:p>
        </w:tc>
        <w:tc>
          <w:tcPr>
            <w:tcW w:w="1412" w:type="dxa"/>
            <w:tcBorders>
              <w:top w:val="single" w:sz="4" w:space="0" w:color="auto"/>
              <w:left w:val="nil"/>
              <w:bottom w:val="single" w:sz="4" w:space="0" w:color="auto"/>
              <w:right w:val="nil"/>
            </w:tcBorders>
          </w:tcPr>
          <w:p w14:paraId="233C6022" w14:textId="77777777" w:rsidR="00D814B5" w:rsidRPr="00000B98" w:rsidRDefault="00D814B5" w:rsidP="002C6970">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Mean</w:t>
            </w:r>
          </w:p>
        </w:tc>
        <w:tc>
          <w:tcPr>
            <w:tcW w:w="2074" w:type="dxa"/>
            <w:tcBorders>
              <w:top w:val="single" w:sz="4" w:space="0" w:color="auto"/>
              <w:left w:val="nil"/>
              <w:bottom w:val="single" w:sz="4" w:space="0" w:color="auto"/>
              <w:right w:val="nil"/>
            </w:tcBorders>
          </w:tcPr>
          <w:p w14:paraId="5E40C441" w14:textId="5090F94A" w:rsidR="00D814B5" w:rsidRPr="00000B98" w:rsidRDefault="00D814B5" w:rsidP="002C6970">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bCs/>
                <w:sz w:val="24"/>
                <w:szCs w:val="24"/>
              </w:rPr>
              <w:t>S</w:t>
            </w:r>
            <w:r w:rsidR="00000B98">
              <w:rPr>
                <w:rFonts w:ascii="Arial Narrow" w:eastAsia="Arial Narrow" w:hAnsi="Arial Narrow" w:cs="Arial Narrow"/>
                <w:b/>
                <w:bCs/>
                <w:sz w:val="24"/>
                <w:szCs w:val="24"/>
              </w:rPr>
              <w:t>tandard Deviation</w:t>
            </w:r>
          </w:p>
        </w:tc>
        <w:tc>
          <w:tcPr>
            <w:tcW w:w="2074" w:type="dxa"/>
            <w:tcBorders>
              <w:top w:val="single" w:sz="4" w:space="0" w:color="auto"/>
              <w:left w:val="nil"/>
              <w:bottom w:val="single" w:sz="4" w:space="0" w:color="auto"/>
              <w:right w:val="single" w:sz="4" w:space="0" w:color="auto"/>
            </w:tcBorders>
          </w:tcPr>
          <w:p w14:paraId="75B5CB86" w14:textId="77777777" w:rsidR="00D814B5" w:rsidRPr="00000B98" w:rsidRDefault="00D814B5" w:rsidP="002C6970">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Verbal Interpretation</w:t>
            </w:r>
          </w:p>
        </w:tc>
      </w:tr>
      <w:tr w:rsidR="00D814B5" w14:paraId="616891E0" w14:textId="77777777" w:rsidTr="002C6970">
        <w:trPr>
          <w:trHeight w:val="302"/>
        </w:trPr>
        <w:tc>
          <w:tcPr>
            <w:tcW w:w="2972" w:type="dxa"/>
            <w:tcBorders>
              <w:top w:val="single" w:sz="4" w:space="0" w:color="auto"/>
              <w:left w:val="single" w:sz="4" w:space="0" w:color="auto"/>
              <w:right w:val="nil"/>
            </w:tcBorders>
          </w:tcPr>
          <w:p w14:paraId="769858EA" w14:textId="5A22D9D4" w:rsidR="00D814B5" w:rsidRPr="009E3901" w:rsidRDefault="007E2DC6" w:rsidP="002C697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systems hardware components are modular and can be individually replaced.</w:t>
            </w:r>
          </w:p>
        </w:tc>
        <w:tc>
          <w:tcPr>
            <w:tcW w:w="1412" w:type="dxa"/>
            <w:tcBorders>
              <w:top w:val="single" w:sz="4" w:space="0" w:color="auto"/>
              <w:left w:val="nil"/>
              <w:right w:val="nil"/>
            </w:tcBorders>
          </w:tcPr>
          <w:p w14:paraId="4D9804F0" w14:textId="7D5559E7" w:rsidR="00D814B5" w:rsidRPr="009E3901" w:rsidRDefault="00B12B7F" w:rsidP="002C6970">
            <w:pPr>
              <w:keepNext/>
              <w:keepLines/>
              <w:spacing w:before="160" w:after="80" w:line="360" w:lineRule="auto"/>
              <w:jc w:val="center"/>
              <w:rPr>
                <w:rFonts w:ascii="Arial Narrow" w:eastAsia="Arial Narrow" w:hAnsi="Arial Narrow" w:cs="Arial Narrow"/>
                <w:sz w:val="24"/>
                <w:szCs w:val="24"/>
              </w:rPr>
            </w:pPr>
            <w:r w:rsidRPr="00B12B7F">
              <w:rPr>
                <w:rFonts w:ascii="Arial Narrow" w:eastAsia="Arial Narrow" w:hAnsi="Arial Narrow" w:cs="Arial Narrow"/>
                <w:sz w:val="24"/>
                <w:szCs w:val="24"/>
              </w:rPr>
              <w:t>4.60</w:t>
            </w:r>
          </w:p>
        </w:tc>
        <w:tc>
          <w:tcPr>
            <w:tcW w:w="2074" w:type="dxa"/>
            <w:tcBorders>
              <w:top w:val="single" w:sz="4" w:space="0" w:color="auto"/>
              <w:left w:val="nil"/>
              <w:right w:val="nil"/>
            </w:tcBorders>
          </w:tcPr>
          <w:p w14:paraId="5C0255CF" w14:textId="23A1DF7D" w:rsidR="00D814B5" w:rsidRPr="009E3901" w:rsidRDefault="00A6757B"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BA3A3F">
              <w:rPr>
                <w:rFonts w:ascii="Arial Narrow" w:eastAsia="Arial Narrow" w:hAnsi="Arial Narrow" w:cs="Arial Narrow"/>
                <w:sz w:val="24"/>
                <w:szCs w:val="24"/>
              </w:rPr>
              <w:t>60</w:t>
            </w:r>
          </w:p>
        </w:tc>
        <w:tc>
          <w:tcPr>
            <w:tcW w:w="2074" w:type="dxa"/>
            <w:tcBorders>
              <w:top w:val="single" w:sz="4" w:space="0" w:color="auto"/>
              <w:left w:val="nil"/>
              <w:bottom w:val="single" w:sz="4" w:space="0" w:color="auto"/>
            </w:tcBorders>
          </w:tcPr>
          <w:p w14:paraId="60A2D23F" w14:textId="68E1F1E4" w:rsidR="00D814B5" w:rsidRPr="009E3901" w:rsidRDefault="005848DE"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A6757B">
              <w:rPr>
                <w:rFonts w:ascii="Arial Narrow" w:eastAsia="Arial Narrow" w:hAnsi="Arial Narrow" w:cs="Arial Narrow"/>
                <w:sz w:val="24"/>
                <w:szCs w:val="24"/>
              </w:rPr>
              <w:t>Agree</w:t>
            </w:r>
          </w:p>
        </w:tc>
      </w:tr>
      <w:tr w:rsidR="00D814B5" w14:paraId="69A44EC1" w14:textId="77777777" w:rsidTr="002C6970">
        <w:trPr>
          <w:trHeight w:val="302"/>
        </w:trPr>
        <w:tc>
          <w:tcPr>
            <w:tcW w:w="2972" w:type="dxa"/>
            <w:tcBorders>
              <w:left w:val="single" w:sz="4" w:space="0" w:color="auto"/>
              <w:right w:val="nil"/>
            </w:tcBorders>
          </w:tcPr>
          <w:p w14:paraId="03B13A29" w14:textId="072F0F82" w:rsidR="00D814B5" w:rsidRPr="009E3901" w:rsidRDefault="007E2DC6" w:rsidP="002C697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can be expanded to include additional faculty offices or departments.</w:t>
            </w:r>
          </w:p>
        </w:tc>
        <w:tc>
          <w:tcPr>
            <w:tcW w:w="1412" w:type="dxa"/>
            <w:tcBorders>
              <w:left w:val="nil"/>
              <w:right w:val="nil"/>
            </w:tcBorders>
          </w:tcPr>
          <w:p w14:paraId="4110ED11" w14:textId="6E6E5F83" w:rsidR="00D814B5" w:rsidRPr="009E3901" w:rsidRDefault="00B12B7F" w:rsidP="002C6970">
            <w:pPr>
              <w:keepNext/>
              <w:keepLines/>
              <w:spacing w:before="160" w:after="80" w:line="360" w:lineRule="auto"/>
              <w:jc w:val="center"/>
              <w:rPr>
                <w:rFonts w:ascii="Arial Narrow" w:eastAsia="Arial Narrow" w:hAnsi="Arial Narrow" w:cs="Arial Narrow"/>
                <w:sz w:val="24"/>
                <w:szCs w:val="24"/>
              </w:rPr>
            </w:pPr>
            <w:r w:rsidRPr="00B12B7F">
              <w:rPr>
                <w:rFonts w:ascii="Arial Narrow" w:eastAsia="Arial Narrow" w:hAnsi="Arial Narrow" w:cs="Arial Narrow"/>
                <w:sz w:val="24"/>
                <w:szCs w:val="24"/>
              </w:rPr>
              <w:t>4.57</w:t>
            </w:r>
          </w:p>
        </w:tc>
        <w:tc>
          <w:tcPr>
            <w:tcW w:w="2074" w:type="dxa"/>
            <w:tcBorders>
              <w:left w:val="nil"/>
              <w:right w:val="nil"/>
            </w:tcBorders>
          </w:tcPr>
          <w:p w14:paraId="41638B87" w14:textId="0137EEA2" w:rsidR="00D814B5" w:rsidRPr="009E3901" w:rsidRDefault="00A6757B"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0.7</w:t>
            </w:r>
            <w:r w:rsidR="00BA3A3F">
              <w:rPr>
                <w:rFonts w:ascii="Arial Narrow" w:eastAsia="Arial Narrow" w:hAnsi="Arial Narrow" w:cs="Arial Narrow"/>
                <w:sz w:val="24"/>
                <w:szCs w:val="24"/>
              </w:rPr>
              <w:t>3</w:t>
            </w:r>
          </w:p>
        </w:tc>
        <w:tc>
          <w:tcPr>
            <w:tcW w:w="2074" w:type="dxa"/>
            <w:tcBorders>
              <w:top w:val="single" w:sz="4" w:space="0" w:color="auto"/>
              <w:left w:val="nil"/>
              <w:bottom w:val="single" w:sz="4" w:space="0" w:color="auto"/>
            </w:tcBorders>
          </w:tcPr>
          <w:p w14:paraId="22EC9888" w14:textId="0C61F269" w:rsidR="00D814B5" w:rsidRPr="009E3901" w:rsidRDefault="005848DE"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A6757B">
              <w:rPr>
                <w:rFonts w:ascii="Arial Narrow" w:eastAsia="Arial Narrow" w:hAnsi="Arial Narrow" w:cs="Arial Narrow"/>
                <w:sz w:val="24"/>
                <w:szCs w:val="24"/>
              </w:rPr>
              <w:t>Agree</w:t>
            </w:r>
          </w:p>
        </w:tc>
      </w:tr>
      <w:tr w:rsidR="00D814B5" w14:paraId="0885A2E5" w14:textId="77777777" w:rsidTr="002C6970">
        <w:trPr>
          <w:trHeight w:val="302"/>
        </w:trPr>
        <w:tc>
          <w:tcPr>
            <w:tcW w:w="2972" w:type="dxa"/>
            <w:tcBorders>
              <w:left w:val="single" w:sz="4" w:space="0" w:color="auto"/>
              <w:right w:val="nil"/>
            </w:tcBorders>
          </w:tcPr>
          <w:p w14:paraId="5F6E288A" w14:textId="58613044" w:rsidR="00D814B5" w:rsidRPr="009E3901" w:rsidRDefault="007E2DC6" w:rsidP="002C6970">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provides diagnostic information that helps identify issues.</w:t>
            </w:r>
          </w:p>
        </w:tc>
        <w:tc>
          <w:tcPr>
            <w:tcW w:w="1412" w:type="dxa"/>
            <w:tcBorders>
              <w:left w:val="nil"/>
              <w:right w:val="nil"/>
            </w:tcBorders>
          </w:tcPr>
          <w:p w14:paraId="20161B97" w14:textId="7C6CCEEF" w:rsidR="00D814B5" w:rsidRPr="009E3901" w:rsidRDefault="0052486D" w:rsidP="002C6970">
            <w:pPr>
              <w:keepNext/>
              <w:keepLines/>
              <w:spacing w:before="160" w:after="80" w:line="360" w:lineRule="auto"/>
              <w:jc w:val="center"/>
              <w:rPr>
                <w:rFonts w:ascii="Arial Narrow" w:eastAsia="Arial Narrow" w:hAnsi="Arial Narrow" w:cs="Arial Narrow"/>
                <w:sz w:val="24"/>
                <w:szCs w:val="24"/>
              </w:rPr>
            </w:pPr>
            <w:r w:rsidRPr="0052486D">
              <w:rPr>
                <w:rFonts w:ascii="Arial Narrow" w:eastAsia="Arial Narrow" w:hAnsi="Arial Narrow" w:cs="Arial Narrow"/>
                <w:sz w:val="24"/>
                <w:szCs w:val="24"/>
              </w:rPr>
              <w:t>4.49</w:t>
            </w:r>
          </w:p>
        </w:tc>
        <w:tc>
          <w:tcPr>
            <w:tcW w:w="2074" w:type="dxa"/>
            <w:tcBorders>
              <w:left w:val="nil"/>
              <w:right w:val="nil"/>
            </w:tcBorders>
          </w:tcPr>
          <w:p w14:paraId="0B2D2116" w14:textId="3F130063" w:rsidR="00D814B5" w:rsidRPr="009E3901" w:rsidRDefault="007D7311"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BA3A3F">
              <w:rPr>
                <w:rFonts w:ascii="Arial Narrow" w:eastAsia="Arial Narrow" w:hAnsi="Arial Narrow" w:cs="Arial Narrow"/>
                <w:sz w:val="24"/>
                <w:szCs w:val="24"/>
              </w:rPr>
              <w:t>84</w:t>
            </w:r>
          </w:p>
        </w:tc>
        <w:tc>
          <w:tcPr>
            <w:tcW w:w="2074" w:type="dxa"/>
            <w:tcBorders>
              <w:top w:val="single" w:sz="4" w:space="0" w:color="auto"/>
              <w:left w:val="nil"/>
              <w:bottom w:val="single" w:sz="4" w:space="0" w:color="auto"/>
            </w:tcBorders>
          </w:tcPr>
          <w:p w14:paraId="5D5B096E" w14:textId="1FFB6928" w:rsidR="00D814B5" w:rsidRPr="009E3901" w:rsidRDefault="007D7311" w:rsidP="002C6970">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AB1242" w14:paraId="7F6B4F06" w14:textId="77777777" w:rsidTr="002C6970">
        <w:trPr>
          <w:trHeight w:val="302"/>
        </w:trPr>
        <w:tc>
          <w:tcPr>
            <w:tcW w:w="2972" w:type="dxa"/>
            <w:tcBorders>
              <w:left w:val="single" w:sz="4" w:space="0" w:color="auto"/>
              <w:bottom w:val="single" w:sz="4" w:space="0" w:color="auto"/>
              <w:right w:val="nil"/>
            </w:tcBorders>
          </w:tcPr>
          <w:p w14:paraId="6FD04B27" w14:textId="399082D8" w:rsidR="00AB1242" w:rsidRPr="00000B98" w:rsidRDefault="009572A5" w:rsidP="002C6970">
            <w:pPr>
              <w:keepNext/>
              <w:keepLines/>
              <w:spacing w:before="160" w:after="80" w:line="360" w:lineRule="auto"/>
              <w:rPr>
                <w:rFonts w:ascii="Arial Narrow" w:eastAsia="Arial Narrow" w:hAnsi="Arial Narrow" w:cs="Arial Narrow"/>
                <w:b/>
                <w:sz w:val="24"/>
                <w:szCs w:val="24"/>
              </w:rPr>
            </w:pPr>
            <w:r w:rsidRPr="00000B98">
              <w:rPr>
                <w:rFonts w:ascii="Arial Narrow" w:eastAsia="Arial Narrow" w:hAnsi="Arial Narrow" w:cs="Arial Narrow"/>
                <w:b/>
                <w:bCs/>
                <w:sz w:val="24"/>
                <w:szCs w:val="24"/>
              </w:rPr>
              <w:t>AVERAGE MEAN:</w:t>
            </w:r>
          </w:p>
        </w:tc>
        <w:tc>
          <w:tcPr>
            <w:tcW w:w="1412" w:type="dxa"/>
            <w:tcBorders>
              <w:left w:val="nil"/>
              <w:bottom w:val="single" w:sz="4" w:space="0" w:color="auto"/>
              <w:right w:val="nil"/>
            </w:tcBorders>
          </w:tcPr>
          <w:p w14:paraId="24DFFE7F" w14:textId="58A71A88" w:rsidR="00AB1242" w:rsidRPr="00643E6F" w:rsidRDefault="006C6CA8" w:rsidP="002C6970">
            <w:pPr>
              <w:keepNext/>
              <w:keepLines/>
              <w:spacing w:before="160" w:after="80" w:line="360" w:lineRule="auto"/>
              <w:jc w:val="center"/>
              <w:rPr>
                <w:rFonts w:ascii="Arial Narrow" w:eastAsia="Arial Narrow" w:hAnsi="Arial Narrow" w:cs="Arial Narrow"/>
                <w:b/>
                <w:sz w:val="24"/>
                <w:szCs w:val="24"/>
              </w:rPr>
            </w:pPr>
            <w:r w:rsidRPr="006C6CA8">
              <w:rPr>
                <w:rFonts w:ascii="Arial Narrow" w:eastAsia="Arial Narrow" w:hAnsi="Arial Narrow" w:cs="Arial Narrow"/>
                <w:b/>
                <w:sz w:val="24"/>
                <w:szCs w:val="24"/>
              </w:rPr>
              <w:t>4.55</w:t>
            </w:r>
          </w:p>
        </w:tc>
        <w:tc>
          <w:tcPr>
            <w:tcW w:w="2074" w:type="dxa"/>
            <w:tcBorders>
              <w:left w:val="nil"/>
              <w:bottom w:val="single" w:sz="4" w:space="0" w:color="auto"/>
              <w:right w:val="nil"/>
            </w:tcBorders>
          </w:tcPr>
          <w:p w14:paraId="40331432" w14:textId="2A3EB142" w:rsidR="00AB1242" w:rsidRPr="00643E6F" w:rsidRDefault="008D7455" w:rsidP="002C6970">
            <w:pPr>
              <w:keepNext/>
              <w:keepLines/>
              <w:spacing w:before="160" w:after="80" w:line="360" w:lineRule="auto"/>
              <w:jc w:val="center"/>
              <w:rPr>
                <w:rFonts w:ascii="Arial Narrow" w:eastAsia="Arial Narrow" w:hAnsi="Arial Narrow" w:cs="Arial Narrow"/>
                <w:b/>
                <w:sz w:val="24"/>
                <w:szCs w:val="24"/>
              </w:rPr>
            </w:pPr>
            <w:r w:rsidRPr="00643E6F">
              <w:rPr>
                <w:rFonts w:ascii="Arial Narrow" w:eastAsia="Arial Narrow" w:hAnsi="Arial Narrow" w:cs="Arial Narrow"/>
                <w:b/>
                <w:sz w:val="24"/>
                <w:szCs w:val="24"/>
              </w:rPr>
              <w:t>0.</w:t>
            </w:r>
            <w:r w:rsidR="00EF1230" w:rsidRPr="00EF1230">
              <w:rPr>
                <w:rFonts w:ascii="Arial Narrow" w:eastAsia="Arial Narrow" w:hAnsi="Arial Narrow" w:cs="Arial Narrow"/>
                <w:b/>
                <w:sz w:val="24"/>
                <w:szCs w:val="24"/>
              </w:rPr>
              <w:t>73</w:t>
            </w:r>
          </w:p>
        </w:tc>
        <w:tc>
          <w:tcPr>
            <w:tcW w:w="2074" w:type="dxa"/>
            <w:tcBorders>
              <w:top w:val="single" w:sz="4" w:space="0" w:color="auto"/>
              <w:left w:val="nil"/>
              <w:bottom w:val="single" w:sz="4" w:space="0" w:color="auto"/>
            </w:tcBorders>
          </w:tcPr>
          <w:p w14:paraId="029A95A3" w14:textId="77777777" w:rsidR="00AB1242" w:rsidRDefault="00AB1242" w:rsidP="002C6970">
            <w:pPr>
              <w:keepNext/>
              <w:keepLines/>
              <w:spacing w:before="160" w:after="80" w:line="360" w:lineRule="auto"/>
              <w:jc w:val="center"/>
              <w:rPr>
                <w:rFonts w:ascii="Arial Narrow" w:eastAsia="Arial Narrow" w:hAnsi="Arial Narrow" w:cs="Arial Narrow"/>
                <w:sz w:val="24"/>
                <w:szCs w:val="24"/>
              </w:rPr>
            </w:pPr>
          </w:p>
        </w:tc>
      </w:tr>
    </w:tbl>
    <w:p w14:paraId="48DEB29E" w14:textId="77777777" w:rsidR="00912E87" w:rsidRDefault="00912E87" w:rsidP="00912E87"/>
    <w:p w14:paraId="54A06E45" w14:textId="0C664F7D" w:rsidR="003E2A91" w:rsidRPr="003E2A91" w:rsidRDefault="003E2A91" w:rsidP="003E2A91">
      <w:pPr>
        <w:pStyle w:val="Heading3"/>
        <w:spacing w:line="480" w:lineRule="auto"/>
        <w:ind w:firstLine="720"/>
        <w:rPr>
          <w:rFonts w:ascii="Arial Narrow" w:hAnsi="Arial Narrow"/>
          <w:sz w:val="24"/>
          <w:szCs w:val="24"/>
          <w:lang w:val="en-PH"/>
        </w:rPr>
      </w:pPr>
      <w:bookmarkStart w:id="125" w:name="_Toc199771412"/>
      <w:r w:rsidRPr="003E2A91">
        <w:rPr>
          <w:rFonts w:ascii="Arial Narrow" w:hAnsi="Arial Narrow"/>
          <w:sz w:val="24"/>
          <w:szCs w:val="24"/>
          <w:lang w:val="en-PH"/>
        </w:rPr>
        <w:t xml:space="preserve">Table </w:t>
      </w:r>
      <w:r>
        <w:rPr>
          <w:rFonts w:ascii="Arial Narrow" w:hAnsi="Arial Narrow"/>
          <w:sz w:val="24"/>
          <w:szCs w:val="24"/>
          <w:lang w:val="en-PH"/>
        </w:rPr>
        <w:t>11</w:t>
      </w:r>
      <w:r w:rsidRPr="003E2A91">
        <w:rPr>
          <w:rFonts w:ascii="Arial Narrow" w:hAnsi="Arial Narrow"/>
          <w:sz w:val="24"/>
          <w:szCs w:val="24"/>
          <w:lang w:val="en-PH"/>
        </w:rPr>
        <w:t xml:space="preserve"> shows the evaluation results for maintainability, which received strong positive feedback with an overall average mean score of </w:t>
      </w:r>
      <w:r w:rsidRPr="003E2A91">
        <w:rPr>
          <w:rFonts w:ascii="Arial Narrow" w:hAnsi="Arial Narrow"/>
          <w:b/>
          <w:bCs/>
          <w:sz w:val="24"/>
          <w:szCs w:val="24"/>
          <w:lang w:val="en-PH"/>
        </w:rPr>
        <w:t>4.55</w:t>
      </w:r>
      <w:r w:rsidRPr="003E2A91">
        <w:rPr>
          <w:rFonts w:ascii="Arial Narrow" w:hAnsi="Arial Narrow"/>
          <w:sz w:val="24"/>
          <w:szCs w:val="24"/>
          <w:lang w:val="en-PH"/>
        </w:rPr>
        <w:t xml:space="preserve"> and a standard deviation of </w:t>
      </w:r>
      <w:r w:rsidRPr="003E2A91">
        <w:rPr>
          <w:rFonts w:ascii="Arial Narrow" w:hAnsi="Arial Narrow"/>
          <w:b/>
          <w:bCs/>
          <w:sz w:val="24"/>
          <w:szCs w:val="24"/>
          <w:lang w:val="en-PH"/>
        </w:rPr>
        <w:t>0.73</w:t>
      </w:r>
      <w:r w:rsidRPr="003E2A91">
        <w:rPr>
          <w:rFonts w:ascii="Arial Narrow" w:hAnsi="Arial Narrow"/>
          <w:sz w:val="24"/>
          <w:szCs w:val="24"/>
          <w:lang w:val="en-PH"/>
        </w:rPr>
        <w:t xml:space="preserve">. The highest-rated aspect is the modularity of the system's hardware components, with a mean of </w:t>
      </w:r>
      <w:r w:rsidRPr="003E2A91">
        <w:rPr>
          <w:rFonts w:ascii="Arial Narrow" w:hAnsi="Arial Narrow"/>
          <w:b/>
          <w:bCs/>
          <w:sz w:val="24"/>
          <w:szCs w:val="24"/>
          <w:lang w:val="en-PH"/>
        </w:rPr>
        <w:t>4.60</w:t>
      </w:r>
      <w:r w:rsidRPr="003E2A91">
        <w:rPr>
          <w:rFonts w:ascii="Arial Narrow" w:hAnsi="Arial Narrow"/>
          <w:sz w:val="24"/>
          <w:szCs w:val="24"/>
          <w:lang w:val="en-PH"/>
        </w:rPr>
        <w:t xml:space="preserve"> and a standard deviation of </w:t>
      </w:r>
      <w:r w:rsidRPr="003E2A91">
        <w:rPr>
          <w:rFonts w:ascii="Arial Narrow" w:hAnsi="Arial Narrow"/>
          <w:b/>
          <w:bCs/>
          <w:sz w:val="24"/>
          <w:szCs w:val="24"/>
          <w:lang w:val="en-PH"/>
        </w:rPr>
        <w:t>0.60</w:t>
      </w:r>
      <w:r w:rsidRPr="003E2A91">
        <w:rPr>
          <w:rFonts w:ascii="Arial Narrow" w:hAnsi="Arial Narrow"/>
          <w:sz w:val="24"/>
          <w:szCs w:val="24"/>
          <w:lang w:val="en-PH"/>
        </w:rPr>
        <w:t xml:space="preserve">. The system’s scalability to include additional faculty offices or departments follows closely with a mean of </w:t>
      </w:r>
      <w:r w:rsidRPr="003E2A91">
        <w:rPr>
          <w:rFonts w:ascii="Arial Narrow" w:hAnsi="Arial Narrow"/>
          <w:b/>
          <w:bCs/>
          <w:sz w:val="24"/>
          <w:szCs w:val="24"/>
          <w:lang w:val="en-PH"/>
        </w:rPr>
        <w:t>4.57</w:t>
      </w:r>
      <w:r w:rsidRPr="003E2A91">
        <w:rPr>
          <w:rFonts w:ascii="Arial Narrow" w:hAnsi="Arial Narrow"/>
          <w:sz w:val="24"/>
          <w:szCs w:val="24"/>
          <w:lang w:val="en-PH"/>
        </w:rPr>
        <w:t xml:space="preserve"> and a standard deviation of </w:t>
      </w:r>
      <w:r w:rsidRPr="003E2A91">
        <w:rPr>
          <w:rFonts w:ascii="Arial Narrow" w:hAnsi="Arial Narrow"/>
          <w:b/>
          <w:bCs/>
          <w:sz w:val="24"/>
          <w:szCs w:val="24"/>
          <w:lang w:val="en-PH"/>
        </w:rPr>
        <w:t>0.73</w:t>
      </w:r>
      <w:r w:rsidRPr="003E2A91">
        <w:rPr>
          <w:rFonts w:ascii="Arial Narrow" w:hAnsi="Arial Narrow"/>
          <w:sz w:val="24"/>
          <w:szCs w:val="24"/>
          <w:lang w:val="en-PH"/>
        </w:rPr>
        <w:t xml:space="preserve">. Providing diagnostic information to help identify issues received a slightly lower mean of </w:t>
      </w:r>
      <w:r w:rsidRPr="003E2A91">
        <w:rPr>
          <w:rFonts w:ascii="Arial Narrow" w:hAnsi="Arial Narrow"/>
          <w:b/>
          <w:bCs/>
          <w:sz w:val="24"/>
          <w:szCs w:val="24"/>
          <w:lang w:val="en-PH"/>
        </w:rPr>
        <w:t>4.49</w:t>
      </w:r>
      <w:r w:rsidRPr="003E2A91">
        <w:rPr>
          <w:rFonts w:ascii="Arial Narrow" w:hAnsi="Arial Narrow"/>
          <w:sz w:val="24"/>
          <w:szCs w:val="24"/>
          <w:lang w:val="en-PH"/>
        </w:rPr>
        <w:t xml:space="preserve"> and a standard deviation of </w:t>
      </w:r>
      <w:r w:rsidRPr="003E2A91">
        <w:rPr>
          <w:rFonts w:ascii="Arial Narrow" w:hAnsi="Arial Narrow"/>
          <w:b/>
          <w:bCs/>
          <w:sz w:val="24"/>
          <w:szCs w:val="24"/>
          <w:lang w:val="en-PH"/>
        </w:rPr>
        <w:t>0.84</w:t>
      </w:r>
      <w:r w:rsidRPr="003E2A91">
        <w:rPr>
          <w:rFonts w:ascii="Arial Narrow" w:hAnsi="Arial Narrow"/>
          <w:sz w:val="24"/>
          <w:szCs w:val="24"/>
          <w:lang w:val="en-PH"/>
        </w:rPr>
        <w:t>, still interpreted as "</w:t>
      </w:r>
      <w:r w:rsidRPr="003E2A91">
        <w:rPr>
          <w:rFonts w:ascii="Arial Narrow" w:hAnsi="Arial Narrow"/>
          <w:b/>
          <w:sz w:val="24"/>
          <w:szCs w:val="24"/>
          <w:lang w:val="en-PH"/>
        </w:rPr>
        <w:t>Agree</w:t>
      </w:r>
      <w:r w:rsidRPr="003E2A91">
        <w:rPr>
          <w:rFonts w:ascii="Arial Narrow" w:hAnsi="Arial Narrow"/>
          <w:sz w:val="24"/>
          <w:szCs w:val="24"/>
          <w:lang w:val="en-PH"/>
        </w:rPr>
        <w:t>." These findings suggest that the system is maintainable and adaptable for future enhancements.</w:t>
      </w:r>
    </w:p>
    <w:p w14:paraId="598C0E30" w14:textId="4962CBAB" w:rsidR="00912E87" w:rsidRPr="00AA7D31" w:rsidRDefault="00912E87" w:rsidP="007B27A8">
      <w:pPr>
        <w:pStyle w:val="Heading3"/>
        <w:spacing w:line="480" w:lineRule="auto"/>
        <w:rPr>
          <w:rFonts w:ascii="Arial Narrow" w:eastAsia="Arial Narrow" w:hAnsi="Arial Narrow"/>
          <w:b/>
          <w:bCs/>
          <w:i/>
          <w:iCs/>
          <w:color w:val="auto"/>
          <w:sz w:val="24"/>
          <w:szCs w:val="24"/>
        </w:rPr>
      </w:pPr>
      <w:r w:rsidRPr="00AA7D31">
        <w:rPr>
          <w:rFonts w:ascii="Arial Narrow" w:eastAsia="Arial Narrow" w:hAnsi="Arial Narrow"/>
          <w:b/>
          <w:bCs/>
          <w:i/>
          <w:iCs/>
          <w:color w:val="auto"/>
          <w:sz w:val="24"/>
          <w:szCs w:val="24"/>
        </w:rPr>
        <w:t>4.3.</w:t>
      </w:r>
      <w:r w:rsidR="003358B9" w:rsidRPr="00AA7D31">
        <w:rPr>
          <w:rFonts w:ascii="Arial Narrow" w:eastAsia="Arial Narrow" w:hAnsi="Arial Narrow"/>
          <w:b/>
          <w:bCs/>
          <w:i/>
          <w:iCs/>
          <w:color w:val="auto"/>
          <w:sz w:val="24"/>
          <w:szCs w:val="24"/>
        </w:rPr>
        <w:t>5</w:t>
      </w:r>
      <w:r w:rsidRPr="00AA7D31">
        <w:rPr>
          <w:rFonts w:ascii="Arial Narrow" w:eastAsia="Arial Narrow" w:hAnsi="Arial Narrow"/>
          <w:b/>
          <w:bCs/>
          <w:i/>
          <w:iCs/>
          <w:color w:val="auto"/>
          <w:sz w:val="24"/>
          <w:szCs w:val="24"/>
        </w:rPr>
        <w:t xml:space="preserve"> </w:t>
      </w:r>
      <w:bookmarkEnd w:id="125"/>
      <w:r w:rsidR="007E2DC6" w:rsidRPr="007E2DC6">
        <w:rPr>
          <w:rFonts w:ascii="Arial Narrow" w:eastAsia="Arial Narrow" w:hAnsi="Arial Narrow"/>
          <w:b/>
          <w:bCs/>
          <w:i/>
          <w:iCs/>
          <w:color w:val="auto"/>
          <w:sz w:val="24"/>
          <w:szCs w:val="24"/>
        </w:rPr>
        <w:t>Security of the ConsultEase System</w:t>
      </w:r>
    </w:p>
    <w:p w14:paraId="54BF3F44" w14:textId="61D346E3" w:rsidR="00912E87" w:rsidRPr="007B27A8" w:rsidRDefault="007B27A8" w:rsidP="007B27A8">
      <w:pPr>
        <w:pStyle w:val="Caption"/>
        <w:spacing w:line="360" w:lineRule="auto"/>
        <w:ind w:left="144"/>
        <w:rPr>
          <w:rFonts w:ascii="Arial Narrow" w:hAnsi="Arial Narrow"/>
          <w:b/>
          <w:bCs/>
          <w:i w:val="0"/>
          <w:iCs w:val="0"/>
          <w:color w:val="auto"/>
          <w:sz w:val="24"/>
          <w:szCs w:val="24"/>
        </w:rPr>
      </w:pPr>
      <w:bookmarkStart w:id="126" w:name="_Toc199768609"/>
      <w:r w:rsidRPr="007B27A8">
        <w:rPr>
          <w:rFonts w:ascii="Arial Narrow" w:hAnsi="Arial Narrow"/>
          <w:b/>
          <w:bCs/>
          <w:i w:val="0"/>
          <w:iCs w:val="0"/>
          <w:sz w:val="24"/>
          <w:szCs w:val="24"/>
        </w:rPr>
        <w:t xml:space="preserve">Table </w:t>
      </w:r>
      <w:r w:rsidRPr="007B27A8">
        <w:rPr>
          <w:rFonts w:ascii="Arial Narrow" w:hAnsi="Arial Narrow"/>
          <w:b/>
          <w:bCs/>
          <w:i w:val="0"/>
          <w:iCs w:val="0"/>
          <w:sz w:val="24"/>
          <w:szCs w:val="24"/>
        </w:rPr>
        <w:fldChar w:fldCharType="begin"/>
      </w:r>
      <w:r w:rsidRPr="007B27A8">
        <w:rPr>
          <w:rFonts w:ascii="Arial Narrow" w:hAnsi="Arial Narrow"/>
          <w:b/>
          <w:bCs/>
          <w:i w:val="0"/>
          <w:iCs w:val="0"/>
          <w:sz w:val="24"/>
          <w:szCs w:val="24"/>
        </w:rPr>
        <w:instrText xml:space="preserve"> SEQ Table \* ARABIC </w:instrText>
      </w:r>
      <w:r w:rsidRPr="007B27A8">
        <w:rPr>
          <w:rFonts w:ascii="Arial Narrow" w:hAnsi="Arial Narrow"/>
          <w:b/>
          <w:bCs/>
          <w:i w:val="0"/>
          <w:iCs w:val="0"/>
          <w:sz w:val="24"/>
          <w:szCs w:val="24"/>
        </w:rPr>
        <w:fldChar w:fldCharType="separate"/>
      </w:r>
      <w:r w:rsidRPr="007B27A8">
        <w:rPr>
          <w:rFonts w:ascii="Arial Narrow" w:hAnsi="Arial Narrow"/>
          <w:b/>
          <w:bCs/>
          <w:i w:val="0"/>
          <w:iCs w:val="0"/>
          <w:sz w:val="24"/>
          <w:szCs w:val="24"/>
        </w:rPr>
        <w:fldChar w:fldCharType="end"/>
      </w:r>
      <w:r w:rsidRPr="007B27A8">
        <w:rPr>
          <w:rFonts w:ascii="Arial Narrow" w:hAnsi="Arial Narrow"/>
          <w:b/>
          <w:bCs/>
          <w:sz w:val="24"/>
          <w:szCs w:val="24"/>
        </w:rPr>
        <w:t xml:space="preserve"> </w:t>
      </w:r>
      <w:r w:rsidRPr="007B27A8">
        <w:rPr>
          <w:rFonts w:ascii="Arial Narrow" w:hAnsi="Arial Narrow"/>
          <w:b/>
          <w:bCs/>
          <w:sz w:val="24"/>
          <w:szCs w:val="24"/>
        </w:rPr>
        <w:br/>
      </w:r>
      <w:bookmarkEnd w:id="126"/>
      <w:r w:rsidR="007E2DC6" w:rsidRPr="007E2DC6">
        <w:rPr>
          <w:rFonts w:ascii="Arial Narrow" w:hAnsi="Arial Narrow"/>
          <w:sz w:val="24"/>
          <w:szCs w:val="24"/>
        </w:rPr>
        <w:t>ConsultEase in Terms of Security</w:t>
      </w:r>
    </w:p>
    <w:tbl>
      <w:tblPr>
        <w:tblStyle w:val="TableGrid"/>
        <w:tblW w:w="8532" w:type="dxa"/>
        <w:tblLook w:val="04A0" w:firstRow="1" w:lastRow="0" w:firstColumn="1" w:lastColumn="0" w:noHBand="0" w:noVBand="1"/>
      </w:tblPr>
      <w:tblGrid>
        <w:gridCol w:w="2972"/>
        <w:gridCol w:w="1412"/>
        <w:gridCol w:w="2074"/>
        <w:gridCol w:w="2074"/>
      </w:tblGrid>
      <w:tr w:rsidR="00D814B5" w14:paraId="1C221401" w14:textId="77777777" w:rsidTr="2490A10F">
        <w:trPr>
          <w:trHeight w:val="300"/>
        </w:trPr>
        <w:tc>
          <w:tcPr>
            <w:tcW w:w="2972" w:type="dxa"/>
            <w:tcBorders>
              <w:top w:val="single" w:sz="4" w:space="0" w:color="auto"/>
              <w:left w:val="single" w:sz="4" w:space="0" w:color="auto"/>
              <w:bottom w:val="single" w:sz="4" w:space="0" w:color="auto"/>
              <w:right w:val="nil"/>
            </w:tcBorders>
          </w:tcPr>
          <w:p w14:paraId="44B58845" w14:textId="437F7932" w:rsidR="00D814B5" w:rsidRPr="00000B98" w:rsidRDefault="007E2DC6" w:rsidP="00696A55">
            <w:pPr>
              <w:keepNext/>
              <w:keepLines/>
              <w:spacing w:before="160" w:after="80"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SECURITY</w:t>
            </w:r>
          </w:p>
        </w:tc>
        <w:tc>
          <w:tcPr>
            <w:tcW w:w="1412" w:type="dxa"/>
            <w:tcBorders>
              <w:top w:val="single" w:sz="4" w:space="0" w:color="auto"/>
              <w:left w:val="nil"/>
              <w:bottom w:val="single" w:sz="4" w:space="0" w:color="auto"/>
              <w:right w:val="nil"/>
            </w:tcBorders>
          </w:tcPr>
          <w:p w14:paraId="03399AB5" w14:textId="77777777" w:rsidR="00D814B5" w:rsidRPr="00000B98" w:rsidRDefault="00D814B5" w:rsidP="00696A55">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Mean</w:t>
            </w:r>
          </w:p>
        </w:tc>
        <w:tc>
          <w:tcPr>
            <w:tcW w:w="2074" w:type="dxa"/>
            <w:tcBorders>
              <w:top w:val="single" w:sz="4" w:space="0" w:color="auto"/>
              <w:left w:val="nil"/>
              <w:bottom w:val="single" w:sz="4" w:space="0" w:color="auto"/>
              <w:right w:val="nil"/>
            </w:tcBorders>
          </w:tcPr>
          <w:p w14:paraId="53F0CAD9" w14:textId="120EB044" w:rsidR="00D814B5" w:rsidRPr="00000B98" w:rsidRDefault="00161FC7" w:rsidP="00696A55">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bCs/>
                <w:sz w:val="24"/>
                <w:szCs w:val="24"/>
              </w:rPr>
              <w:t>S</w:t>
            </w:r>
            <w:r>
              <w:rPr>
                <w:rFonts w:ascii="Arial Narrow" w:eastAsia="Arial Narrow" w:hAnsi="Arial Narrow" w:cs="Arial Narrow"/>
                <w:b/>
                <w:bCs/>
                <w:sz w:val="24"/>
                <w:szCs w:val="24"/>
              </w:rPr>
              <w:t>tandard Deviation</w:t>
            </w:r>
          </w:p>
        </w:tc>
        <w:tc>
          <w:tcPr>
            <w:tcW w:w="2074" w:type="dxa"/>
            <w:tcBorders>
              <w:top w:val="single" w:sz="4" w:space="0" w:color="auto"/>
              <w:left w:val="nil"/>
              <w:bottom w:val="single" w:sz="4" w:space="0" w:color="auto"/>
              <w:right w:val="single" w:sz="4" w:space="0" w:color="auto"/>
            </w:tcBorders>
          </w:tcPr>
          <w:p w14:paraId="57A2D068" w14:textId="77777777" w:rsidR="00D814B5" w:rsidRPr="00000B98" w:rsidRDefault="00D814B5" w:rsidP="00696A55">
            <w:pPr>
              <w:keepNext/>
              <w:keepLines/>
              <w:spacing w:before="160" w:after="80" w:line="360" w:lineRule="auto"/>
              <w:jc w:val="center"/>
              <w:rPr>
                <w:rFonts w:ascii="Arial Narrow" w:eastAsia="Arial Narrow" w:hAnsi="Arial Narrow" w:cs="Arial Narrow"/>
                <w:b/>
                <w:sz w:val="24"/>
                <w:szCs w:val="24"/>
              </w:rPr>
            </w:pPr>
            <w:r w:rsidRPr="00000B98">
              <w:rPr>
                <w:rFonts w:ascii="Arial Narrow" w:eastAsia="Arial Narrow" w:hAnsi="Arial Narrow" w:cs="Arial Narrow"/>
                <w:b/>
                <w:sz w:val="24"/>
                <w:szCs w:val="24"/>
              </w:rPr>
              <w:t>Verbal Interpretation</w:t>
            </w:r>
          </w:p>
        </w:tc>
      </w:tr>
      <w:tr w:rsidR="00D814B5" w14:paraId="6A4775C1" w14:textId="77777777" w:rsidTr="2490A10F">
        <w:trPr>
          <w:trHeight w:val="300"/>
        </w:trPr>
        <w:tc>
          <w:tcPr>
            <w:tcW w:w="2972" w:type="dxa"/>
            <w:tcBorders>
              <w:top w:val="single" w:sz="4" w:space="0" w:color="auto"/>
              <w:left w:val="single" w:sz="4" w:space="0" w:color="auto"/>
              <w:right w:val="nil"/>
            </w:tcBorders>
          </w:tcPr>
          <w:p w14:paraId="62662541" w14:textId="56405A39" w:rsidR="00D814B5" w:rsidRPr="009E3901" w:rsidRDefault="007E2DC6" w:rsidP="00E61A83">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securely verifies student identity before allowing access to the consultation system.</w:t>
            </w:r>
          </w:p>
        </w:tc>
        <w:tc>
          <w:tcPr>
            <w:tcW w:w="1412" w:type="dxa"/>
            <w:tcBorders>
              <w:top w:val="single" w:sz="4" w:space="0" w:color="auto"/>
              <w:left w:val="nil"/>
              <w:right w:val="nil"/>
            </w:tcBorders>
          </w:tcPr>
          <w:p w14:paraId="03B025FA" w14:textId="5CF8E1E9" w:rsidR="00D814B5" w:rsidRPr="009E3901" w:rsidRDefault="00A97876" w:rsidP="00696A55">
            <w:pPr>
              <w:keepNext/>
              <w:keepLines/>
              <w:spacing w:before="160" w:after="80" w:line="360" w:lineRule="auto"/>
              <w:jc w:val="center"/>
              <w:rPr>
                <w:rFonts w:ascii="Arial Narrow" w:eastAsia="Arial Narrow" w:hAnsi="Arial Narrow" w:cs="Arial Narrow"/>
                <w:sz w:val="24"/>
                <w:szCs w:val="24"/>
              </w:rPr>
            </w:pPr>
            <w:r w:rsidRPr="00A97876">
              <w:rPr>
                <w:rFonts w:ascii="Arial Narrow" w:eastAsia="Arial Narrow" w:hAnsi="Arial Narrow" w:cs="Arial Narrow"/>
                <w:sz w:val="24"/>
                <w:szCs w:val="24"/>
              </w:rPr>
              <w:t>4.66</w:t>
            </w:r>
          </w:p>
        </w:tc>
        <w:tc>
          <w:tcPr>
            <w:tcW w:w="2074" w:type="dxa"/>
            <w:tcBorders>
              <w:top w:val="single" w:sz="4" w:space="0" w:color="auto"/>
              <w:left w:val="nil"/>
              <w:right w:val="nil"/>
            </w:tcBorders>
          </w:tcPr>
          <w:p w14:paraId="17ADA8DC" w14:textId="62614E6B" w:rsidR="00D814B5" w:rsidRPr="009E3901" w:rsidRDefault="00175165"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BA3A3F">
              <w:rPr>
                <w:rFonts w:ascii="Arial Narrow" w:eastAsia="Arial Narrow" w:hAnsi="Arial Narrow" w:cs="Arial Narrow"/>
                <w:sz w:val="24"/>
                <w:szCs w:val="24"/>
              </w:rPr>
              <w:t>53</w:t>
            </w:r>
          </w:p>
        </w:tc>
        <w:tc>
          <w:tcPr>
            <w:tcW w:w="2074" w:type="dxa"/>
            <w:tcBorders>
              <w:top w:val="single" w:sz="4" w:space="0" w:color="auto"/>
              <w:left w:val="nil"/>
              <w:bottom w:val="single" w:sz="4" w:space="0" w:color="auto"/>
              <w:right w:val="single" w:sz="4" w:space="0" w:color="auto"/>
            </w:tcBorders>
          </w:tcPr>
          <w:p w14:paraId="7C33CCDF" w14:textId="397FE2BA" w:rsidR="00D814B5" w:rsidRPr="009E3901" w:rsidRDefault="005848DE"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175165">
              <w:rPr>
                <w:rFonts w:ascii="Arial Narrow" w:eastAsia="Arial Narrow" w:hAnsi="Arial Narrow" w:cs="Arial Narrow"/>
                <w:sz w:val="24"/>
                <w:szCs w:val="24"/>
              </w:rPr>
              <w:t>Agree</w:t>
            </w:r>
          </w:p>
        </w:tc>
      </w:tr>
      <w:tr w:rsidR="00D814B5" w14:paraId="4F715076" w14:textId="77777777" w:rsidTr="2490A10F">
        <w:trPr>
          <w:trHeight w:val="300"/>
        </w:trPr>
        <w:tc>
          <w:tcPr>
            <w:tcW w:w="2972" w:type="dxa"/>
            <w:tcBorders>
              <w:left w:val="single" w:sz="4" w:space="0" w:color="auto"/>
              <w:right w:val="nil"/>
            </w:tcBorders>
          </w:tcPr>
          <w:p w14:paraId="527D58EF" w14:textId="0E7FC1F4" w:rsidR="00D814B5" w:rsidRPr="009E3901" w:rsidRDefault="007E2DC6" w:rsidP="00E61A83">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The system has sufficient security measures to prevent unauthorized access.</w:t>
            </w:r>
          </w:p>
        </w:tc>
        <w:tc>
          <w:tcPr>
            <w:tcW w:w="1412" w:type="dxa"/>
            <w:tcBorders>
              <w:left w:val="nil"/>
              <w:right w:val="nil"/>
            </w:tcBorders>
          </w:tcPr>
          <w:p w14:paraId="2DC9B147" w14:textId="185A5C1E" w:rsidR="00D814B5" w:rsidRPr="009E3901" w:rsidRDefault="003E2BAC" w:rsidP="00696A55">
            <w:pPr>
              <w:keepNext/>
              <w:keepLines/>
              <w:spacing w:before="160" w:after="80" w:line="360" w:lineRule="auto"/>
              <w:jc w:val="center"/>
              <w:rPr>
                <w:rFonts w:ascii="Arial Narrow" w:eastAsia="Arial Narrow" w:hAnsi="Arial Narrow" w:cs="Arial Narrow"/>
                <w:sz w:val="24"/>
                <w:szCs w:val="24"/>
              </w:rPr>
            </w:pPr>
            <w:r w:rsidRPr="003E2BAC">
              <w:rPr>
                <w:rFonts w:ascii="Arial Narrow" w:eastAsia="Arial Narrow" w:hAnsi="Arial Narrow" w:cs="Arial Narrow"/>
                <w:sz w:val="24"/>
                <w:szCs w:val="24"/>
              </w:rPr>
              <w:t>4.46</w:t>
            </w:r>
          </w:p>
        </w:tc>
        <w:tc>
          <w:tcPr>
            <w:tcW w:w="2074" w:type="dxa"/>
            <w:tcBorders>
              <w:left w:val="nil"/>
              <w:right w:val="nil"/>
            </w:tcBorders>
          </w:tcPr>
          <w:p w14:paraId="2DA2AC36" w14:textId="51A88A79" w:rsidR="00D814B5" w:rsidRPr="009E3901" w:rsidRDefault="008A2473"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BA3A3F">
              <w:rPr>
                <w:rFonts w:ascii="Arial Narrow" w:eastAsia="Arial Narrow" w:hAnsi="Arial Narrow" w:cs="Arial Narrow"/>
                <w:sz w:val="24"/>
                <w:szCs w:val="24"/>
              </w:rPr>
              <w:t>69</w:t>
            </w:r>
          </w:p>
        </w:tc>
        <w:tc>
          <w:tcPr>
            <w:tcW w:w="2074" w:type="dxa"/>
            <w:tcBorders>
              <w:top w:val="single" w:sz="4" w:space="0" w:color="auto"/>
              <w:left w:val="nil"/>
              <w:bottom w:val="single" w:sz="4" w:space="0" w:color="auto"/>
              <w:right w:val="single" w:sz="4" w:space="0" w:color="auto"/>
            </w:tcBorders>
          </w:tcPr>
          <w:p w14:paraId="54B56F07" w14:textId="309EC693" w:rsidR="00D814B5" w:rsidRPr="009E3901" w:rsidRDefault="008A2473"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Agree</w:t>
            </w:r>
          </w:p>
        </w:tc>
      </w:tr>
      <w:tr w:rsidR="00D814B5" w14:paraId="0CF68BEB" w14:textId="77777777" w:rsidTr="2490A10F">
        <w:trPr>
          <w:trHeight w:val="300"/>
        </w:trPr>
        <w:tc>
          <w:tcPr>
            <w:tcW w:w="2972" w:type="dxa"/>
            <w:tcBorders>
              <w:left w:val="single" w:sz="4" w:space="0" w:color="auto"/>
              <w:right w:val="nil"/>
            </w:tcBorders>
          </w:tcPr>
          <w:p w14:paraId="49288E71" w14:textId="5588EE69" w:rsidR="00D814B5" w:rsidRPr="009E3901" w:rsidRDefault="007E2DC6" w:rsidP="00BA6196">
            <w:pPr>
              <w:keepNext/>
              <w:keepLines/>
              <w:spacing w:before="160" w:after="8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Sensitive data (e.g. student records) are protected and handled confidentially.</w:t>
            </w:r>
          </w:p>
        </w:tc>
        <w:tc>
          <w:tcPr>
            <w:tcW w:w="1412" w:type="dxa"/>
            <w:tcBorders>
              <w:left w:val="nil"/>
              <w:right w:val="nil"/>
            </w:tcBorders>
          </w:tcPr>
          <w:p w14:paraId="33ED5B25" w14:textId="2B0570B5" w:rsidR="00D814B5" w:rsidRPr="009E3901" w:rsidRDefault="00411AE9" w:rsidP="00696A55">
            <w:pPr>
              <w:keepNext/>
              <w:keepLines/>
              <w:spacing w:before="160" w:after="80" w:line="360" w:lineRule="auto"/>
              <w:jc w:val="center"/>
              <w:rPr>
                <w:rFonts w:ascii="Arial Narrow" w:eastAsia="Arial Narrow" w:hAnsi="Arial Narrow" w:cs="Arial Narrow"/>
                <w:sz w:val="24"/>
                <w:szCs w:val="24"/>
              </w:rPr>
            </w:pPr>
            <w:r w:rsidRPr="00411AE9">
              <w:rPr>
                <w:rFonts w:ascii="Arial Narrow" w:eastAsia="Arial Narrow" w:hAnsi="Arial Narrow" w:cs="Arial Narrow"/>
                <w:sz w:val="24"/>
                <w:szCs w:val="24"/>
              </w:rPr>
              <w:t>4.60</w:t>
            </w:r>
          </w:p>
        </w:tc>
        <w:tc>
          <w:tcPr>
            <w:tcW w:w="2074" w:type="dxa"/>
            <w:tcBorders>
              <w:left w:val="nil"/>
              <w:right w:val="nil"/>
            </w:tcBorders>
          </w:tcPr>
          <w:p w14:paraId="33CE68F8" w14:textId="21280783" w:rsidR="00D814B5" w:rsidRPr="009E3901" w:rsidRDefault="008A2473"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0.</w:t>
            </w:r>
            <w:r w:rsidR="00134A5C">
              <w:rPr>
                <w:rFonts w:ascii="Arial Narrow" w:eastAsia="Arial Narrow" w:hAnsi="Arial Narrow" w:cs="Arial Narrow"/>
                <w:sz w:val="24"/>
                <w:szCs w:val="24"/>
              </w:rPr>
              <w:t>80</w:t>
            </w:r>
          </w:p>
        </w:tc>
        <w:tc>
          <w:tcPr>
            <w:tcW w:w="2074" w:type="dxa"/>
            <w:tcBorders>
              <w:top w:val="single" w:sz="4" w:space="0" w:color="auto"/>
              <w:left w:val="nil"/>
              <w:bottom w:val="single" w:sz="4" w:space="0" w:color="auto"/>
              <w:right w:val="single" w:sz="4" w:space="0" w:color="auto"/>
            </w:tcBorders>
          </w:tcPr>
          <w:p w14:paraId="109DB35C" w14:textId="484941AE" w:rsidR="00D814B5" w:rsidRPr="009E3901" w:rsidRDefault="005848DE" w:rsidP="00696A55">
            <w:pPr>
              <w:keepNext/>
              <w:keepLines/>
              <w:spacing w:before="160" w:after="80" w:line="360" w:lineRule="auto"/>
              <w:jc w:val="center"/>
              <w:rPr>
                <w:rFonts w:ascii="Arial Narrow" w:eastAsia="Arial Narrow" w:hAnsi="Arial Narrow" w:cs="Arial Narrow"/>
                <w:sz w:val="24"/>
                <w:szCs w:val="24"/>
              </w:rPr>
            </w:pPr>
            <w:r>
              <w:rPr>
                <w:rFonts w:ascii="Arial Narrow" w:eastAsia="Arial Narrow" w:hAnsi="Arial Narrow" w:cs="Arial Narrow"/>
                <w:sz w:val="24"/>
                <w:szCs w:val="24"/>
              </w:rPr>
              <w:t xml:space="preserve">Strongly </w:t>
            </w:r>
            <w:r w:rsidR="008A2473">
              <w:rPr>
                <w:rFonts w:ascii="Arial Narrow" w:eastAsia="Arial Narrow" w:hAnsi="Arial Narrow" w:cs="Arial Narrow"/>
                <w:sz w:val="24"/>
                <w:szCs w:val="24"/>
              </w:rPr>
              <w:t>Agree</w:t>
            </w:r>
          </w:p>
        </w:tc>
      </w:tr>
      <w:tr w:rsidR="009572A5" w14:paraId="4CFF08E2" w14:textId="77777777" w:rsidTr="2490A10F">
        <w:trPr>
          <w:trHeight w:val="300"/>
        </w:trPr>
        <w:tc>
          <w:tcPr>
            <w:tcW w:w="2972" w:type="dxa"/>
            <w:tcBorders>
              <w:left w:val="single" w:sz="4" w:space="0" w:color="auto"/>
              <w:bottom w:val="single" w:sz="4" w:space="0" w:color="auto"/>
              <w:right w:val="nil"/>
            </w:tcBorders>
          </w:tcPr>
          <w:p w14:paraId="1C9A061B" w14:textId="4749B8C3" w:rsidR="009572A5" w:rsidRPr="00000B98" w:rsidRDefault="009572A5" w:rsidP="004E097D">
            <w:pPr>
              <w:keepNext/>
              <w:keepLines/>
              <w:spacing w:before="160" w:after="80" w:line="360" w:lineRule="auto"/>
              <w:rPr>
                <w:rFonts w:ascii="Arial Narrow" w:eastAsia="Arial Narrow" w:hAnsi="Arial Narrow" w:cs="Arial Narrow"/>
                <w:b/>
                <w:sz w:val="24"/>
                <w:szCs w:val="24"/>
              </w:rPr>
            </w:pPr>
            <w:r w:rsidRPr="00000B98">
              <w:rPr>
                <w:rFonts w:ascii="Arial Narrow" w:eastAsia="Arial Narrow" w:hAnsi="Arial Narrow" w:cs="Arial Narrow"/>
                <w:b/>
                <w:sz w:val="24"/>
                <w:szCs w:val="24"/>
              </w:rPr>
              <w:t>AVERAGE MEAN:</w:t>
            </w:r>
          </w:p>
        </w:tc>
        <w:tc>
          <w:tcPr>
            <w:tcW w:w="1412" w:type="dxa"/>
            <w:tcBorders>
              <w:left w:val="nil"/>
              <w:bottom w:val="single" w:sz="4" w:space="0" w:color="auto"/>
              <w:right w:val="nil"/>
            </w:tcBorders>
          </w:tcPr>
          <w:p w14:paraId="5BE8F440" w14:textId="296EA0FF" w:rsidR="009572A5" w:rsidRPr="00643E6F" w:rsidRDefault="00D02748" w:rsidP="004E097D">
            <w:pPr>
              <w:keepNext/>
              <w:keepLines/>
              <w:spacing w:before="160" w:after="80" w:line="360" w:lineRule="auto"/>
              <w:jc w:val="center"/>
              <w:rPr>
                <w:rFonts w:ascii="Arial Narrow" w:eastAsia="Arial Narrow" w:hAnsi="Arial Narrow" w:cs="Arial Narrow"/>
                <w:b/>
                <w:sz w:val="24"/>
                <w:szCs w:val="24"/>
              </w:rPr>
            </w:pPr>
            <w:r w:rsidRPr="00D02748">
              <w:rPr>
                <w:rFonts w:ascii="Arial Narrow" w:eastAsia="Arial Narrow" w:hAnsi="Arial Narrow" w:cs="Arial Narrow"/>
                <w:b/>
                <w:sz w:val="24"/>
                <w:szCs w:val="24"/>
              </w:rPr>
              <w:t>4.57</w:t>
            </w:r>
          </w:p>
        </w:tc>
        <w:tc>
          <w:tcPr>
            <w:tcW w:w="2074" w:type="dxa"/>
            <w:tcBorders>
              <w:left w:val="nil"/>
              <w:bottom w:val="single" w:sz="4" w:space="0" w:color="auto"/>
              <w:right w:val="nil"/>
            </w:tcBorders>
          </w:tcPr>
          <w:p w14:paraId="12EF2F2B" w14:textId="7E80D544" w:rsidR="009572A5" w:rsidRPr="00555B1B" w:rsidRDefault="00C02BFD" w:rsidP="004E097D">
            <w:pPr>
              <w:keepNext/>
              <w:keepLines/>
              <w:spacing w:before="160" w:after="80" w:line="360" w:lineRule="auto"/>
              <w:jc w:val="center"/>
              <w:rPr>
                <w:rFonts w:ascii="Arial Narrow" w:eastAsia="Arial Narrow" w:hAnsi="Arial Narrow" w:cs="Arial Narrow"/>
                <w:b/>
                <w:sz w:val="24"/>
                <w:szCs w:val="24"/>
              </w:rPr>
            </w:pPr>
            <w:r w:rsidRPr="00555B1B">
              <w:rPr>
                <w:rFonts w:ascii="Arial Narrow" w:eastAsia="Arial Narrow" w:hAnsi="Arial Narrow" w:cs="Arial Narrow"/>
                <w:b/>
                <w:sz w:val="24"/>
                <w:szCs w:val="24"/>
              </w:rPr>
              <w:t>0.</w:t>
            </w:r>
            <w:r w:rsidR="004A4ED5" w:rsidRPr="004A4ED5">
              <w:rPr>
                <w:rFonts w:ascii="Arial Narrow" w:eastAsia="Arial Narrow" w:hAnsi="Arial Narrow" w:cs="Arial Narrow"/>
                <w:b/>
                <w:sz w:val="24"/>
                <w:szCs w:val="24"/>
              </w:rPr>
              <w:t>69</w:t>
            </w:r>
          </w:p>
        </w:tc>
        <w:tc>
          <w:tcPr>
            <w:tcW w:w="2074" w:type="dxa"/>
            <w:tcBorders>
              <w:top w:val="single" w:sz="4" w:space="0" w:color="auto"/>
              <w:left w:val="nil"/>
              <w:bottom w:val="single" w:sz="4" w:space="0" w:color="auto"/>
              <w:right w:val="single" w:sz="4" w:space="0" w:color="auto"/>
            </w:tcBorders>
          </w:tcPr>
          <w:p w14:paraId="7CF13805" w14:textId="77777777" w:rsidR="009572A5" w:rsidRDefault="009572A5" w:rsidP="004E097D">
            <w:pPr>
              <w:keepNext/>
              <w:keepLines/>
              <w:spacing w:before="160" w:after="80" w:line="360" w:lineRule="auto"/>
              <w:jc w:val="center"/>
              <w:rPr>
                <w:rFonts w:ascii="Arial Narrow" w:eastAsia="Arial Narrow" w:hAnsi="Arial Narrow" w:cs="Arial Narrow"/>
                <w:sz w:val="24"/>
                <w:szCs w:val="24"/>
              </w:rPr>
            </w:pPr>
          </w:p>
        </w:tc>
      </w:tr>
    </w:tbl>
    <w:p w14:paraId="1D3A018E" w14:textId="77777777" w:rsidR="00912E87" w:rsidRDefault="00912E87" w:rsidP="00912E87"/>
    <w:p w14:paraId="13B63C47" w14:textId="77777777" w:rsidR="00FC6FC7" w:rsidRDefault="007266CE" w:rsidP="00533FDC">
      <w:pPr>
        <w:spacing w:line="480" w:lineRule="auto"/>
        <w:jc w:val="both"/>
        <w:rPr>
          <w:rFonts w:ascii="Arial Narrow" w:hAnsi="Arial Narrow"/>
          <w:sz w:val="24"/>
          <w:szCs w:val="24"/>
        </w:rPr>
      </w:pPr>
      <w:r w:rsidRPr="007266CE">
        <w:rPr>
          <w:rFonts w:ascii="Arial Narrow" w:hAnsi="Arial Narrow"/>
          <w:sz w:val="24"/>
          <w:szCs w:val="24"/>
        </w:rPr>
        <w:tab/>
        <w:t>Table 1</w:t>
      </w:r>
      <w:r w:rsidR="002C6970">
        <w:rPr>
          <w:rFonts w:ascii="Arial Narrow" w:hAnsi="Arial Narrow"/>
          <w:sz w:val="24"/>
          <w:szCs w:val="24"/>
        </w:rPr>
        <w:t>2</w:t>
      </w:r>
      <w:r w:rsidRPr="007266CE">
        <w:rPr>
          <w:rFonts w:ascii="Arial Narrow" w:hAnsi="Arial Narrow"/>
          <w:sz w:val="24"/>
          <w:szCs w:val="24"/>
        </w:rPr>
        <w:t xml:space="preserve"> </w:t>
      </w:r>
      <w:r w:rsidR="00533FDC" w:rsidRPr="00533FDC">
        <w:rPr>
          <w:rFonts w:ascii="Arial Narrow" w:hAnsi="Arial Narrow"/>
          <w:sz w:val="24"/>
          <w:szCs w:val="24"/>
        </w:rPr>
        <w:t>presents</w:t>
      </w:r>
      <w:r w:rsidRPr="007266CE">
        <w:rPr>
          <w:rFonts w:ascii="Arial Narrow" w:hAnsi="Arial Narrow"/>
          <w:sz w:val="24"/>
          <w:szCs w:val="24"/>
        </w:rPr>
        <w:t xml:space="preserve"> the evaluation </w:t>
      </w:r>
      <w:r w:rsidR="00533FDC" w:rsidRPr="00533FDC">
        <w:rPr>
          <w:rFonts w:ascii="Arial Narrow" w:hAnsi="Arial Narrow"/>
          <w:sz w:val="24"/>
          <w:szCs w:val="24"/>
        </w:rPr>
        <w:t xml:space="preserve">results </w:t>
      </w:r>
      <w:r w:rsidRPr="007266CE">
        <w:rPr>
          <w:rFonts w:ascii="Arial Narrow" w:hAnsi="Arial Narrow"/>
          <w:sz w:val="24"/>
          <w:szCs w:val="24"/>
        </w:rPr>
        <w:t xml:space="preserve">for </w:t>
      </w:r>
      <w:r w:rsidR="00533FDC" w:rsidRPr="00533FDC">
        <w:rPr>
          <w:rFonts w:ascii="Arial Narrow" w:hAnsi="Arial Narrow"/>
          <w:sz w:val="24"/>
          <w:szCs w:val="24"/>
        </w:rPr>
        <w:t>security</w:t>
      </w:r>
      <w:r w:rsidR="005D4A04">
        <w:rPr>
          <w:rFonts w:ascii="Arial Narrow" w:hAnsi="Arial Narrow"/>
          <w:sz w:val="24"/>
          <w:szCs w:val="24"/>
        </w:rPr>
        <w:t xml:space="preserve">, which received </w:t>
      </w:r>
      <w:r w:rsidR="00533FDC" w:rsidRPr="00533FDC">
        <w:rPr>
          <w:rFonts w:ascii="Arial Narrow" w:hAnsi="Arial Narrow"/>
          <w:sz w:val="24"/>
          <w:szCs w:val="24"/>
        </w:rPr>
        <w:t xml:space="preserve">highly </w:t>
      </w:r>
      <w:r w:rsidR="005D4A04">
        <w:rPr>
          <w:rFonts w:ascii="Arial Narrow" w:hAnsi="Arial Narrow"/>
          <w:sz w:val="24"/>
          <w:szCs w:val="24"/>
        </w:rPr>
        <w:t xml:space="preserve">positive responses with an </w:t>
      </w:r>
      <w:r w:rsidR="00533FDC" w:rsidRPr="00533FDC">
        <w:rPr>
          <w:rFonts w:ascii="Arial Narrow" w:hAnsi="Arial Narrow"/>
          <w:sz w:val="24"/>
          <w:szCs w:val="24"/>
        </w:rPr>
        <w:t xml:space="preserve">overall </w:t>
      </w:r>
      <w:r w:rsidR="005D4A04">
        <w:rPr>
          <w:rFonts w:ascii="Arial Narrow" w:hAnsi="Arial Narrow"/>
          <w:sz w:val="24"/>
          <w:szCs w:val="24"/>
        </w:rPr>
        <w:t xml:space="preserve">average mean score of </w:t>
      </w:r>
      <w:r w:rsidR="00533FDC" w:rsidRPr="00BA18FD">
        <w:rPr>
          <w:rFonts w:ascii="Arial Narrow" w:hAnsi="Arial Narrow"/>
          <w:b/>
          <w:sz w:val="24"/>
          <w:szCs w:val="24"/>
        </w:rPr>
        <w:t>4.57</w:t>
      </w:r>
      <w:r w:rsidR="00C83E14" w:rsidRPr="00533FDC">
        <w:rPr>
          <w:rFonts w:ascii="Arial Narrow" w:hAnsi="Arial Narrow"/>
          <w:sz w:val="24"/>
          <w:szCs w:val="24"/>
        </w:rPr>
        <w:t xml:space="preserve"> </w:t>
      </w:r>
      <w:r w:rsidR="00C83E14">
        <w:rPr>
          <w:rFonts w:ascii="Arial Narrow" w:hAnsi="Arial Narrow"/>
          <w:sz w:val="24"/>
          <w:szCs w:val="24"/>
        </w:rPr>
        <w:t xml:space="preserve">and a standard deviation of </w:t>
      </w:r>
      <w:r w:rsidR="00FA001B" w:rsidRPr="00BA18FD">
        <w:rPr>
          <w:rFonts w:ascii="Arial Narrow" w:hAnsi="Arial Narrow"/>
          <w:b/>
          <w:sz w:val="24"/>
          <w:szCs w:val="24"/>
        </w:rPr>
        <w:t>0.</w:t>
      </w:r>
      <w:r w:rsidR="00533FDC" w:rsidRPr="00BA18FD">
        <w:rPr>
          <w:rFonts w:ascii="Arial Narrow" w:hAnsi="Arial Narrow"/>
          <w:b/>
          <w:sz w:val="24"/>
          <w:szCs w:val="24"/>
        </w:rPr>
        <w:t>69</w:t>
      </w:r>
      <w:r w:rsidR="00743ED9">
        <w:rPr>
          <w:rFonts w:ascii="Arial Narrow" w:hAnsi="Arial Narrow"/>
          <w:sz w:val="24"/>
          <w:szCs w:val="24"/>
        </w:rPr>
        <w:t>. The highest</w:t>
      </w:r>
      <w:r w:rsidR="00533FDC" w:rsidRPr="00533FDC">
        <w:rPr>
          <w:rFonts w:ascii="Arial Narrow" w:hAnsi="Arial Narrow"/>
          <w:sz w:val="24"/>
          <w:szCs w:val="24"/>
        </w:rPr>
        <w:t xml:space="preserve">-rated item, with a mean of </w:t>
      </w:r>
      <w:r w:rsidR="00533FDC" w:rsidRPr="00BA18FD">
        <w:rPr>
          <w:rFonts w:ascii="Arial Narrow" w:hAnsi="Arial Narrow"/>
          <w:b/>
          <w:sz w:val="24"/>
          <w:szCs w:val="24"/>
        </w:rPr>
        <w:t>4.66</w:t>
      </w:r>
      <w:r w:rsidR="00533FDC" w:rsidRPr="00533FDC">
        <w:rPr>
          <w:rFonts w:ascii="Arial Narrow" w:hAnsi="Arial Narrow"/>
          <w:sz w:val="24"/>
          <w:szCs w:val="24"/>
        </w:rPr>
        <w:t xml:space="preserve"> and a standard deviation of </w:t>
      </w:r>
      <w:r w:rsidR="00533FDC" w:rsidRPr="00BA18FD">
        <w:rPr>
          <w:rFonts w:ascii="Arial Narrow" w:hAnsi="Arial Narrow"/>
          <w:b/>
          <w:sz w:val="24"/>
          <w:szCs w:val="24"/>
        </w:rPr>
        <w:t>0.53</w:t>
      </w:r>
      <w:r w:rsidR="00533FDC" w:rsidRPr="00533FDC">
        <w:rPr>
          <w:rFonts w:ascii="Arial Narrow" w:hAnsi="Arial Narrow"/>
          <w:sz w:val="24"/>
          <w:szCs w:val="24"/>
        </w:rPr>
        <w:t>, is the system’s ability to securely verify student identity before granting access. The protection</w:t>
      </w:r>
      <w:r w:rsidR="00351E3D">
        <w:rPr>
          <w:rFonts w:ascii="Arial Narrow" w:hAnsi="Arial Narrow"/>
          <w:sz w:val="24"/>
          <w:szCs w:val="24"/>
        </w:rPr>
        <w:t xml:space="preserve"> and </w:t>
      </w:r>
      <w:r w:rsidR="00533FDC" w:rsidRPr="00533FDC">
        <w:rPr>
          <w:rFonts w:ascii="Arial Narrow" w:hAnsi="Arial Narrow"/>
          <w:sz w:val="24"/>
          <w:szCs w:val="24"/>
        </w:rPr>
        <w:t>confidential handling of sensitive data</w:t>
      </w:r>
      <w:r w:rsidR="0053375C">
        <w:rPr>
          <w:rFonts w:ascii="Arial Narrow" w:hAnsi="Arial Narrow"/>
          <w:sz w:val="24"/>
          <w:szCs w:val="24"/>
        </w:rPr>
        <w:t xml:space="preserve"> followed closely with a mean </w:t>
      </w:r>
      <w:r w:rsidR="00533FDC" w:rsidRPr="00533FDC">
        <w:rPr>
          <w:rFonts w:ascii="Arial Narrow" w:hAnsi="Arial Narrow"/>
          <w:sz w:val="24"/>
          <w:szCs w:val="24"/>
        </w:rPr>
        <w:t xml:space="preserve">score of </w:t>
      </w:r>
      <w:r w:rsidR="00533FDC" w:rsidRPr="00BA18FD">
        <w:rPr>
          <w:rFonts w:ascii="Arial Narrow" w:hAnsi="Arial Narrow"/>
          <w:b/>
          <w:sz w:val="24"/>
          <w:szCs w:val="24"/>
        </w:rPr>
        <w:t>4.60</w:t>
      </w:r>
      <w:r w:rsidR="00533FDC" w:rsidRPr="00533FDC">
        <w:rPr>
          <w:rFonts w:ascii="Arial Narrow" w:hAnsi="Arial Narrow"/>
          <w:sz w:val="24"/>
          <w:szCs w:val="24"/>
        </w:rPr>
        <w:t xml:space="preserve"> and </w:t>
      </w:r>
      <w:r w:rsidR="0053375C">
        <w:rPr>
          <w:rFonts w:ascii="Arial Narrow" w:hAnsi="Arial Narrow"/>
          <w:sz w:val="24"/>
          <w:szCs w:val="24"/>
        </w:rPr>
        <w:t xml:space="preserve">a standard deviation of </w:t>
      </w:r>
      <w:r w:rsidR="0053375C" w:rsidRPr="00BA18FD">
        <w:rPr>
          <w:rFonts w:ascii="Arial Narrow" w:hAnsi="Arial Narrow"/>
          <w:b/>
          <w:sz w:val="24"/>
          <w:szCs w:val="24"/>
        </w:rPr>
        <w:t>0.</w:t>
      </w:r>
      <w:r w:rsidR="00533FDC" w:rsidRPr="00BA18FD">
        <w:rPr>
          <w:rFonts w:ascii="Arial Narrow" w:hAnsi="Arial Narrow"/>
          <w:b/>
          <w:sz w:val="24"/>
          <w:szCs w:val="24"/>
        </w:rPr>
        <w:t>80</w:t>
      </w:r>
      <w:r w:rsidR="006A3E45">
        <w:rPr>
          <w:rFonts w:ascii="Arial Narrow" w:hAnsi="Arial Narrow"/>
          <w:sz w:val="24"/>
          <w:szCs w:val="24"/>
        </w:rPr>
        <w:t>. The lowest mean score</w:t>
      </w:r>
      <w:r w:rsidR="00533FDC" w:rsidRPr="00533FDC">
        <w:rPr>
          <w:rFonts w:ascii="Arial Narrow" w:hAnsi="Arial Narrow"/>
          <w:sz w:val="24"/>
          <w:szCs w:val="24"/>
        </w:rPr>
        <w:t xml:space="preserve"> of </w:t>
      </w:r>
      <w:r w:rsidR="00533FDC" w:rsidRPr="00BA18FD">
        <w:rPr>
          <w:rFonts w:ascii="Arial Narrow" w:hAnsi="Arial Narrow"/>
          <w:b/>
          <w:sz w:val="24"/>
          <w:szCs w:val="24"/>
        </w:rPr>
        <w:t>4.46</w:t>
      </w:r>
      <w:r w:rsidR="00533FDC" w:rsidRPr="00533FDC">
        <w:rPr>
          <w:rFonts w:ascii="Arial Narrow" w:hAnsi="Arial Narrow"/>
          <w:sz w:val="24"/>
          <w:szCs w:val="24"/>
        </w:rPr>
        <w:t>, still interpreted as "</w:t>
      </w:r>
      <w:r w:rsidR="00533FDC" w:rsidRPr="00BA18FD">
        <w:rPr>
          <w:rFonts w:ascii="Arial Narrow" w:hAnsi="Arial Narrow"/>
          <w:b/>
          <w:sz w:val="24"/>
          <w:szCs w:val="24"/>
        </w:rPr>
        <w:t>Agree</w:t>
      </w:r>
      <w:r w:rsidR="00533FDC" w:rsidRPr="00533FDC">
        <w:rPr>
          <w:rFonts w:ascii="Arial Narrow" w:hAnsi="Arial Narrow"/>
          <w:sz w:val="24"/>
          <w:szCs w:val="24"/>
        </w:rPr>
        <w:t>," pertains to the sufficiency of security measures to prevent unauthorized access. These</w:t>
      </w:r>
      <w:r w:rsidR="00DE2AFB">
        <w:rPr>
          <w:rFonts w:ascii="Arial Narrow" w:hAnsi="Arial Narrow"/>
          <w:sz w:val="24"/>
          <w:szCs w:val="24"/>
        </w:rPr>
        <w:t xml:space="preserve"> results </w:t>
      </w:r>
      <w:r w:rsidR="00533FDC" w:rsidRPr="00533FDC">
        <w:rPr>
          <w:rFonts w:ascii="Arial Narrow" w:hAnsi="Arial Narrow"/>
          <w:sz w:val="24"/>
          <w:szCs w:val="24"/>
        </w:rPr>
        <w:t>indicate</w:t>
      </w:r>
      <w:r w:rsidR="00DE2AFB">
        <w:rPr>
          <w:rFonts w:ascii="Arial Narrow" w:hAnsi="Arial Narrow"/>
          <w:sz w:val="24"/>
          <w:szCs w:val="24"/>
        </w:rPr>
        <w:t xml:space="preserve"> that the </w:t>
      </w:r>
      <w:r w:rsidR="00533FDC" w:rsidRPr="00533FDC">
        <w:rPr>
          <w:rFonts w:ascii="Arial Narrow" w:hAnsi="Arial Narrow"/>
          <w:sz w:val="24"/>
          <w:szCs w:val="24"/>
        </w:rPr>
        <w:t>system is perceived as secure</w:t>
      </w:r>
      <w:r w:rsidR="00DE2AFB">
        <w:rPr>
          <w:rFonts w:ascii="Arial Narrow" w:hAnsi="Arial Narrow"/>
          <w:sz w:val="24"/>
          <w:szCs w:val="24"/>
        </w:rPr>
        <w:t xml:space="preserve"> and </w:t>
      </w:r>
      <w:bookmarkStart w:id="127" w:name="_Toc199771413"/>
      <w:r w:rsidR="00533FDC" w:rsidRPr="00533FDC">
        <w:rPr>
          <w:rFonts w:ascii="Arial Narrow" w:hAnsi="Arial Narrow"/>
          <w:sz w:val="24"/>
          <w:szCs w:val="24"/>
        </w:rPr>
        <w:t>capable of safeguarding user information.</w:t>
      </w:r>
    </w:p>
    <w:p w14:paraId="0CFF2E99" w14:textId="00929DA4" w:rsidR="00F1401D" w:rsidRDefault="29D1309D" w:rsidP="00533FDC">
      <w:pPr>
        <w:spacing w:line="480" w:lineRule="auto"/>
        <w:jc w:val="both"/>
        <w:rPr>
          <w:rFonts w:ascii="Arial Narrow" w:eastAsia="Arial Narrow" w:hAnsi="Arial Narrow"/>
          <w:b/>
          <w:bCs/>
          <w:sz w:val="24"/>
          <w:szCs w:val="24"/>
        </w:rPr>
      </w:pPr>
      <w:r w:rsidRPr="009C4E57">
        <w:rPr>
          <w:rFonts w:ascii="Arial Narrow" w:eastAsia="Arial Narrow" w:hAnsi="Arial Narrow"/>
          <w:b/>
          <w:sz w:val="24"/>
          <w:szCs w:val="24"/>
        </w:rPr>
        <w:t>4.4 Challenges and Opportunities for Improvement of Design</w:t>
      </w:r>
      <w:bookmarkEnd w:id="127"/>
    </w:p>
    <w:p w14:paraId="5CBC5769" w14:textId="107BEB9E" w:rsidR="29D1309D" w:rsidRPr="00AA7D31" w:rsidRDefault="1D01CC8D" w:rsidP="00AA7D31">
      <w:pPr>
        <w:pStyle w:val="Heading3"/>
        <w:ind w:left="144"/>
        <w:rPr>
          <w:rFonts w:ascii="Arial Narrow" w:eastAsia="Arial Narrow" w:hAnsi="Arial Narrow"/>
          <w:b/>
          <w:bCs/>
          <w:i/>
          <w:iCs/>
          <w:color w:val="auto"/>
          <w:sz w:val="24"/>
          <w:szCs w:val="24"/>
        </w:rPr>
      </w:pPr>
      <w:bookmarkStart w:id="128" w:name="_Toc199771414"/>
      <w:r w:rsidRPr="00AA7D31">
        <w:rPr>
          <w:rFonts w:ascii="Arial Narrow" w:eastAsia="Arial Narrow" w:hAnsi="Arial Narrow"/>
          <w:b/>
          <w:bCs/>
          <w:i/>
          <w:iCs/>
          <w:color w:val="auto"/>
          <w:sz w:val="24"/>
          <w:szCs w:val="24"/>
        </w:rPr>
        <w:t>4.4.1 Challenges</w:t>
      </w:r>
      <w:bookmarkEnd w:id="128"/>
      <w:r w:rsidRPr="00AA7D31">
        <w:rPr>
          <w:rFonts w:ascii="Arial Narrow" w:eastAsia="Arial Narrow" w:hAnsi="Arial Narrow"/>
          <w:b/>
          <w:bCs/>
          <w:i/>
          <w:iCs/>
          <w:color w:val="auto"/>
          <w:sz w:val="24"/>
          <w:szCs w:val="24"/>
        </w:rPr>
        <w:t xml:space="preserve"> </w:t>
      </w:r>
    </w:p>
    <w:p w14:paraId="2AAC67C0" w14:textId="06314EB9" w:rsidR="00635786" w:rsidRPr="00635786" w:rsidRDefault="00635786" w:rsidP="00635786">
      <w:pPr>
        <w:pStyle w:val="Heading3"/>
        <w:spacing w:line="480" w:lineRule="auto"/>
        <w:ind w:left="144" w:firstLine="576"/>
        <w:jc w:val="both"/>
        <w:rPr>
          <w:rFonts w:ascii="Arial Narrow" w:eastAsia="Arial Narrow" w:hAnsi="Arial Narrow" w:cs="Arial Narrow"/>
          <w:color w:val="000000" w:themeColor="text1"/>
          <w:sz w:val="24"/>
          <w:szCs w:val="24"/>
        </w:rPr>
      </w:pPr>
      <w:bookmarkStart w:id="129" w:name="_Toc199771415"/>
      <w:r w:rsidRPr="00635786">
        <w:rPr>
          <w:rFonts w:ascii="Arial Narrow" w:eastAsia="Arial Narrow" w:hAnsi="Arial Narrow" w:cs="Arial Narrow"/>
          <w:color w:val="000000" w:themeColor="text1"/>
          <w:sz w:val="24"/>
          <w:szCs w:val="24"/>
        </w:rPr>
        <w:t xml:space="preserve">During the development of the ConsultEase system, the researchers encountered several technical and logistical challenges that impacted both the </w:t>
      </w:r>
      <w:r w:rsidR="4A1D758C" w:rsidRPr="4A1D758C">
        <w:rPr>
          <w:rFonts w:ascii="Arial Narrow" w:eastAsia="Arial Narrow" w:hAnsi="Arial Narrow" w:cs="Arial Narrow"/>
          <w:color w:val="000000" w:themeColor="text1"/>
          <w:sz w:val="24"/>
          <w:szCs w:val="24"/>
        </w:rPr>
        <w:t>prototype</w:t>
      </w:r>
      <w:r w:rsidRPr="00635786">
        <w:rPr>
          <w:rFonts w:ascii="Arial Narrow" w:eastAsia="Arial Narrow" w:hAnsi="Arial Narrow" w:cs="Arial Narrow"/>
          <w:color w:val="000000" w:themeColor="text1"/>
          <w:sz w:val="24"/>
          <w:szCs w:val="24"/>
        </w:rPr>
        <w:t xml:space="preserve"> functionality and the overall development timeline.</w:t>
      </w:r>
    </w:p>
    <w:p w14:paraId="3314E9D9" w14:textId="77777777" w:rsidR="00635786" w:rsidRPr="00635786" w:rsidRDefault="00635786" w:rsidP="00635786">
      <w:pPr>
        <w:pStyle w:val="Heading3"/>
        <w:spacing w:line="480" w:lineRule="auto"/>
        <w:ind w:left="144" w:firstLine="576"/>
        <w:jc w:val="both"/>
        <w:rPr>
          <w:rFonts w:ascii="Arial Narrow" w:eastAsia="Arial Narrow" w:hAnsi="Arial Narrow" w:cs="Arial Narrow"/>
          <w:color w:val="000000" w:themeColor="text1"/>
          <w:sz w:val="24"/>
          <w:szCs w:val="24"/>
        </w:rPr>
      </w:pPr>
      <w:r w:rsidRPr="00635786">
        <w:rPr>
          <w:rFonts w:ascii="Arial Narrow" w:eastAsia="Arial Narrow" w:hAnsi="Arial Narrow" w:cs="Arial Narrow"/>
          <w:color w:val="000000" w:themeColor="text1"/>
          <w:sz w:val="24"/>
          <w:szCs w:val="24"/>
        </w:rPr>
        <w:t>A primary issue involved the on-screen keyboard integrated into the central terminal's graphical user interface. Although the keyboard was designed to support full touchscreen input for students composing consultation messages, it functioned correctly only in certain parts of the interface. In other areas of the GUI, the keyboard either failed to appear or did not properly register input. This inconsistency negatively affected user experience and necessitated frequent troubleshooting, particularly during testing and demonstrations.</w:t>
      </w:r>
    </w:p>
    <w:p w14:paraId="445BED0B" w14:textId="77777777" w:rsidR="00635786" w:rsidRPr="00635786" w:rsidRDefault="00635786" w:rsidP="00635786">
      <w:pPr>
        <w:pStyle w:val="Heading3"/>
        <w:spacing w:line="480" w:lineRule="auto"/>
        <w:ind w:left="144" w:firstLine="576"/>
        <w:jc w:val="both"/>
        <w:rPr>
          <w:rFonts w:ascii="Arial Narrow" w:eastAsia="Arial Narrow" w:hAnsi="Arial Narrow" w:cs="Arial Narrow"/>
          <w:color w:val="000000" w:themeColor="text1"/>
          <w:sz w:val="24"/>
          <w:szCs w:val="24"/>
        </w:rPr>
      </w:pPr>
      <w:r w:rsidRPr="00635786">
        <w:rPr>
          <w:rFonts w:ascii="Arial Narrow" w:eastAsia="Arial Narrow" w:hAnsi="Arial Narrow" w:cs="Arial Narrow"/>
          <w:color w:val="000000" w:themeColor="text1"/>
          <w:sz w:val="24"/>
          <w:szCs w:val="24"/>
        </w:rPr>
        <w:t>Another significant challenge concerned the notification method for alerting faculty members to incoming messages. The system initially utilized a buzzer installed within the desk unit as an audible alert. However, during practical use, the researchers found that the buzzer’s sound could be disruptive in a shared faculty room setting. The persistent beeping—especially during periods of high student activity—had the potential to distract other faculty members and create an unprofessional atmosphere.</w:t>
      </w:r>
    </w:p>
    <w:p w14:paraId="15A19637" w14:textId="77777777" w:rsidR="00635786" w:rsidRPr="00635786" w:rsidRDefault="00635786" w:rsidP="00635786">
      <w:pPr>
        <w:pStyle w:val="Heading3"/>
        <w:spacing w:line="480" w:lineRule="auto"/>
        <w:ind w:left="144" w:firstLine="576"/>
        <w:jc w:val="both"/>
        <w:rPr>
          <w:rFonts w:ascii="Arial Narrow" w:eastAsia="Arial Narrow" w:hAnsi="Arial Narrow" w:cs="Arial Narrow"/>
          <w:color w:val="000000" w:themeColor="text1"/>
          <w:sz w:val="24"/>
          <w:szCs w:val="24"/>
        </w:rPr>
      </w:pPr>
      <w:r w:rsidRPr="00635786">
        <w:rPr>
          <w:rFonts w:ascii="Arial Narrow" w:eastAsia="Arial Narrow" w:hAnsi="Arial Narrow" w:cs="Arial Narrow"/>
          <w:color w:val="000000" w:themeColor="text1"/>
          <w:sz w:val="24"/>
          <w:szCs w:val="24"/>
        </w:rPr>
        <w:t>Managing the system’s software dependencies presented an additional challenge. Several critical packages—such as paho-mqtt for message transmission, evdev for hardware input handling, and RFID-specific libraries—required precise version compatibility to function properly. Mismatched package versions and system environments frequently resulted in runtime errors or non-functional modules, necessitating extra time for troubleshooting, dependency management, and maintaining consistent environments across both development and deployment platforms.</w:t>
      </w:r>
    </w:p>
    <w:p w14:paraId="36B93038" w14:textId="77777777" w:rsidR="00635786" w:rsidRDefault="00635786" w:rsidP="00635786">
      <w:pPr>
        <w:pStyle w:val="Heading3"/>
        <w:spacing w:line="480" w:lineRule="auto"/>
        <w:ind w:left="144" w:firstLine="576"/>
        <w:jc w:val="both"/>
        <w:rPr>
          <w:rFonts w:ascii="Arial Narrow" w:eastAsia="Arial Narrow" w:hAnsi="Arial Narrow" w:cs="Arial Narrow"/>
          <w:color w:val="000000" w:themeColor="text1"/>
          <w:sz w:val="24"/>
          <w:szCs w:val="24"/>
        </w:rPr>
      </w:pPr>
      <w:r w:rsidRPr="00635786">
        <w:rPr>
          <w:rFonts w:ascii="Arial Narrow" w:eastAsia="Arial Narrow" w:hAnsi="Arial Narrow" w:cs="Arial Narrow"/>
          <w:color w:val="000000" w:themeColor="text1"/>
          <w:sz w:val="24"/>
          <w:szCs w:val="24"/>
        </w:rPr>
        <w:t>Time management also posed a significant constraint throughout the project. As the researchers were concurrently engaged in their On-the-Job Training (OJT) while developing the device, they had limited time to devote to system design, hardware integration, and software development. Balancing internship responsibilities alongside project work led to scheduling conflicts that delayed progress on key milestones.</w:t>
      </w:r>
    </w:p>
    <w:p w14:paraId="14F394F8" w14:textId="3E39492E" w:rsidR="1D01CC8D" w:rsidRPr="00F1401D" w:rsidRDefault="40C92E3C" w:rsidP="00635786">
      <w:pPr>
        <w:pStyle w:val="Heading3"/>
        <w:spacing w:line="480" w:lineRule="auto"/>
        <w:ind w:left="144"/>
        <w:jc w:val="both"/>
        <w:rPr>
          <w:rFonts w:ascii="Arial Narrow" w:eastAsia="Arial Narrow" w:hAnsi="Arial Narrow" w:cs="Arial Narrow"/>
          <w:b/>
          <w:color w:val="000000" w:themeColor="text1"/>
          <w:sz w:val="24"/>
          <w:szCs w:val="24"/>
        </w:rPr>
      </w:pPr>
      <w:r w:rsidRPr="00F1401D">
        <w:rPr>
          <w:rFonts w:ascii="Arial Narrow" w:eastAsia="Arial Narrow" w:hAnsi="Arial Narrow"/>
          <w:b/>
          <w:bCs/>
          <w:i/>
          <w:iCs/>
          <w:color w:val="auto"/>
          <w:sz w:val="24"/>
          <w:szCs w:val="24"/>
        </w:rPr>
        <w:t xml:space="preserve">4.4.2 Opportunities </w:t>
      </w:r>
      <w:r w:rsidR="630506BC" w:rsidRPr="00F1401D">
        <w:rPr>
          <w:rFonts w:ascii="Arial Narrow" w:eastAsia="Arial Narrow" w:hAnsi="Arial Narrow" w:cs="Arial Narrow"/>
          <w:b/>
          <w:i/>
          <w:iCs/>
          <w:color w:val="000000" w:themeColor="text1"/>
          <w:sz w:val="24"/>
          <w:szCs w:val="24"/>
        </w:rPr>
        <w:t>fo</w:t>
      </w:r>
      <w:r w:rsidR="65AAB508" w:rsidRPr="00F1401D">
        <w:rPr>
          <w:rFonts w:ascii="Arial Narrow" w:eastAsia="Arial Narrow" w:hAnsi="Arial Narrow" w:cs="Arial Narrow"/>
          <w:b/>
          <w:i/>
          <w:iCs/>
          <w:color w:val="000000" w:themeColor="text1"/>
          <w:sz w:val="24"/>
          <w:szCs w:val="24"/>
        </w:rPr>
        <w:t>r Improvement of Design</w:t>
      </w:r>
      <w:bookmarkEnd w:id="129"/>
    </w:p>
    <w:p w14:paraId="4ACBC484" w14:textId="77777777" w:rsidR="00635786" w:rsidRPr="00635786" w:rsidRDefault="00635786" w:rsidP="00635786">
      <w:pPr>
        <w:spacing w:line="480" w:lineRule="auto"/>
        <w:ind w:firstLine="720"/>
        <w:jc w:val="both"/>
        <w:rPr>
          <w:rFonts w:ascii="Arial Narrow" w:hAnsi="Arial Narrow"/>
          <w:bCs/>
          <w:sz w:val="24"/>
          <w:szCs w:val="24"/>
          <w:lang w:val="en-PH"/>
        </w:rPr>
      </w:pPr>
      <w:r w:rsidRPr="00635786">
        <w:rPr>
          <w:rFonts w:ascii="Arial Narrow" w:hAnsi="Arial Narrow"/>
          <w:bCs/>
          <w:sz w:val="24"/>
          <w:szCs w:val="24"/>
          <w:lang w:val="en-PH"/>
        </w:rPr>
        <w:t>Despite the challenges encountered during the development of the ConsultEase system, the researchers identified several opportunities to improve the design and functionality. To address the issue of disruptive notifications, the buzzer initially used to alert faculty members was replaced with an LED indicator light. This modification provided a quieter and less intrusive means of notification, which is more suitable for a shared faculty environment, thereby enhancing the professionalism and comfort of the workspace.</w:t>
      </w:r>
    </w:p>
    <w:p w14:paraId="063EE5FB" w14:textId="3FA40E19" w:rsidR="00635786" w:rsidRPr="00635786" w:rsidRDefault="00635786" w:rsidP="00635786">
      <w:pPr>
        <w:spacing w:line="480" w:lineRule="auto"/>
        <w:ind w:firstLine="720"/>
        <w:jc w:val="both"/>
        <w:rPr>
          <w:rFonts w:ascii="Arial Narrow" w:hAnsi="Arial Narrow"/>
          <w:bCs/>
          <w:sz w:val="24"/>
          <w:szCs w:val="24"/>
          <w:lang w:val="en-PH"/>
        </w:rPr>
      </w:pPr>
      <w:r w:rsidRPr="00635786">
        <w:rPr>
          <w:rFonts w:ascii="Arial Narrow" w:hAnsi="Arial Narrow"/>
          <w:bCs/>
          <w:sz w:val="24"/>
          <w:szCs w:val="24"/>
          <w:lang w:val="en-PH"/>
        </w:rPr>
        <w:t xml:space="preserve">In terms of user input, the unreliable performance of the on-screen keyboard led the researchers to implement a physical keyboard as an alternative. The physical keyboard </w:t>
      </w:r>
      <w:r w:rsidR="42EC7DC6" w:rsidRPr="42EC7DC6">
        <w:rPr>
          <w:rFonts w:ascii="Arial Narrow" w:hAnsi="Arial Narrow"/>
          <w:sz w:val="24"/>
          <w:szCs w:val="24"/>
          <w:lang w:val="en-PH"/>
        </w:rPr>
        <w:t>offers</w:t>
      </w:r>
      <w:r w:rsidRPr="00635786">
        <w:rPr>
          <w:rFonts w:ascii="Arial Narrow" w:hAnsi="Arial Narrow"/>
          <w:bCs/>
          <w:sz w:val="24"/>
          <w:szCs w:val="24"/>
          <w:lang w:val="en-PH"/>
        </w:rPr>
        <w:t xml:space="preserve"> more consistent and accurate input, reducing errors and minimizing the need for frequent troubleshooting during system use. This change also contributed to a smoother and more user-friendly interaction for students composing consultation messages.</w:t>
      </w:r>
    </w:p>
    <w:p w14:paraId="3609827C" w14:textId="77777777" w:rsidR="00635786" w:rsidRPr="00635786" w:rsidRDefault="00635786" w:rsidP="00635786">
      <w:pPr>
        <w:spacing w:line="480" w:lineRule="auto"/>
        <w:ind w:firstLine="720"/>
        <w:jc w:val="both"/>
        <w:rPr>
          <w:rFonts w:ascii="Arial Narrow" w:hAnsi="Arial Narrow"/>
          <w:bCs/>
          <w:sz w:val="24"/>
          <w:szCs w:val="24"/>
          <w:lang w:val="en-PH"/>
        </w:rPr>
      </w:pPr>
      <w:r w:rsidRPr="00635786">
        <w:rPr>
          <w:rFonts w:ascii="Arial Narrow" w:hAnsi="Arial Narrow"/>
          <w:bCs/>
          <w:sz w:val="24"/>
          <w:szCs w:val="24"/>
          <w:lang w:val="en-PH"/>
        </w:rPr>
        <w:t>On the software side, the researchers recognized the importance of adopting stricter dependency management techniques. By employing methods such as containerization or virtual environments, the team aimed to ensure that software packages would remain compatible across various development and deployment platforms. This would help prevent runtime errors and improve overall system stability, making future maintenance and updates more efficient.</w:t>
      </w:r>
    </w:p>
    <w:p w14:paraId="36FA7020" w14:textId="25DFA0A5" w:rsidR="00980A00" w:rsidRPr="00980A00" w:rsidRDefault="00635786" w:rsidP="00635786">
      <w:pPr>
        <w:spacing w:line="480" w:lineRule="auto"/>
        <w:ind w:firstLine="720"/>
        <w:jc w:val="both"/>
        <w:rPr>
          <w:rFonts w:ascii="Arial Narrow" w:hAnsi="Arial Narrow"/>
          <w:bCs/>
          <w:sz w:val="24"/>
          <w:szCs w:val="24"/>
          <w:lang w:val="en-PH"/>
        </w:rPr>
      </w:pPr>
      <w:r w:rsidRPr="00635786">
        <w:rPr>
          <w:rFonts w:ascii="Arial Narrow" w:hAnsi="Arial Narrow"/>
          <w:bCs/>
          <w:sz w:val="24"/>
          <w:szCs w:val="24"/>
          <w:lang w:val="en-PH"/>
        </w:rPr>
        <w:t>Lastly, the researchers acknowledged the need for extensive testing in real-world settings. Conducting usability trials within actual faculty environments would allow them to identify and address issues that might not be apparent during controlled testing. Such feedback would be invaluable in refining the system’s design and ensuring that it meets the practical needs of its users in everyday academic contexts.</w:t>
      </w:r>
      <w:r w:rsidR="00980A00" w:rsidRPr="00980A00">
        <w:rPr>
          <w:rFonts w:ascii="Arial Narrow" w:hAnsi="Arial Narrow"/>
          <w:bCs/>
          <w:lang w:val="en-PH"/>
        </w:rPr>
        <w:br/>
      </w:r>
      <w:r w:rsidR="00980A00" w:rsidRPr="00980A00">
        <w:rPr>
          <w:rFonts w:ascii="Arial Narrow" w:hAnsi="Arial Narrow"/>
          <w:bCs/>
          <w:lang w:val="en-PH"/>
        </w:rPr>
        <w:br/>
      </w:r>
    </w:p>
    <w:p w14:paraId="485BC7DB" w14:textId="213F509C" w:rsidR="230F2E4F" w:rsidRDefault="230F2E4F" w:rsidP="29D1309D">
      <w:pPr>
        <w:rPr>
          <w:b/>
        </w:rPr>
      </w:pPr>
    </w:p>
    <w:p w14:paraId="568A6321" w14:textId="596B239A" w:rsidR="230F2E4F" w:rsidRDefault="230F2E4F" w:rsidP="29D1309D">
      <w:pPr>
        <w:pStyle w:val="Heading1"/>
        <w:spacing w:before="1" w:line="477" w:lineRule="auto"/>
        <w:ind w:left="360" w:right="133"/>
        <w:rPr>
          <w:rFonts w:ascii="Arial Narrow" w:eastAsia="Arial Narrow" w:hAnsi="Arial Narrow" w:cs="Arial Narrow"/>
          <w:b/>
          <w:bCs/>
          <w:color w:val="000000" w:themeColor="text1"/>
          <w:sz w:val="24"/>
          <w:szCs w:val="24"/>
        </w:rPr>
      </w:pPr>
    </w:p>
    <w:p w14:paraId="5603E643" w14:textId="77777777" w:rsidR="001471FE" w:rsidRPr="001471FE" w:rsidRDefault="001471FE" w:rsidP="001471FE"/>
    <w:p w14:paraId="54DD3852" w14:textId="77777777" w:rsidR="00A74C47" w:rsidRDefault="00A74C47" w:rsidP="00DC79AB"/>
    <w:p w14:paraId="6CF444F7" w14:textId="77777777" w:rsidR="29D1309D" w:rsidRPr="00DC79AB" w:rsidRDefault="29D1309D" w:rsidP="00DC79AB"/>
    <w:p w14:paraId="0CAD483D" w14:textId="77777777" w:rsidR="00F1215F" w:rsidRDefault="00F1215F" w:rsidP="00DC79AB"/>
    <w:p w14:paraId="48CF71EC" w14:textId="77777777" w:rsidR="00F1215F" w:rsidRDefault="00F1215F" w:rsidP="00DC79AB"/>
    <w:p w14:paraId="6EAA58C3" w14:textId="77777777" w:rsidR="00E02D72" w:rsidRDefault="00E02D72" w:rsidP="006E6646">
      <w:pPr>
        <w:spacing w:before="1" w:line="477" w:lineRule="auto"/>
        <w:ind w:right="133"/>
        <w:rPr>
          <w:rFonts w:ascii="Arial Narrow" w:eastAsia="Arial Narrow" w:hAnsi="Arial Narrow" w:cs="Arial Narrow"/>
          <w:b/>
          <w:bCs/>
          <w:color w:val="000000" w:themeColor="text1"/>
          <w:sz w:val="24"/>
          <w:szCs w:val="24"/>
        </w:rPr>
      </w:pPr>
    </w:p>
    <w:p w14:paraId="733D2F60" w14:textId="77777777" w:rsidR="00004C8C" w:rsidRDefault="00004C8C" w:rsidP="006E6646">
      <w:pPr>
        <w:spacing w:before="1" w:line="477" w:lineRule="auto"/>
        <w:ind w:right="133"/>
        <w:rPr>
          <w:rFonts w:ascii="Arial Narrow" w:eastAsia="Arial Narrow" w:hAnsi="Arial Narrow" w:cs="Arial Narrow"/>
          <w:b/>
          <w:bCs/>
          <w:color w:val="000000" w:themeColor="text1"/>
          <w:sz w:val="24"/>
          <w:szCs w:val="24"/>
        </w:rPr>
      </w:pPr>
    </w:p>
    <w:p w14:paraId="1AED7A1C" w14:textId="77777777" w:rsidR="00004C8C" w:rsidRDefault="00004C8C" w:rsidP="006E6646">
      <w:pPr>
        <w:spacing w:before="1" w:line="477" w:lineRule="auto"/>
        <w:ind w:right="133"/>
        <w:rPr>
          <w:rFonts w:ascii="Arial Narrow" w:eastAsia="Arial Narrow" w:hAnsi="Arial Narrow" w:cs="Arial Narrow"/>
          <w:b/>
          <w:bCs/>
          <w:color w:val="000000" w:themeColor="text1"/>
          <w:sz w:val="24"/>
          <w:szCs w:val="24"/>
        </w:rPr>
      </w:pPr>
    </w:p>
    <w:p w14:paraId="403B3E22"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05A3FA70"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56E7656C"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3236A54C"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69B31A78"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276137C1" w14:textId="77777777" w:rsidR="00635786" w:rsidRDefault="00635786" w:rsidP="006E6646">
      <w:pPr>
        <w:spacing w:before="1" w:line="477" w:lineRule="auto"/>
        <w:ind w:right="133"/>
        <w:rPr>
          <w:rFonts w:ascii="Arial Narrow" w:eastAsia="Arial Narrow" w:hAnsi="Arial Narrow" w:cs="Arial Narrow"/>
          <w:b/>
          <w:bCs/>
          <w:color w:val="000000" w:themeColor="text1"/>
          <w:sz w:val="24"/>
          <w:szCs w:val="24"/>
        </w:rPr>
      </w:pPr>
    </w:p>
    <w:p w14:paraId="7A3DBAD7" w14:textId="176873E0" w:rsidR="29D1309D" w:rsidRDefault="00706D66" w:rsidP="00B837B3">
      <w:pPr>
        <w:spacing w:before="1" w:line="477" w:lineRule="auto"/>
        <w:ind w:right="133"/>
        <w:jc w:val="center"/>
        <w:rPr>
          <w:rFonts w:ascii="Arial Narrow" w:eastAsia="Arial Narrow" w:hAnsi="Arial Narrow" w:cs="Arial Narrow"/>
          <w:b/>
          <w:bCs/>
          <w:color w:val="000000" w:themeColor="text1"/>
          <w:sz w:val="24"/>
          <w:szCs w:val="24"/>
        </w:rPr>
      </w:pPr>
      <w:r w:rsidRPr="00706D66">
        <w:rPr>
          <w:rFonts w:ascii="Arial Narrow" w:eastAsia="Arial Narrow" w:hAnsi="Arial Narrow" w:cs="Arial Narrow"/>
          <w:b/>
          <w:bCs/>
          <w:color w:val="000000" w:themeColor="text1"/>
          <w:sz w:val="24"/>
          <w:szCs w:val="24"/>
        </w:rPr>
        <w:t>CHAPTER 5: SUMMARY, CONCLUSION AND RECOMMENDATION</w:t>
      </w:r>
    </w:p>
    <w:p w14:paraId="0FCD2038" w14:textId="150ECE28" w:rsidR="00235F3D" w:rsidRPr="00B837B3" w:rsidRDefault="414DB6E1" w:rsidP="00B837B3">
      <w:pPr>
        <w:spacing w:before="1" w:line="475" w:lineRule="auto"/>
        <w:ind w:right="133" w:firstLine="720"/>
        <w:jc w:val="both"/>
      </w:pPr>
      <w:r w:rsidRPr="4A3C7CF2">
        <w:rPr>
          <w:rFonts w:ascii="Arial Narrow" w:eastAsia="Arial Narrow" w:hAnsi="Arial Narrow" w:cs="Arial Narrow"/>
          <w:color w:val="000000" w:themeColor="text1"/>
          <w:sz w:val="24"/>
          <w:szCs w:val="24"/>
        </w:rPr>
        <w:t>This chapter includes a summary of the study’s main findings, the conclusions made based on those results, and the researchers’ recommendations for improving the system. It also suggests ideas for future development and further studies related to the project.</w:t>
      </w:r>
    </w:p>
    <w:p w14:paraId="366CE62D" w14:textId="19C73E29" w:rsidR="00235F3D" w:rsidRPr="00123CBE" w:rsidRDefault="00235F3D" w:rsidP="00504648">
      <w:pPr>
        <w:spacing w:before="1" w:line="480" w:lineRule="auto"/>
        <w:ind w:right="133"/>
        <w:rPr>
          <w:rFonts w:ascii="Arial Narrow" w:eastAsia="Arial Narrow" w:hAnsi="Arial Narrow" w:cs="Arial Narrow"/>
          <w:b/>
          <w:bCs/>
          <w:color w:val="000000" w:themeColor="text1"/>
          <w:sz w:val="24"/>
          <w:szCs w:val="24"/>
        </w:rPr>
      </w:pPr>
      <w:r>
        <w:rPr>
          <w:rFonts w:ascii="Arial Narrow" w:eastAsia="Arial Narrow" w:hAnsi="Arial Narrow" w:cs="Arial Narrow"/>
          <w:b/>
          <w:bCs/>
          <w:color w:val="000000" w:themeColor="text1"/>
          <w:sz w:val="24"/>
          <w:szCs w:val="24"/>
        </w:rPr>
        <w:t>5.1 Summary</w:t>
      </w:r>
    </w:p>
    <w:p w14:paraId="156BCFAB" w14:textId="641A6DC7" w:rsidR="29D1309D" w:rsidRDefault="00B837B3" w:rsidP="5BDD1D56">
      <w:pPr>
        <w:spacing w:before="1" w:line="480" w:lineRule="auto"/>
        <w:ind w:right="133"/>
        <w:jc w:val="both"/>
      </w:pPr>
      <w:r>
        <w:rPr>
          <w:rFonts w:ascii="Arial Narrow" w:eastAsia="Arial Narrow" w:hAnsi="Arial Narrow" w:cs="Arial Narrow"/>
          <w:color w:val="000000" w:themeColor="text1"/>
          <w:sz w:val="24"/>
          <w:szCs w:val="24"/>
        </w:rPr>
        <w:tab/>
      </w:r>
      <w:r w:rsidR="785B2D18" w:rsidRPr="5BDD1D56">
        <w:rPr>
          <w:rFonts w:ascii="Arial Narrow" w:eastAsia="Arial Narrow" w:hAnsi="Arial Narrow" w:cs="Arial Narrow"/>
          <w:color w:val="000000" w:themeColor="text1"/>
          <w:sz w:val="24"/>
          <w:szCs w:val="24"/>
        </w:rPr>
        <w:t>The Eye Movement Controlled E-Book Reader (EMCER) is a modern device designed to make reading digital books easier, more comfortable, and completely hands-free. Using eye-tracking technology and computer vision, EMCER lets users turn pages by simply looking left or right, scroll by blinking, and place bookmarks by looking up. This eliminates the need for tapping or swiping for those who prefer to use natural eye movements to control reading. The device also offers options to customize font size, style, screen colors (light or dark), and line spacing to fit individual preferences. Additionally, it has a built-in timer to remind users to take breaks and reduce eye strain during long reading sessions. These features are powered by tools like MediaPipe and OpenCV for real-time eye tracking, along with a simple machine learning model that recognizes eye gestures.</w:t>
      </w:r>
    </w:p>
    <w:p w14:paraId="3FADF652" w14:textId="64F24461" w:rsidR="29D1309D" w:rsidRDefault="00B837B3" w:rsidP="5BDD1D56">
      <w:pPr>
        <w:spacing w:before="1" w:line="480" w:lineRule="auto"/>
        <w:ind w:right="133"/>
        <w:jc w:val="both"/>
      </w:pPr>
      <w:r>
        <w:rPr>
          <w:rFonts w:ascii="Arial Narrow" w:eastAsia="Arial Narrow" w:hAnsi="Arial Narrow" w:cs="Arial Narrow"/>
          <w:color w:val="000000" w:themeColor="text1"/>
          <w:sz w:val="24"/>
          <w:szCs w:val="24"/>
        </w:rPr>
        <w:tab/>
      </w:r>
      <w:r w:rsidR="785B2D18" w:rsidRPr="5BDD1D56">
        <w:rPr>
          <w:rFonts w:ascii="Arial Narrow" w:eastAsia="Arial Narrow" w:hAnsi="Arial Narrow" w:cs="Arial Narrow"/>
          <w:color w:val="000000" w:themeColor="text1"/>
          <w:sz w:val="24"/>
          <w:szCs w:val="24"/>
        </w:rPr>
        <w:t>During testing, EMCER showed good results in accuracy, speed, and stability. Users found it reliable and easy to use, even under different lighting conditions. The system was also found to be maintainable and simple to update when needed. Early problems like delays and tracking errors were fixed by upgrading the hardware to a better mini-PC and camera. According to the ISO 25010 quality model, EMCER scored well in key areas including functional suitability, performance efficiency, usability, reliability, and maintainability.</w:t>
      </w:r>
    </w:p>
    <w:p w14:paraId="2AFA771F" w14:textId="64B4CBA9" w:rsidR="29D1309D" w:rsidRPr="00B837B3" w:rsidRDefault="00B837B3" w:rsidP="00B837B3">
      <w:pPr>
        <w:spacing w:before="1" w:line="480" w:lineRule="auto"/>
        <w:ind w:right="133"/>
        <w:jc w:val="both"/>
      </w:pPr>
      <w:r>
        <w:rPr>
          <w:rFonts w:ascii="Arial Narrow" w:eastAsia="Arial Narrow" w:hAnsi="Arial Narrow" w:cs="Arial Narrow"/>
          <w:color w:val="000000" w:themeColor="text1"/>
          <w:sz w:val="24"/>
          <w:szCs w:val="24"/>
        </w:rPr>
        <w:tab/>
      </w:r>
      <w:r w:rsidR="785B2D18" w:rsidRPr="5BDD1D56">
        <w:rPr>
          <w:rFonts w:ascii="Arial Narrow" w:eastAsia="Arial Narrow" w:hAnsi="Arial Narrow" w:cs="Arial Narrow"/>
          <w:color w:val="000000" w:themeColor="text1"/>
          <w:sz w:val="24"/>
          <w:szCs w:val="24"/>
        </w:rPr>
        <w:t xml:space="preserve">Looking ahead, EMCER can be improved further by adding more eye gestures and connecting with other digital systems to increase its usefulness. Its hands-free design makes it an excellent tool for anyone who wants a natural and easy way to read e-books. As eye-tracking technology continues to improve and become more affordable, devices like EMCER have the potential to become common tools in education, assistive technology, and everyday digital life. </w:t>
      </w:r>
      <w:r>
        <w:rPr>
          <w:rFonts w:ascii="Arial Narrow" w:eastAsia="Arial Narrow" w:hAnsi="Arial Narrow" w:cs="Arial Narrow"/>
          <w:color w:val="000000" w:themeColor="text1"/>
          <w:sz w:val="24"/>
          <w:szCs w:val="24"/>
        </w:rPr>
        <w:tab/>
      </w:r>
      <w:r w:rsidR="785B2D18" w:rsidRPr="5BDD1D56">
        <w:rPr>
          <w:rFonts w:ascii="Arial Narrow" w:eastAsia="Arial Narrow" w:hAnsi="Arial Narrow" w:cs="Arial Narrow"/>
          <w:color w:val="000000" w:themeColor="text1"/>
          <w:sz w:val="24"/>
          <w:szCs w:val="24"/>
        </w:rPr>
        <w:t>Overall, EMCER offers a smart and practical solution that enhances digital reading by making it more interactive, convenient, and accessible for all users.</w:t>
      </w:r>
    </w:p>
    <w:p w14:paraId="05B055C8" w14:textId="381FEF8F" w:rsidR="29D1309D" w:rsidRDefault="003869E8" w:rsidP="003869E8">
      <w:pPr>
        <w:spacing w:before="1" w:line="477" w:lineRule="auto"/>
        <w:ind w:right="133"/>
        <w:rPr>
          <w:rFonts w:ascii="Arial Narrow" w:eastAsia="Arial Narrow" w:hAnsi="Arial Narrow" w:cs="Arial Narrow"/>
          <w:b/>
          <w:bCs/>
          <w:color w:val="000000" w:themeColor="text1"/>
          <w:sz w:val="24"/>
          <w:szCs w:val="24"/>
        </w:rPr>
      </w:pPr>
      <w:r>
        <w:rPr>
          <w:rFonts w:ascii="Arial Narrow" w:eastAsia="Arial Narrow" w:hAnsi="Arial Narrow" w:cs="Arial Narrow"/>
          <w:b/>
          <w:bCs/>
          <w:color w:val="000000" w:themeColor="text1"/>
          <w:sz w:val="24"/>
          <w:szCs w:val="24"/>
        </w:rPr>
        <w:t>5.2 Conclusion</w:t>
      </w:r>
    </w:p>
    <w:p w14:paraId="25C6BB87" w14:textId="77777777" w:rsidR="00943F16" w:rsidRPr="00943F16" w:rsidRDefault="00943F16" w:rsidP="00943F16">
      <w:pPr>
        <w:spacing w:before="1" w:line="477" w:lineRule="auto"/>
        <w:ind w:right="133"/>
        <w:rPr>
          <w:rFonts w:ascii="Arial Narrow" w:eastAsia="Arial Narrow" w:hAnsi="Arial Narrow" w:cs="Arial Narrow"/>
          <w:color w:val="000000" w:themeColor="text1"/>
          <w:sz w:val="24"/>
          <w:szCs w:val="24"/>
          <w:lang w:val="en-PH"/>
        </w:rPr>
      </w:pPr>
      <w:r w:rsidRPr="00943F16">
        <w:rPr>
          <w:rFonts w:ascii="Arial Narrow" w:eastAsia="Arial Narrow" w:hAnsi="Arial Narrow" w:cs="Arial Narrow"/>
          <w:color w:val="000000" w:themeColor="text1"/>
          <w:sz w:val="24"/>
          <w:szCs w:val="24"/>
          <w:lang w:val="en-PH"/>
        </w:rPr>
        <w:t>Based on the findings of the study, the researchers reached the following conclusions:</w:t>
      </w:r>
    </w:p>
    <w:p w14:paraId="2299CF57" w14:textId="1CD253AF" w:rsidR="000916B4" w:rsidRPr="00393C98" w:rsidRDefault="000916B4" w:rsidP="000916B4">
      <w:pPr>
        <w:spacing w:after="0" w:line="480" w:lineRule="auto"/>
        <w:jc w:val="both"/>
        <w:rPr>
          <w:rFonts w:ascii="Arial Narrow" w:eastAsia="Arial Narrow" w:hAnsi="Arial Narrow" w:cs="Arial Narrow"/>
          <w:color w:val="000000" w:themeColor="text1"/>
          <w:sz w:val="24"/>
          <w:szCs w:val="24"/>
          <w:lang w:val="en-PH"/>
        </w:rPr>
      </w:pPr>
      <w:r w:rsidRPr="00393C98">
        <w:rPr>
          <w:rFonts w:ascii="Arial Narrow" w:eastAsia="Arial Narrow" w:hAnsi="Arial Narrow" w:cs="Arial Narrow"/>
          <w:sz w:val="24"/>
          <w:szCs w:val="24"/>
          <w:lang w:val="en-PH"/>
        </w:rPr>
        <w:t xml:space="preserve">1. </w:t>
      </w:r>
      <w:r w:rsidR="58A4B12B" w:rsidRPr="4A3C7CF2">
        <w:rPr>
          <w:rFonts w:ascii="Arial Narrow" w:eastAsia="Arial Narrow" w:hAnsi="Arial Narrow" w:cs="Arial Narrow"/>
          <w:sz w:val="24"/>
          <w:szCs w:val="24"/>
          <w:lang w:val="en-PH"/>
        </w:rPr>
        <w:t>Eye</w:t>
      </w:r>
      <w:r w:rsidRPr="00393C98">
        <w:rPr>
          <w:rFonts w:ascii="Arial Narrow" w:eastAsia="Arial Narrow" w:hAnsi="Arial Narrow" w:cs="Arial Narrow"/>
          <w:sz w:val="24"/>
          <w:szCs w:val="24"/>
          <w:lang w:val="en-PH"/>
        </w:rPr>
        <w:t xml:space="preserve"> movement-controlled e-book reader is not acceptable in terms of functional suitability, performance efficiency, usability, reliability, and maintainability.</w:t>
      </w:r>
    </w:p>
    <w:p w14:paraId="6F7E4241" w14:textId="0876A99B" w:rsidR="000916B4" w:rsidRPr="00393C98" w:rsidRDefault="000916B4" w:rsidP="000916B4">
      <w:pPr>
        <w:spacing w:after="0" w:line="480" w:lineRule="auto"/>
        <w:jc w:val="both"/>
        <w:rPr>
          <w:rFonts w:ascii="Arial Narrow" w:eastAsia="Arial Narrow" w:hAnsi="Arial Narrow" w:cs="Arial Narrow"/>
          <w:sz w:val="24"/>
          <w:szCs w:val="24"/>
          <w:lang w:val="en-PH"/>
        </w:rPr>
      </w:pPr>
      <w:r w:rsidRPr="00393C98">
        <w:rPr>
          <w:rFonts w:ascii="Arial Narrow" w:eastAsia="Arial Narrow" w:hAnsi="Arial Narrow" w:cs="Arial Narrow"/>
          <w:sz w:val="24"/>
          <w:szCs w:val="24"/>
          <w:lang w:val="en-PH"/>
        </w:rPr>
        <w:t xml:space="preserve">2. </w:t>
      </w:r>
      <w:r w:rsidR="7E57FA15" w:rsidRPr="7E57FA15">
        <w:rPr>
          <w:rFonts w:ascii="Arial Narrow" w:eastAsia="Arial Narrow" w:hAnsi="Arial Narrow" w:cs="Arial Narrow"/>
          <w:sz w:val="24"/>
          <w:szCs w:val="24"/>
          <w:lang w:val="en-PH"/>
        </w:rPr>
        <w:t>Eye</w:t>
      </w:r>
      <w:r w:rsidRPr="00393C98">
        <w:rPr>
          <w:rFonts w:ascii="Arial Narrow" w:eastAsia="Arial Narrow" w:hAnsi="Arial Narrow" w:cs="Arial Narrow"/>
          <w:sz w:val="24"/>
          <w:szCs w:val="24"/>
          <w:lang w:val="en-PH"/>
        </w:rPr>
        <w:t xml:space="preserve"> movement-controlled e-book reader is acceptable in terms of functional suitability, performance efficiency, usability, reliability, and maintainability.</w:t>
      </w:r>
    </w:p>
    <w:p w14:paraId="466119A8" w14:textId="0788506C" w:rsidR="003869E8" w:rsidRPr="00B837B3" w:rsidRDefault="00A83CFF" w:rsidP="0081754B">
      <w:pPr>
        <w:spacing w:before="1" w:line="477" w:lineRule="auto"/>
        <w:ind w:right="133" w:firstLine="720"/>
        <w:jc w:val="both"/>
        <w:rPr>
          <w:rFonts w:ascii="Arial Narrow" w:eastAsia="Arial Narrow" w:hAnsi="Arial Narrow" w:cs="Arial Narrow"/>
          <w:color w:val="000000" w:themeColor="text1"/>
          <w:sz w:val="24"/>
          <w:szCs w:val="24"/>
          <w:lang w:val="en-PH"/>
        </w:rPr>
      </w:pPr>
      <w:r>
        <w:rPr>
          <w:rFonts w:ascii="Arial Narrow" w:eastAsia="Arial Narrow" w:hAnsi="Arial Narrow" w:cs="Arial Narrow"/>
          <w:color w:val="000000" w:themeColor="text1"/>
          <w:sz w:val="24"/>
          <w:szCs w:val="24"/>
          <w:lang w:val="en-PH"/>
        </w:rPr>
        <w:t>Therefore</w:t>
      </w:r>
      <w:r w:rsidR="00943F16" w:rsidRPr="00943F16">
        <w:rPr>
          <w:rFonts w:ascii="Arial Narrow" w:eastAsia="Arial Narrow" w:hAnsi="Arial Narrow" w:cs="Arial Narrow"/>
          <w:color w:val="000000" w:themeColor="text1"/>
          <w:sz w:val="24"/>
          <w:szCs w:val="24"/>
          <w:lang w:val="en-PH"/>
        </w:rPr>
        <w:t>, the alternative hypothesis is accepted, and the null hypothesis is rejected, indicating that the eye movement-controlled e-book reader performs well and fulfills its intended purpose.</w:t>
      </w:r>
    </w:p>
    <w:p w14:paraId="367161BA" w14:textId="1BAB2A5C" w:rsidR="003869E8" w:rsidRDefault="003869E8" w:rsidP="003869E8">
      <w:pPr>
        <w:spacing w:before="1" w:line="477" w:lineRule="auto"/>
        <w:ind w:right="133"/>
        <w:rPr>
          <w:rFonts w:ascii="Arial Narrow" w:eastAsia="Arial Narrow" w:hAnsi="Arial Narrow" w:cs="Arial Narrow"/>
          <w:b/>
          <w:bCs/>
          <w:color w:val="000000" w:themeColor="text1"/>
          <w:sz w:val="24"/>
          <w:szCs w:val="24"/>
        </w:rPr>
      </w:pPr>
      <w:r>
        <w:rPr>
          <w:rFonts w:ascii="Arial Narrow" w:eastAsia="Arial Narrow" w:hAnsi="Arial Narrow" w:cs="Arial Narrow"/>
          <w:b/>
          <w:bCs/>
          <w:color w:val="000000" w:themeColor="text1"/>
          <w:sz w:val="24"/>
          <w:szCs w:val="24"/>
        </w:rPr>
        <w:t>5.3 Recommendation</w:t>
      </w:r>
    </w:p>
    <w:p w14:paraId="30BC75E8" w14:textId="55C398C0" w:rsidR="29D1309D" w:rsidRDefault="04A2FDB1" w:rsidP="359CD152">
      <w:pPr>
        <w:spacing w:before="1" w:line="480" w:lineRule="auto"/>
        <w:ind w:right="133"/>
        <w:jc w:val="both"/>
        <w:rPr>
          <w:rFonts w:ascii="Arial Narrow" w:eastAsia="Arial Narrow" w:hAnsi="Arial Narrow" w:cs="Arial Narrow"/>
          <w:color w:val="000000" w:themeColor="text1"/>
          <w:sz w:val="24"/>
          <w:szCs w:val="24"/>
        </w:rPr>
      </w:pPr>
      <w:r w:rsidRPr="359CD152">
        <w:rPr>
          <w:rFonts w:ascii="Arial Narrow" w:eastAsia="Arial Narrow" w:hAnsi="Arial Narrow" w:cs="Arial Narrow"/>
          <w:b/>
          <w:bCs/>
          <w:color w:val="000000" w:themeColor="text1"/>
          <w:sz w:val="24"/>
          <w:szCs w:val="24"/>
        </w:rPr>
        <w:t>Add More Eye Controls:</w:t>
      </w:r>
      <w:r w:rsidRPr="359CD152">
        <w:rPr>
          <w:rFonts w:ascii="Arial Narrow" w:eastAsia="Arial Narrow" w:hAnsi="Arial Narrow" w:cs="Arial Narrow"/>
          <w:color w:val="000000" w:themeColor="text1"/>
          <w:sz w:val="24"/>
          <w:szCs w:val="24"/>
        </w:rPr>
        <w:t xml:space="preserve"> Let the system recognize more eye motions—like zooming in and out, varying screen brightness, or skipping chapters. This will enable readers to exercise more control.</w:t>
      </w:r>
    </w:p>
    <w:p w14:paraId="602918E4" w14:textId="620D0FD9" w:rsidR="29D1309D" w:rsidRDefault="04A2FDB1" w:rsidP="359CD152">
      <w:pPr>
        <w:spacing w:before="1" w:line="480" w:lineRule="auto"/>
        <w:ind w:right="133"/>
        <w:jc w:val="both"/>
      </w:pPr>
      <w:r w:rsidRPr="359CD152">
        <w:rPr>
          <w:rFonts w:ascii="Arial Narrow" w:eastAsia="Arial Narrow" w:hAnsi="Arial Narrow" w:cs="Arial Narrow"/>
          <w:b/>
          <w:bCs/>
          <w:color w:val="000000" w:themeColor="text1"/>
          <w:sz w:val="24"/>
          <w:szCs w:val="24"/>
        </w:rPr>
        <w:t>Upgrade Hardware:</w:t>
      </w:r>
      <w:r w:rsidRPr="359CD152">
        <w:rPr>
          <w:rFonts w:ascii="Arial Narrow" w:eastAsia="Arial Narrow" w:hAnsi="Arial Narrow" w:cs="Arial Narrow"/>
          <w:color w:val="000000" w:themeColor="text1"/>
          <w:sz w:val="24"/>
          <w:szCs w:val="24"/>
        </w:rPr>
        <w:t xml:space="preserve"> Change hardware to use quicker computer components and a better camera. This will lower delays and mistakes, therefore improving the system's performance and comfortability of use.</w:t>
      </w:r>
    </w:p>
    <w:p w14:paraId="4C5F01C3" w14:textId="08440B95" w:rsidR="29D1309D" w:rsidRDefault="04A2FDB1" w:rsidP="359CD152">
      <w:pPr>
        <w:spacing w:before="1" w:line="480" w:lineRule="auto"/>
        <w:ind w:right="133"/>
        <w:jc w:val="both"/>
        <w:rPr>
          <w:rFonts w:ascii="Arial Narrow" w:eastAsia="Arial Narrow" w:hAnsi="Arial Narrow" w:cs="Arial Narrow"/>
          <w:color w:val="000000" w:themeColor="text1"/>
          <w:sz w:val="24"/>
          <w:szCs w:val="24"/>
        </w:rPr>
      </w:pPr>
      <w:r w:rsidRPr="359CD152">
        <w:rPr>
          <w:rFonts w:ascii="Arial Narrow" w:eastAsia="Arial Narrow" w:hAnsi="Arial Narrow" w:cs="Arial Narrow"/>
          <w:b/>
          <w:bCs/>
          <w:color w:val="000000" w:themeColor="text1"/>
          <w:sz w:val="24"/>
          <w:szCs w:val="24"/>
        </w:rPr>
        <w:t>Make it Work on More Devices:</w:t>
      </w:r>
      <w:r w:rsidRPr="359CD152">
        <w:rPr>
          <w:rFonts w:ascii="Arial Narrow" w:eastAsia="Arial Narrow" w:hAnsi="Arial Narrow" w:cs="Arial Narrow"/>
          <w:color w:val="000000" w:themeColor="text1"/>
          <w:sz w:val="24"/>
          <w:szCs w:val="24"/>
        </w:rPr>
        <w:t xml:space="preserve"> Change the system such that it runs on tablets, cellphones, and various screen sizes on several devices. In this sense, more individuals can make use of it regardless of the gadget they </w:t>
      </w:r>
      <w:r w:rsidR="1A2D1792" w:rsidRPr="696CD5EE">
        <w:rPr>
          <w:rFonts w:ascii="Arial Narrow" w:eastAsia="Arial Narrow" w:hAnsi="Arial Narrow" w:cs="Arial Narrow"/>
          <w:color w:val="000000" w:themeColor="text1"/>
          <w:sz w:val="24"/>
          <w:szCs w:val="24"/>
        </w:rPr>
        <w:t xml:space="preserve">are </w:t>
      </w:r>
      <w:r w:rsidRPr="359CD152">
        <w:rPr>
          <w:rFonts w:ascii="Arial Narrow" w:eastAsia="Arial Narrow" w:hAnsi="Arial Narrow" w:cs="Arial Narrow"/>
          <w:color w:val="000000" w:themeColor="text1"/>
          <w:sz w:val="24"/>
          <w:szCs w:val="24"/>
        </w:rPr>
        <w:t>using.</w:t>
      </w:r>
    </w:p>
    <w:p w14:paraId="6EBE4215" w14:textId="2AE3A5B6" w:rsidR="29D1309D" w:rsidRDefault="04A2FDB1" w:rsidP="359CD152">
      <w:pPr>
        <w:spacing w:before="1" w:line="480" w:lineRule="auto"/>
        <w:ind w:right="133"/>
        <w:jc w:val="both"/>
        <w:rPr>
          <w:rFonts w:ascii="Arial Narrow" w:eastAsia="Arial Narrow" w:hAnsi="Arial Narrow" w:cs="Arial Narrow"/>
          <w:color w:val="000000" w:themeColor="text1"/>
          <w:sz w:val="24"/>
          <w:szCs w:val="24"/>
        </w:rPr>
      </w:pPr>
      <w:r w:rsidRPr="359CD152">
        <w:rPr>
          <w:rFonts w:ascii="Arial Narrow" w:eastAsia="Arial Narrow" w:hAnsi="Arial Narrow" w:cs="Arial Narrow"/>
          <w:b/>
          <w:bCs/>
          <w:color w:val="000000" w:themeColor="text1"/>
          <w:sz w:val="24"/>
          <w:szCs w:val="24"/>
        </w:rPr>
        <w:t xml:space="preserve">Add Voice Help and Guides: </w:t>
      </w:r>
      <w:r w:rsidRPr="359CD152">
        <w:rPr>
          <w:rFonts w:ascii="Arial Narrow" w:eastAsia="Arial Narrow" w:hAnsi="Arial Narrow" w:cs="Arial Narrow"/>
          <w:color w:val="000000" w:themeColor="text1"/>
          <w:sz w:val="24"/>
          <w:szCs w:val="24"/>
        </w:rPr>
        <w:t xml:space="preserve">Put in audio directions and basic guides to enable new users </w:t>
      </w:r>
      <w:r w:rsidR="47D79D14" w:rsidRPr="696CD5EE">
        <w:rPr>
          <w:rFonts w:ascii="Arial Narrow" w:eastAsia="Arial Narrow" w:hAnsi="Arial Narrow" w:cs="Arial Narrow"/>
          <w:color w:val="000000" w:themeColor="text1"/>
          <w:sz w:val="24"/>
          <w:szCs w:val="24"/>
        </w:rPr>
        <w:t xml:space="preserve">to </w:t>
      </w:r>
      <w:r w:rsidRPr="359CD152">
        <w:rPr>
          <w:rFonts w:ascii="Arial Narrow" w:eastAsia="Arial Narrow" w:hAnsi="Arial Narrow" w:cs="Arial Narrow"/>
          <w:color w:val="000000" w:themeColor="text1"/>
          <w:sz w:val="24"/>
          <w:szCs w:val="24"/>
        </w:rPr>
        <w:t>learn how to utilize the eye controls readily.</w:t>
      </w:r>
    </w:p>
    <w:p w14:paraId="4B913603" w14:textId="157E5732" w:rsidR="29D1309D" w:rsidRDefault="04A2FDB1" w:rsidP="359CD152">
      <w:pPr>
        <w:spacing w:before="1" w:line="480" w:lineRule="auto"/>
        <w:ind w:right="133"/>
        <w:jc w:val="both"/>
        <w:rPr>
          <w:rFonts w:ascii="Arial Narrow" w:eastAsia="Arial Narrow" w:hAnsi="Arial Narrow" w:cs="Arial Narrow"/>
          <w:color w:val="000000" w:themeColor="text1"/>
          <w:sz w:val="24"/>
          <w:szCs w:val="24"/>
        </w:rPr>
      </w:pPr>
      <w:r w:rsidRPr="359CD152">
        <w:rPr>
          <w:rFonts w:ascii="Arial Narrow" w:eastAsia="Arial Narrow" w:hAnsi="Arial Narrow" w:cs="Arial Narrow"/>
          <w:b/>
          <w:bCs/>
          <w:color w:val="000000" w:themeColor="text1"/>
          <w:sz w:val="24"/>
          <w:szCs w:val="24"/>
        </w:rPr>
        <w:t xml:space="preserve">Make a Simple Phone App: </w:t>
      </w:r>
      <w:r w:rsidRPr="359CD152">
        <w:rPr>
          <w:rFonts w:ascii="Arial Narrow" w:eastAsia="Arial Narrow" w:hAnsi="Arial Narrow" w:cs="Arial Narrow"/>
          <w:color w:val="000000" w:themeColor="text1"/>
          <w:sz w:val="24"/>
          <w:szCs w:val="24"/>
        </w:rPr>
        <w:t xml:space="preserve">Create a simple phone app so consumers </w:t>
      </w:r>
      <w:r w:rsidR="5ADEF8BB" w:rsidRPr="696CD5EE">
        <w:rPr>
          <w:rFonts w:ascii="Arial Narrow" w:eastAsia="Arial Narrow" w:hAnsi="Arial Narrow" w:cs="Arial Narrow"/>
          <w:color w:val="000000" w:themeColor="text1"/>
          <w:sz w:val="24"/>
          <w:szCs w:val="24"/>
        </w:rPr>
        <w:t>can</w:t>
      </w:r>
      <w:r w:rsidRPr="359CD152">
        <w:rPr>
          <w:rFonts w:ascii="Arial Narrow" w:eastAsia="Arial Narrow" w:hAnsi="Arial Narrow" w:cs="Arial Narrow"/>
          <w:color w:val="000000" w:themeColor="text1"/>
          <w:sz w:val="24"/>
          <w:szCs w:val="24"/>
        </w:rPr>
        <w:t xml:space="preserve"> simply handle their books, bookmarks, and settings from their phone.</w:t>
      </w:r>
    </w:p>
    <w:p w14:paraId="26E73C09" w14:textId="58C890AC" w:rsidR="29D1309D" w:rsidRDefault="04A2FDB1" w:rsidP="359CD152">
      <w:pPr>
        <w:spacing w:before="1" w:line="480" w:lineRule="auto"/>
        <w:ind w:right="133"/>
        <w:jc w:val="both"/>
      </w:pPr>
      <w:r w:rsidRPr="359CD152">
        <w:rPr>
          <w:rFonts w:ascii="Arial Narrow" w:eastAsia="Arial Narrow" w:hAnsi="Arial Narrow" w:cs="Arial Narrow"/>
          <w:b/>
          <w:bCs/>
          <w:color w:val="000000" w:themeColor="text1"/>
          <w:sz w:val="24"/>
          <w:szCs w:val="24"/>
        </w:rPr>
        <w:t xml:space="preserve">Fix Tracking Problems: </w:t>
      </w:r>
      <w:r w:rsidRPr="359CD152">
        <w:rPr>
          <w:rFonts w:ascii="Arial Narrow" w:eastAsia="Arial Narrow" w:hAnsi="Arial Narrow" w:cs="Arial Narrow"/>
          <w:color w:val="000000" w:themeColor="text1"/>
          <w:sz w:val="24"/>
          <w:szCs w:val="24"/>
        </w:rPr>
        <w:t>Make the system dependable in more circumstances by means of improved performance when lighting is low or when users swiftly shift their heads</w:t>
      </w:r>
      <w:r w:rsidRPr="359CD152">
        <w:rPr>
          <w:rFonts w:ascii="Arial Narrow" w:eastAsia="Arial Narrow" w:hAnsi="Arial Narrow" w:cs="Arial Narrow"/>
          <w:b/>
          <w:bCs/>
          <w:color w:val="000000" w:themeColor="text1"/>
          <w:sz w:val="24"/>
          <w:szCs w:val="24"/>
        </w:rPr>
        <w:t>.</w:t>
      </w:r>
    </w:p>
    <w:p w14:paraId="28B4769F" w14:textId="131A5845" w:rsidR="29D1309D" w:rsidRDefault="04A2FDB1" w:rsidP="359CD152">
      <w:pPr>
        <w:spacing w:before="1" w:line="475" w:lineRule="auto"/>
        <w:ind w:right="133"/>
        <w:jc w:val="both"/>
      </w:pPr>
      <w:r w:rsidRPr="359CD152">
        <w:rPr>
          <w:rFonts w:ascii="Arial Narrow" w:eastAsia="Arial Narrow" w:hAnsi="Arial Narrow" w:cs="Arial Narrow"/>
          <w:b/>
          <w:bCs/>
          <w:color w:val="000000" w:themeColor="text1"/>
          <w:sz w:val="24"/>
          <w:szCs w:val="24"/>
        </w:rPr>
        <w:t xml:space="preserve"> </w:t>
      </w:r>
    </w:p>
    <w:p w14:paraId="7CB16A80" w14:textId="4EDD7A0E" w:rsidR="29D1309D" w:rsidRDefault="29D1309D" w:rsidP="359CD152">
      <w:pPr>
        <w:spacing w:before="1" w:line="475" w:lineRule="auto"/>
        <w:ind w:right="133"/>
        <w:jc w:val="center"/>
        <w:rPr>
          <w:rFonts w:ascii="Arial Narrow" w:eastAsia="Arial Narrow" w:hAnsi="Arial Narrow" w:cs="Arial Narrow"/>
          <w:b/>
          <w:bCs/>
          <w:color w:val="000000" w:themeColor="text1"/>
          <w:sz w:val="24"/>
          <w:szCs w:val="24"/>
        </w:rPr>
      </w:pPr>
    </w:p>
    <w:p w14:paraId="419529D4" w14:textId="77E9092F" w:rsidR="29D1309D" w:rsidRDefault="29D1309D" w:rsidP="29D1309D">
      <w:pPr>
        <w:spacing w:before="1" w:line="477" w:lineRule="auto"/>
        <w:ind w:right="133"/>
        <w:jc w:val="center"/>
        <w:rPr>
          <w:rFonts w:ascii="Arial Narrow" w:eastAsia="Arial Narrow" w:hAnsi="Arial Narrow" w:cs="Arial Narrow"/>
          <w:b/>
          <w:bCs/>
          <w:color w:val="000000" w:themeColor="text1"/>
          <w:sz w:val="24"/>
          <w:szCs w:val="24"/>
        </w:rPr>
      </w:pPr>
    </w:p>
    <w:p w14:paraId="6B75F02C" w14:textId="77777777" w:rsidR="00AD488F" w:rsidRPr="00077AAD" w:rsidRDefault="00AD488F" w:rsidP="009009E1">
      <w:pPr>
        <w:spacing w:before="1" w:line="477" w:lineRule="auto"/>
        <w:ind w:right="133"/>
        <w:rPr>
          <w:rFonts w:ascii="Arial Narrow" w:eastAsia="Arial Narrow" w:hAnsi="Arial Narrow" w:cs="Arial Narrow"/>
          <w:b/>
          <w:color w:val="000000" w:themeColor="text1"/>
          <w:sz w:val="24"/>
          <w:szCs w:val="24"/>
        </w:rPr>
      </w:pPr>
    </w:p>
    <w:p w14:paraId="1EDA2C4F" w14:textId="77777777" w:rsidR="00E45168" w:rsidRDefault="00E45168" w:rsidP="009009E1">
      <w:pPr>
        <w:spacing w:before="1" w:line="477" w:lineRule="auto"/>
        <w:ind w:right="133"/>
        <w:rPr>
          <w:rFonts w:ascii="Arial Narrow" w:eastAsia="Arial Narrow" w:hAnsi="Arial Narrow" w:cs="Arial Narrow"/>
          <w:b/>
          <w:color w:val="000000" w:themeColor="text1"/>
          <w:sz w:val="24"/>
          <w:szCs w:val="24"/>
        </w:rPr>
      </w:pPr>
    </w:p>
    <w:p w14:paraId="3B2A9104" w14:textId="77777777" w:rsidR="00E45168" w:rsidRDefault="00E45168" w:rsidP="009009E1">
      <w:pPr>
        <w:spacing w:before="1" w:line="477" w:lineRule="auto"/>
        <w:ind w:right="133"/>
        <w:rPr>
          <w:rFonts w:ascii="Arial Narrow" w:eastAsia="Arial Narrow" w:hAnsi="Arial Narrow" w:cs="Arial Narrow"/>
          <w:b/>
          <w:color w:val="000000" w:themeColor="text1"/>
          <w:sz w:val="24"/>
          <w:szCs w:val="24"/>
        </w:rPr>
      </w:pPr>
    </w:p>
    <w:p w14:paraId="206AC3F7" w14:textId="77777777" w:rsidR="00A51ABC" w:rsidRDefault="00A51ABC" w:rsidP="009009E1">
      <w:pPr>
        <w:spacing w:before="1" w:line="477" w:lineRule="auto"/>
        <w:ind w:right="133"/>
        <w:rPr>
          <w:rFonts w:ascii="Arial Narrow" w:eastAsia="Arial Narrow" w:hAnsi="Arial Narrow" w:cs="Arial Narrow"/>
          <w:b/>
          <w:color w:val="000000" w:themeColor="text1"/>
          <w:sz w:val="24"/>
          <w:szCs w:val="24"/>
        </w:rPr>
      </w:pPr>
    </w:p>
    <w:p w14:paraId="21434B7A" w14:textId="77777777" w:rsidR="00A51ABC" w:rsidRDefault="00A51ABC" w:rsidP="009009E1">
      <w:pPr>
        <w:spacing w:before="1" w:line="477" w:lineRule="auto"/>
        <w:ind w:right="133"/>
        <w:rPr>
          <w:rFonts w:ascii="Arial Narrow" w:eastAsia="Arial Narrow" w:hAnsi="Arial Narrow" w:cs="Arial Narrow"/>
          <w:b/>
          <w:color w:val="000000" w:themeColor="text1"/>
          <w:sz w:val="24"/>
          <w:szCs w:val="24"/>
        </w:rPr>
      </w:pPr>
    </w:p>
    <w:p w14:paraId="64E9D33D" w14:textId="77777777" w:rsidR="002A30D0" w:rsidRDefault="002A30D0" w:rsidP="009009E1">
      <w:pPr>
        <w:spacing w:before="1" w:line="477" w:lineRule="auto"/>
        <w:ind w:right="133"/>
        <w:rPr>
          <w:rFonts w:ascii="Arial Narrow" w:eastAsia="Arial Narrow" w:hAnsi="Arial Narrow" w:cs="Arial Narrow"/>
          <w:b/>
          <w:color w:val="000000" w:themeColor="text1"/>
          <w:sz w:val="24"/>
          <w:szCs w:val="24"/>
        </w:rPr>
      </w:pPr>
    </w:p>
    <w:p w14:paraId="42FCFF90" w14:textId="77777777" w:rsidR="0067019C" w:rsidRPr="00077AAD" w:rsidRDefault="0067019C" w:rsidP="009009E1">
      <w:pPr>
        <w:spacing w:before="1" w:line="477" w:lineRule="auto"/>
        <w:ind w:right="133"/>
        <w:rPr>
          <w:rFonts w:ascii="Arial Narrow" w:eastAsia="Arial Narrow" w:hAnsi="Arial Narrow" w:cs="Arial Narrow"/>
          <w:b/>
          <w:color w:val="000000" w:themeColor="text1"/>
          <w:sz w:val="24"/>
          <w:szCs w:val="24"/>
        </w:rPr>
      </w:pPr>
    </w:p>
    <w:p w14:paraId="08E6A4B0" w14:textId="6CFD00ED" w:rsidR="0011004F" w:rsidRDefault="004F55A6" w:rsidP="0097761A">
      <w:pPr>
        <w:pStyle w:val="Heading1"/>
        <w:rPr>
          <w:rFonts w:ascii="Arial Narrow" w:hAnsi="Arial Narrow"/>
          <w:b/>
          <w:bCs/>
          <w:color w:val="auto"/>
          <w:sz w:val="24"/>
          <w:szCs w:val="24"/>
        </w:rPr>
      </w:pPr>
      <w:bookmarkStart w:id="130" w:name="_Toc199771417"/>
      <w:r>
        <w:rPr>
          <w:rFonts w:ascii="Arial Narrow" w:hAnsi="Arial Narrow"/>
          <w:b/>
          <w:bCs/>
          <w:color w:val="auto"/>
          <w:sz w:val="24"/>
          <w:szCs w:val="24"/>
        </w:rPr>
        <w:t>REFERENCES</w:t>
      </w:r>
      <w:r w:rsidR="0011004F" w:rsidRPr="0097761A">
        <w:rPr>
          <w:rFonts w:ascii="Arial Narrow" w:hAnsi="Arial Narrow"/>
          <w:b/>
          <w:bCs/>
          <w:color w:val="auto"/>
          <w:sz w:val="24"/>
          <w:szCs w:val="24"/>
        </w:rPr>
        <w:t>:</w:t>
      </w:r>
      <w:bookmarkEnd w:id="130"/>
    </w:p>
    <w:p w14:paraId="72059487" w14:textId="0E0A2AF3" w:rsidR="00FE6234" w:rsidRDefault="00FE6234" w:rsidP="00045FE8">
      <w:pPr>
        <w:spacing w:before="160" w:line="360" w:lineRule="auto"/>
        <w:ind w:left="720" w:hanging="720"/>
        <w:jc w:val="both"/>
        <w:rPr>
          <w:rFonts w:ascii="Arial Narrow" w:eastAsia="Arial Narrow" w:hAnsi="Arial Narrow" w:cs="Arial Narrow"/>
          <w:sz w:val="24"/>
          <w:szCs w:val="24"/>
        </w:rPr>
      </w:pPr>
      <w:r w:rsidRPr="00FE6234">
        <w:rPr>
          <w:rFonts w:ascii="Arial Narrow" w:eastAsia="Arial Narrow" w:hAnsi="Arial Narrow" w:cs="Arial Narrow"/>
          <w:sz w:val="24"/>
          <w:szCs w:val="24"/>
        </w:rPr>
        <w:t xml:space="preserve">Ahil, S., Viswa, R. L., Rarojin, S., &amp; Evanjalin, A. B. (2024). Smart wireless message display: Enhancing communication with intelligent technology. Irish Interdisciplinary Journal of Science &amp; Research, 08(02), 94–101. </w:t>
      </w:r>
      <w:r w:rsidR="00CD1504">
        <w:rPr>
          <w:rFonts w:ascii="Arial Narrow" w:eastAsia="Arial Narrow" w:hAnsi="Arial Narrow" w:cs="Arial Narrow"/>
          <w:sz w:val="24"/>
          <w:szCs w:val="24"/>
        </w:rPr>
        <w:t xml:space="preserve">Retrieved from: </w:t>
      </w:r>
      <w:hyperlink r:id="rId45" w:history="1">
        <w:r w:rsidR="00CD1504" w:rsidRPr="0060230B">
          <w:rPr>
            <w:rStyle w:val="Hyperlink"/>
            <w:rFonts w:ascii="Arial Narrow" w:eastAsia="Arial Narrow" w:hAnsi="Arial Narrow" w:cs="Arial Narrow"/>
            <w:sz w:val="24"/>
            <w:szCs w:val="24"/>
          </w:rPr>
          <w:t>https://doi.org/10.46759/iijsr.2024.8211</w:t>
        </w:r>
      </w:hyperlink>
      <w:r w:rsidRPr="00FE6234">
        <w:rPr>
          <w:rFonts w:ascii="Arial Narrow" w:eastAsia="Arial Narrow" w:hAnsi="Arial Narrow" w:cs="Arial Narrow"/>
          <w:sz w:val="24"/>
          <w:szCs w:val="24"/>
        </w:rPr>
        <w:t xml:space="preserve"> </w:t>
      </w:r>
    </w:p>
    <w:p w14:paraId="502B117C" w14:textId="67C9CDCE" w:rsidR="003F4685" w:rsidRDefault="00FE6234" w:rsidP="00FE6234">
      <w:pPr>
        <w:spacing w:before="160" w:line="360" w:lineRule="auto"/>
        <w:ind w:left="720" w:hanging="720"/>
        <w:jc w:val="both"/>
        <w:rPr>
          <w:rFonts w:ascii="Arial Narrow" w:eastAsia="Arial Narrow" w:hAnsi="Arial Narrow" w:cs="Arial Narrow"/>
          <w:sz w:val="24"/>
          <w:szCs w:val="24"/>
        </w:rPr>
      </w:pPr>
      <w:r w:rsidRPr="00FE6234">
        <w:rPr>
          <w:rFonts w:ascii="Arial Narrow" w:eastAsia="Arial Narrow" w:hAnsi="Arial Narrow" w:cs="Arial Narrow"/>
          <w:sz w:val="24"/>
          <w:szCs w:val="24"/>
        </w:rPr>
        <w:t xml:space="preserve">Alexander, S. G., &amp; Yazar, K. (2022). Ultimate IoT implementation guide for businesses. TechTarget. What is IoT (Internet of Things)? | Definition from TechTarget. </w:t>
      </w:r>
      <w:r w:rsidR="003F4685">
        <w:rPr>
          <w:rFonts w:ascii="Arial Narrow" w:eastAsia="Arial Narrow" w:hAnsi="Arial Narrow" w:cs="Arial Narrow"/>
          <w:sz w:val="24"/>
          <w:szCs w:val="24"/>
        </w:rPr>
        <w:t xml:space="preserve"> </w:t>
      </w:r>
      <w:r w:rsidR="00CD1504">
        <w:rPr>
          <w:rFonts w:ascii="Arial Narrow" w:eastAsia="Arial Narrow" w:hAnsi="Arial Narrow" w:cs="Arial Narrow"/>
          <w:sz w:val="24"/>
          <w:szCs w:val="24"/>
        </w:rPr>
        <w:t xml:space="preserve">Retrieved from: </w:t>
      </w:r>
      <w:hyperlink r:id="rId46" w:history="1">
        <w:r w:rsidR="00CD1504" w:rsidRPr="0060230B">
          <w:rPr>
            <w:rStyle w:val="Hyperlink"/>
            <w:rFonts w:ascii="Arial Narrow" w:eastAsia="Arial Narrow" w:hAnsi="Arial Narrow" w:cs="Arial Narrow"/>
            <w:sz w:val="24"/>
            <w:szCs w:val="24"/>
          </w:rPr>
          <w:t>https://www.techtarget.com/iotagenda/definition/Internet-of-Things-IoT</w:t>
        </w:r>
      </w:hyperlink>
    </w:p>
    <w:p w14:paraId="0BC40B38" w14:textId="5E5A58CA" w:rsidR="003F4685" w:rsidRDefault="00FE6234" w:rsidP="00FE6234">
      <w:pPr>
        <w:spacing w:line="360" w:lineRule="auto"/>
        <w:ind w:left="720" w:hanging="720"/>
        <w:jc w:val="both"/>
        <w:rPr>
          <w:rFonts w:ascii="Arial Narrow" w:hAnsi="Arial Narrow"/>
          <w:sz w:val="24"/>
          <w:szCs w:val="24"/>
        </w:rPr>
      </w:pPr>
      <w:r w:rsidRPr="00FE6234">
        <w:rPr>
          <w:rFonts w:ascii="Arial Narrow" w:hAnsi="Arial Narrow"/>
          <w:sz w:val="24"/>
          <w:szCs w:val="24"/>
        </w:rPr>
        <w:t xml:space="preserve">Ashok, S., Divya, N. D., Samuel, F., &amp; Mande, D. U. (2022). RFID-based attendance system. International Journal for Research in Applied Science and Engineering Technology. </w:t>
      </w:r>
      <w:r w:rsidR="00CD1504">
        <w:rPr>
          <w:rFonts w:ascii="Arial Narrow" w:eastAsia="Arial Narrow" w:hAnsi="Arial Narrow" w:cs="Arial Narrow"/>
          <w:sz w:val="24"/>
          <w:szCs w:val="24"/>
        </w:rPr>
        <w:t xml:space="preserve">Retrieved from: </w:t>
      </w:r>
      <w:hyperlink r:id="rId47" w:history="1">
        <w:r w:rsidRPr="0060230B">
          <w:rPr>
            <w:rStyle w:val="Hyperlink"/>
            <w:rFonts w:ascii="Arial Narrow" w:hAnsi="Arial Narrow"/>
            <w:sz w:val="24"/>
            <w:szCs w:val="24"/>
          </w:rPr>
          <w:t>https://doi.org/10.22214/ijraset.2022.48092</w:t>
        </w:r>
      </w:hyperlink>
    </w:p>
    <w:p w14:paraId="72F9FA89" w14:textId="50F00F7D" w:rsidR="00E97A64" w:rsidRDefault="00FE6234" w:rsidP="00FE6234">
      <w:pPr>
        <w:spacing w:line="360" w:lineRule="auto"/>
        <w:ind w:left="720" w:hanging="720"/>
        <w:jc w:val="both"/>
        <w:rPr>
          <w:rFonts w:ascii="Arial Narrow" w:hAnsi="Arial Narrow"/>
          <w:sz w:val="24"/>
          <w:szCs w:val="24"/>
        </w:rPr>
      </w:pPr>
      <w:r w:rsidRPr="00FE6234">
        <w:rPr>
          <w:rFonts w:ascii="Arial Narrow" w:hAnsi="Arial Narrow"/>
          <w:sz w:val="24"/>
          <w:szCs w:val="24"/>
        </w:rPr>
        <w:t xml:space="preserve">Brisbane, J. S. (2024). Enhancing school security system using RFID: A comprehensive approach. International </w:t>
      </w:r>
      <w:r w:rsidRPr="00FE6234">
        <w:rPr>
          <w:rFonts w:ascii="Arial Narrow" w:hAnsi="Arial Narrow"/>
          <w:sz w:val="24"/>
          <w:szCs w:val="24"/>
        </w:rPr>
        <w:tab/>
        <w:t xml:space="preserve">Scientific </w:t>
      </w:r>
      <w:r w:rsidRPr="00FE6234">
        <w:rPr>
          <w:rFonts w:ascii="Arial Narrow" w:hAnsi="Arial Narrow"/>
          <w:sz w:val="24"/>
          <w:szCs w:val="24"/>
        </w:rPr>
        <w:tab/>
        <w:t xml:space="preserve">Journal </w:t>
      </w:r>
      <w:r w:rsidRPr="00FE6234">
        <w:rPr>
          <w:rFonts w:ascii="Arial Narrow" w:hAnsi="Arial Narrow"/>
          <w:sz w:val="24"/>
          <w:szCs w:val="24"/>
        </w:rPr>
        <w:tab/>
        <w:t xml:space="preserve">of </w:t>
      </w:r>
      <w:r w:rsidRPr="00FE6234">
        <w:rPr>
          <w:rFonts w:ascii="Arial Narrow" w:hAnsi="Arial Narrow"/>
          <w:sz w:val="24"/>
          <w:szCs w:val="24"/>
        </w:rPr>
        <w:tab/>
        <w:t xml:space="preserve">Engineering </w:t>
      </w:r>
      <w:r w:rsidRPr="00FE6234">
        <w:rPr>
          <w:rFonts w:ascii="Arial Narrow" w:hAnsi="Arial Narrow"/>
          <w:sz w:val="24"/>
          <w:szCs w:val="24"/>
        </w:rPr>
        <w:tab/>
        <w:t>and</w:t>
      </w:r>
      <w:r>
        <w:rPr>
          <w:rFonts w:ascii="Arial Narrow" w:hAnsi="Arial Narrow"/>
          <w:sz w:val="24"/>
          <w:szCs w:val="24"/>
        </w:rPr>
        <w:t xml:space="preserve"> </w:t>
      </w:r>
      <w:r w:rsidRPr="00FE6234">
        <w:rPr>
          <w:rFonts w:ascii="Arial Narrow" w:hAnsi="Arial Narrow"/>
          <w:sz w:val="24"/>
          <w:szCs w:val="24"/>
        </w:rPr>
        <w:t>Management.</w:t>
      </w:r>
      <w:r w:rsidR="00CD1504">
        <w:rPr>
          <w:rFonts w:ascii="Arial Narrow" w:hAnsi="Arial Narrow"/>
          <w:sz w:val="24"/>
          <w:szCs w:val="24"/>
        </w:rPr>
        <w:t xml:space="preserve"> </w:t>
      </w:r>
      <w:r w:rsidR="00CD1504">
        <w:rPr>
          <w:rFonts w:ascii="Arial Narrow" w:eastAsia="Arial Narrow" w:hAnsi="Arial Narrow" w:cs="Arial Narrow"/>
          <w:sz w:val="24"/>
          <w:szCs w:val="24"/>
        </w:rPr>
        <w:t xml:space="preserve">Retrieved from: </w:t>
      </w:r>
      <w:r w:rsidRPr="00FE6234">
        <w:rPr>
          <w:rFonts w:ascii="Arial Narrow" w:hAnsi="Arial Narrow"/>
          <w:sz w:val="24"/>
          <w:szCs w:val="24"/>
        </w:rPr>
        <w:t xml:space="preserve"> </w:t>
      </w:r>
      <w:r>
        <w:rPr>
          <w:rFonts w:ascii="Arial Narrow" w:hAnsi="Arial Narrow"/>
          <w:sz w:val="24"/>
          <w:szCs w:val="24"/>
        </w:rPr>
        <w:t xml:space="preserve"> </w:t>
      </w:r>
      <w:hyperlink r:id="rId48" w:history="1">
        <w:r w:rsidR="00E97A64" w:rsidRPr="0060230B">
          <w:rPr>
            <w:rStyle w:val="Hyperlink"/>
            <w:rFonts w:ascii="Arial Narrow" w:hAnsi="Arial Narrow"/>
            <w:sz w:val="24"/>
            <w:szCs w:val="24"/>
          </w:rPr>
          <w:t>https://doi.org/10.55041/isjem01380</w:t>
        </w:r>
      </w:hyperlink>
      <w:r w:rsidRPr="00FE6234">
        <w:rPr>
          <w:rFonts w:ascii="Arial Narrow" w:hAnsi="Arial Narrow"/>
          <w:sz w:val="24"/>
          <w:szCs w:val="24"/>
        </w:rPr>
        <w:t xml:space="preserve"> </w:t>
      </w:r>
    </w:p>
    <w:p w14:paraId="0CC035FD" w14:textId="1A4F84BF" w:rsidR="00E97A64" w:rsidRDefault="00E97A64" w:rsidP="00CD1504">
      <w:pPr>
        <w:spacing w:line="360" w:lineRule="auto"/>
        <w:ind w:left="720" w:hanging="720"/>
        <w:jc w:val="both"/>
        <w:rPr>
          <w:rFonts w:ascii="Arial Narrow" w:hAnsi="Arial Narrow"/>
          <w:sz w:val="24"/>
          <w:szCs w:val="24"/>
        </w:rPr>
      </w:pPr>
      <w:r w:rsidRPr="00E97A64">
        <w:rPr>
          <w:rFonts w:ascii="Arial Narrow" w:hAnsi="Arial Narrow"/>
          <w:sz w:val="24"/>
          <w:szCs w:val="24"/>
        </w:rPr>
        <w:t>Calo, A.-M. V. M., Barbosa, J. B., &amp; Llevado, J. C. (2021). In-Classroom Faculty Attendance Monitoring System based on Ultra High Frequency (UHF) Radio Frequency Identification</w:t>
      </w:r>
      <w:r>
        <w:rPr>
          <w:rFonts w:ascii="Arial Narrow" w:hAnsi="Arial Narrow"/>
          <w:sz w:val="24"/>
          <w:szCs w:val="24"/>
        </w:rPr>
        <w:t xml:space="preserve"> </w:t>
      </w:r>
      <w:r w:rsidRPr="00E97A64">
        <w:rPr>
          <w:rFonts w:ascii="Arial Narrow" w:hAnsi="Arial Narrow"/>
          <w:sz w:val="24"/>
          <w:szCs w:val="24"/>
        </w:rPr>
        <w:t>(RFID) with Captured Image Cross-verification Mechanism. Indian Journal of Science and Technology, 14(45), 3335–3343.</w:t>
      </w:r>
      <w:r w:rsidR="00CD1504" w:rsidRPr="00CD1504">
        <w:rPr>
          <w:rFonts w:ascii="Arial Narrow" w:eastAsia="Arial Narrow" w:hAnsi="Arial Narrow" w:cs="Arial Narrow"/>
          <w:sz w:val="24"/>
          <w:szCs w:val="24"/>
        </w:rPr>
        <w:t xml:space="preserve"> </w:t>
      </w:r>
      <w:r w:rsidR="00CD1504">
        <w:rPr>
          <w:rFonts w:ascii="Arial Narrow" w:eastAsia="Arial Narrow" w:hAnsi="Arial Narrow" w:cs="Arial Narrow"/>
          <w:sz w:val="24"/>
          <w:szCs w:val="24"/>
        </w:rPr>
        <w:t xml:space="preserve">Retrieved from: </w:t>
      </w:r>
      <w:r w:rsidRPr="00E97A64">
        <w:rPr>
          <w:rFonts w:ascii="Arial Narrow" w:hAnsi="Arial Narrow"/>
          <w:sz w:val="24"/>
          <w:szCs w:val="24"/>
        </w:rPr>
        <w:t xml:space="preserve"> </w:t>
      </w:r>
      <w:hyperlink r:id="rId49" w:history="1">
        <w:r w:rsidRPr="0060230B">
          <w:rPr>
            <w:rStyle w:val="Hyperlink"/>
            <w:rFonts w:ascii="Arial Narrow" w:hAnsi="Arial Narrow"/>
            <w:sz w:val="24"/>
            <w:szCs w:val="24"/>
          </w:rPr>
          <w:t>https://doi.org/10.17485/ijst/v14i45.1782</w:t>
        </w:r>
      </w:hyperlink>
    </w:p>
    <w:p w14:paraId="5499045A" w14:textId="72E277EF" w:rsidR="00E97A64" w:rsidRDefault="00E97A64" w:rsidP="00045FE8">
      <w:pPr>
        <w:spacing w:line="360" w:lineRule="auto"/>
        <w:ind w:left="720" w:hanging="720"/>
        <w:jc w:val="both"/>
        <w:rPr>
          <w:rFonts w:ascii="Arial Narrow" w:eastAsia="Arial Narrow" w:hAnsi="Arial Narrow" w:cs="Arial Narrow"/>
          <w:sz w:val="24"/>
          <w:szCs w:val="24"/>
        </w:rPr>
      </w:pPr>
      <w:r w:rsidRPr="00E97A64">
        <w:rPr>
          <w:rFonts w:ascii="Arial Narrow" w:eastAsia="Arial Narrow" w:hAnsi="Arial Narrow" w:cs="Arial Narrow"/>
          <w:sz w:val="24"/>
          <w:szCs w:val="24"/>
        </w:rPr>
        <w:t xml:space="preserve">Campanan, A. M., Bermejo, R. M., &amp; Madrigal, D. (2024). Intellischool: A student information system for senior high school. Technium: Romanian Journal of Applied Sciences and Technology, 21, 38–55. </w:t>
      </w:r>
      <w:r w:rsidR="00CD1504">
        <w:rPr>
          <w:rFonts w:ascii="Arial Narrow" w:eastAsia="Arial Narrow" w:hAnsi="Arial Narrow" w:cs="Arial Narrow"/>
          <w:sz w:val="24"/>
          <w:szCs w:val="24"/>
        </w:rPr>
        <w:t xml:space="preserve">Retrieved from:  </w:t>
      </w:r>
      <w:hyperlink r:id="rId50" w:history="1">
        <w:r w:rsidR="00CD1504" w:rsidRPr="0060230B">
          <w:rPr>
            <w:rStyle w:val="Hyperlink"/>
            <w:rFonts w:ascii="Arial Narrow" w:eastAsia="Arial Narrow" w:hAnsi="Arial Narrow" w:cs="Arial Narrow"/>
            <w:sz w:val="24"/>
            <w:szCs w:val="24"/>
          </w:rPr>
          <w:t>https://doi.org/10.47577/technium.v21i.10816</w:t>
        </w:r>
      </w:hyperlink>
      <w:r w:rsidRPr="00E97A64">
        <w:rPr>
          <w:rFonts w:ascii="Arial Narrow" w:eastAsia="Arial Narrow" w:hAnsi="Arial Narrow" w:cs="Arial Narrow"/>
          <w:sz w:val="24"/>
          <w:szCs w:val="24"/>
        </w:rPr>
        <w:t xml:space="preserve"> </w:t>
      </w:r>
    </w:p>
    <w:p w14:paraId="7EE3CD82" w14:textId="1BFF05B3" w:rsidR="00E97A64" w:rsidRDefault="00E97A64" w:rsidP="00E97A64">
      <w:pPr>
        <w:spacing w:line="360" w:lineRule="auto"/>
        <w:ind w:left="720" w:hanging="720"/>
        <w:jc w:val="both"/>
        <w:rPr>
          <w:rFonts w:ascii="Arial Narrow" w:eastAsia="Arial Narrow" w:hAnsi="Arial Narrow" w:cs="Arial Narrow"/>
          <w:sz w:val="24"/>
          <w:szCs w:val="24"/>
        </w:rPr>
      </w:pPr>
      <w:r w:rsidRPr="00E97A64">
        <w:rPr>
          <w:rFonts w:ascii="Arial Narrow" w:eastAsia="Arial Narrow" w:hAnsi="Arial Narrow" w:cs="Arial Narrow"/>
          <w:sz w:val="24"/>
          <w:szCs w:val="24"/>
        </w:rPr>
        <w:t xml:space="preserve">Cavus, N., Mrwebi, S. E., Ibrahim, I., Modupeola, T., &amp; Reeves, A. Y. (2022). Internet of things and its applications to smart campus: A systematic literature review. International Journal of Interactive </w:t>
      </w:r>
      <w:r w:rsidRPr="00E97A64">
        <w:rPr>
          <w:rFonts w:ascii="Arial Narrow" w:eastAsia="Arial Narrow" w:hAnsi="Arial Narrow" w:cs="Arial Narrow"/>
          <w:sz w:val="24"/>
          <w:szCs w:val="24"/>
        </w:rPr>
        <w:tab/>
        <w:t xml:space="preserve">Mobile </w:t>
      </w:r>
      <w:r w:rsidRPr="00E97A64">
        <w:rPr>
          <w:rFonts w:ascii="Arial Narrow" w:eastAsia="Arial Narrow" w:hAnsi="Arial Narrow" w:cs="Arial Narrow"/>
          <w:sz w:val="24"/>
          <w:szCs w:val="24"/>
        </w:rPr>
        <w:tab/>
        <w:t xml:space="preserve">Technologies </w:t>
      </w:r>
      <w:r w:rsidRPr="00E97A64">
        <w:rPr>
          <w:rFonts w:ascii="Arial Narrow" w:eastAsia="Arial Narrow" w:hAnsi="Arial Narrow" w:cs="Arial Narrow"/>
          <w:sz w:val="24"/>
          <w:szCs w:val="24"/>
        </w:rPr>
        <w:tab/>
        <w:t xml:space="preserve">(iJIM), </w:t>
      </w:r>
      <w:r w:rsidRPr="00E97A64">
        <w:rPr>
          <w:rFonts w:ascii="Arial Narrow" w:eastAsia="Arial Narrow" w:hAnsi="Arial Narrow" w:cs="Arial Narrow"/>
          <w:sz w:val="24"/>
          <w:szCs w:val="24"/>
        </w:rPr>
        <w:tab/>
        <w:t xml:space="preserve">16(23), </w:t>
      </w:r>
      <w:r w:rsidRPr="00E97A64">
        <w:rPr>
          <w:rFonts w:ascii="Arial Narrow" w:eastAsia="Arial Narrow" w:hAnsi="Arial Narrow" w:cs="Arial Narrow"/>
          <w:sz w:val="24"/>
          <w:szCs w:val="24"/>
        </w:rPr>
        <w:tab/>
        <w:t xml:space="preserve">17–35. </w:t>
      </w:r>
      <w:r w:rsidR="00CD1504">
        <w:rPr>
          <w:rFonts w:ascii="Arial Narrow" w:eastAsia="Arial Narrow" w:hAnsi="Arial Narrow" w:cs="Arial Narrow"/>
          <w:sz w:val="24"/>
          <w:szCs w:val="24"/>
        </w:rPr>
        <w:t xml:space="preserve">Retrieved from: </w:t>
      </w:r>
      <w:hyperlink r:id="rId51" w:history="1">
        <w:r w:rsidRPr="0060230B">
          <w:rPr>
            <w:rStyle w:val="Hyperlink"/>
            <w:rFonts w:ascii="Arial Narrow" w:eastAsia="Arial Narrow" w:hAnsi="Arial Narrow" w:cs="Arial Narrow"/>
            <w:sz w:val="24"/>
            <w:szCs w:val="24"/>
          </w:rPr>
          <w:t>https://doi.org/10.3991/ijim.v16i23.36215</w:t>
        </w:r>
      </w:hyperlink>
    </w:p>
    <w:p w14:paraId="726D735F" w14:textId="03795924" w:rsidR="00E97A64" w:rsidRDefault="00E97A64" w:rsidP="00E97A64">
      <w:pPr>
        <w:spacing w:line="360" w:lineRule="auto"/>
        <w:ind w:left="720" w:hanging="720"/>
        <w:jc w:val="both"/>
        <w:rPr>
          <w:rFonts w:ascii="Arial Narrow" w:eastAsia="Arial Narrow" w:hAnsi="Arial Narrow" w:cs="Arial Narrow"/>
          <w:sz w:val="24"/>
          <w:szCs w:val="24"/>
        </w:rPr>
      </w:pPr>
      <w:r w:rsidRPr="00E97A64">
        <w:rPr>
          <w:rFonts w:ascii="Arial Narrow" w:eastAsia="Arial Narrow" w:hAnsi="Arial Narrow" w:cs="Arial Narrow"/>
          <w:sz w:val="24"/>
          <w:szCs w:val="24"/>
        </w:rPr>
        <w:t xml:space="preserve">Cheah, W. Z., Jegatheesan, J., &amp; Loon, S. C. (2023). Exploring IoT </w:t>
      </w:r>
      <w:r w:rsidR="011ABCAA" w:rsidRPr="011ABCAA">
        <w:rPr>
          <w:rFonts w:ascii="Arial Narrow" w:eastAsia="Arial Narrow" w:hAnsi="Arial Narrow" w:cs="Arial Narrow"/>
          <w:sz w:val="24"/>
          <w:szCs w:val="24"/>
        </w:rPr>
        <w:t>applications</w:t>
      </w:r>
      <w:r w:rsidRPr="00E97A64">
        <w:rPr>
          <w:rFonts w:ascii="Arial Narrow" w:eastAsia="Arial Narrow" w:hAnsi="Arial Narrow" w:cs="Arial Narrow"/>
          <w:sz w:val="24"/>
          <w:szCs w:val="24"/>
        </w:rPr>
        <w:t xml:space="preserve"> using Raspberry Pi. International Journal of Computer Networks and Applications (IJCNA), 2(1), 27–34. Retrieved from: </w:t>
      </w:r>
      <w:hyperlink r:id="rId52">
        <w:r w:rsidR="011ABCAA" w:rsidRPr="011ABCAA">
          <w:rPr>
            <w:rStyle w:val="Hyperlink"/>
            <w:rFonts w:ascii="Arial Narrow" w:eastAsia="Arial Narrow" w:hAnsi="Arial Narrow" w:cs="Arial Narrow"/>
            <w:sz w:val="24"/>
            <w:szCs w:val="24"/>
          </w:rPr>
          <w:t>https://www.ijcna.org/abstract.php?id=17</w:t>
        </w:r>
      </w:hyperlink>
    </w:p>
    <w:p w14:paraId="11180FCE" w14:textId="218A5F39" w:rsidR="00E97A64" w:rsidRDefault="00E97A64" w:rsidP="00E97A64">
      <w:pPr>
        <w:spacing w:line="360" w:lineRule="auto"/>
        <w:ind w:left="720" w:hanging="720"/>
        <w:jc w:val="both"/>
        <w:rPr>
          <w:rFonts w:ascii="Arial Narrow" w:hAnsi="Arial Narrow"/>
          <w:sz w:val="24"/>
          <w:szCs w:val="24"/>
        </w:rPr>
      </w:pPr>
      <w:r w:rsidRPr="00E97A64">
        <w:rPr>
          <w:rFonts w:ascii="Arial Narrow" w:hAnsi="Arial Narrow"/>
          <w:sz w:val="24"/>
          <w:szCs w:val="24"/>
        </w:rPr>
        <w:t xml:space="preserve">Chennattu, S., Kelkar, A., Anthony, A., &amp; Nagdeote, S. (2019). Portable biometric attendance system using IoT. 2019 4th International Conference on Information Systems and Computer Networks (ISCON), 245–249. </w:t>
      </w:r>
      <w:r w:rsidR="00CD1504">
        <w:rPr>
          <w:rFonts w:ascii="Arial Narrow" w:eastAsia="Arial Narrow" w:hAnsi="Arial Narrow" w:cs="Arial Narrow"/>
          <w:sz w:val="24"/>
          <w:szCs w:val="24"/>
        </w:rPr>
        <w:t xml:space="preserve">Retrieved from: </w:t>
      </w:r>
      <w:hyperlink r:id="rId53" w:history="1">
        <w:r w:rsidRPr="0060230B">
          <w:rPr>
            <w:rStyle w:val="Hyperlink"/>
            <w:rFonts w:ascii="Arial Narrow" w:hAnsi="Arial Narrow"/>
            <w:sz w:val="24"/>
            <w:szCs w:val="24"/>
          </w:rPr>
          <w:t>https://doi.org/10.1109/ISCON47742.2019.9036275</w:t>
        </w:r>
      </w:hyperlink>
    </w:p>
    <w:p w14:paraId="0FDD6D36" w14:textId="5473D437" w:rsidR="00E97A64" w:rsidRDefault="00E97A64" w:rsidP="00E97A64">
      <w:pPr>
        <w:spacing w:line="360" w:lineRule="auto"/>
        <w:ind w:left="720" w:hanging="720"/>
        <w:jc w:val="both"/>
        <w:rPr>
          <w:rFonts w:ascii="Arial Narrow" w:hAnsi="Arial Narrow"/>
          <w:sz w:val="24"/>
          <w:szCs w:val="24"/>
        </w:rPr>
      </w:pPr>
      <w:r w:rsidRPr="00E97A64">
        <w:rPr>
          <w:rFonts w:ascii="Arial Narrow" w:hAnsi="Arial Narrow"/>
          <w:sz w:val="24"/>
          <w:szCs w:val="24"/>
        </w:rPr>
        <w:t xml:space="preserve">Darko, H., Tone, L., Mitja, T., &amp; Oto, T. (2023). Design and implementation of ESP32-based IoT devices. IoT Sensors and Technologies for Education, 23(15). </w:t>
      </w:r>
      <w:r w:rsidR="00CD1504">
        <w:rPr>
          <w:rFonts w:ascii="Arial Narrow" w:eastAsia="Arial Narrow" w:hAnsi="Arial Narrow" w:cs="Arial Narrow"/>
          <w:sz w:val="24"/>
          <w:szCs w:val="24"/>
        </w:rPr>
        <w:t xml:space="preserve">Retrieved from: </w:t>
      </w:r>
      <w:hyperlink r:id="rId54" w:anchor="metrics" w:history="1">
        <w:r w:rsidRPr="0060230B">
          <w:rPr>
            <w:rStyle w:val="Hyperlink"/>
            <w:rFonts w:ascii="Arial Narrow" w:hAnsi="Arial Narrow"/>
            <w:sz w:val="24"/>
            <w:szCs w:val="24"/>
          </w:rPr>
          <w:t>https://www.mdpi.com/1424-8220/23/15/6739#metrics</w:t>
        </w:r>
      </w:hyperlink>
    </w:p>
    <w:p w14:paraId="5C7CAE52" w14:textId="1144FE02" w:rsidR="003F4685" w:rsidRPr="00BE4A58" w:rsidRDefault="00E97A64" w:rsidP="00E97A64">
      <w:pPr>
        <w:spacing w:line="360" w:lineRule="auto"/>
        <w:ind w:left="720" w:hanging="720"/>
        <w:jc w:val="both"/>
        <w:rPr>
          <w:rFonts w:ascii="Arial Narrow" w:hAnsi="Arial Narrow"/>
          <w:sz w:val="24"/>
          <w:szCs w:val="24"/>
        </w:rPr>
      </w:pPr>
      <w:r w:rsidRPr="00E97A64">
        <w:rPr>
          <w:rFonts w:ascii="Arial Narrow" w:hAnsi="Arial Narrow"/>
          <w:sz w:val="24"/>
          <w:szCs w:val="24"/>
        </w:rPr>
        <w:t xml:space="preserve"> David, W. (2024). What is a Bluetooth module? Types, working, and applications. The Engineering Projects.</w:t>
      </w:r>
      <w:r w:rsidR="00CD1504" w:rsidRPr="00CD1504">
        <w:rPr>
          <w:rFonts w:ascii="Arial Narrow" w:eastAsia="Arial Narrow" w:hAnsi="Arial Narrow" w:cs="Arial Narrow"/>
          <w:sz w:val="24"/>
          <w:szCs w:val="24"/>
        </w:rPr>
        <w:t xml:space="preserve"> </w:t>
      </w:r>
      <w:r w:rsidR="00CD1504">
        <w:rPr>
          <w:rFonts w:ascii="Arial Narrow" w:eastAsia="Arial Narrow" w:hAnsi="Arial Narrow" w:cs="Arial Narrow"/>
          <w:sz w:val="24"/>
          <w:szCs w:val="24"/>
        </w:rPr>
        <w:t xml:space="preserve">Retrieved from: </w:t>
      </w:r>
      <w:r w:rsidRPr="00E97A64">
        <w:rPr>
          <w:rFonts w:ascii="Arial Narrow" w:hAnsi="Arial Narrow"/>
          <w:sz w:val="24"/>
          <w:szCs w:val="24"/>
        </w:rPr>
        <w:t xml:space="preserve"> </w:t>
      </w:r>
      <w:hyperlink r:id="rId55" w:anchor="google_vignette" w:history="1">
        <w:r w:rsidRPr="0060230B">
          <w:rPr>
            <w:rStyle w:val="Hyperlink"/>
            <w:rFonts w:ascii="Arial Narrow" w:hAnsi="Arial Narrow"/>
            <w:sz w:val="24"/>
            <w:szCs w:val="24"/>
          </w:rPr>
          <w:t>https://www.theengineeringprojects.com/2024/02/what-is-a-bluetooth-moduletypes-working-and-applications.html#google_vignette</w:t>
        </w:r>
      </w:hyperlink>
    </w:p>
    <w:p w14:paraId="5905801B" w14:textId="5E877EAA" w:rsidR="00E97A64" w:rsidRPr="0075017E" w:rsidRDefault="00E97A64" w:rsidP="00E97A64">
      <w:pPr>
        <w:spacing w:line="360" w:lineRule="auto"/>
        <w:ind w:left="720" w:hanging="720"/>
        <w:jc w:val="both"/>
        <w:rPr>
          <w:rFonts w:ascii="Arial Narrow" w:hAnsi="Arial Narrow"/>
          <w:sz w:val="24"/>
          <w:szCs w:val="24"/>
        </w:rPr>
      </w:pPr>
      <w:r w:rsidRPr="00E97A64">
        <w:rPr>
          <w:rFonts w:ascii="Arial Narrow" w:hAnsi="Arial Narrow"/>
          <w:sz w:val="24"/>
          <w:szCs w:val="24"/>
        </w:rPr>
        <w:t>Dhanush, K., Ajay, B., Haricharan, P. K., Vedanth, R., &amp; Sudheesh, K. V. (2024). Empowering communication: A Raspberry Pi-based smart noticeboard system. International Journal for Multidisciplinary Research, 6(3).</w:t>
      </w:r>
      <w:r w:rsidR="00CD1504" w:rsidRPr="00CD1504">
        <w:rPr>
          <w:rFonts w:ascii="Arial Narrow" w:eastAsia="Arial Narrow" w:hAnsi="Arial Narrow" w:cs="Arial Narrow"/>
          <w:sz w:val="24"/>
          <w:szCs w:val="24"/>
        </w:rPr>
        <w:t xml:space="preserve"> </w:t>
      </w:r>
      <w:r w:rsidR="00CD1504">
        <w:rPr>
          <w:rFonts w:ascii="Arial Narrow" w:eastAsia="Arial Narrow" w:hAnsi="Arial Narrow" w:cs="Arial Narrow"/>
          <w:sz w:val="24"/>
          <w:szCs w:val="24"/>
        </w:rPr>
        <w:t xml:space="preserve">Retrieved from: </w:t>
      </w:r>
      <w:r w:rsidRPr="00E97A64">
        <w:rPr>
          <w:rFonts w:ascii="Arial Narrow" w:hAnsi="Arial Narrow"/>
          <w:sz w:val="24"/>
          <w:szCs w:val="24"/>
        </w:rPr>
        <w:t xml:space="preserve"> </w:t>
      </w:r>
      <w:hyperlink r:id="rId56" w:history="1">
        <w:r w:rsidRPr="0060230B">
          <w:rPr>
            <w:rStyle w:val="Hyperlink"/>
            <w:rFonts w:ascii="Arial Narrow" w:hAnsi="Arial Narrow"/>
            <w:sz w:val="24"/>
            <w:szCs w:val="24"/>
          </w:rPr>
          <w:t>https://doi.org/10.36948/ijfmr.2024.v06i03.20248</w:t>
        </w:r>
      </w:hyperlink>
    </w:p>
    <w:p w14:paraId="241B683A" w14:textId="5F456243" w:rsidR="003F4685" w:rsidRDefault="00E97A64" w:rsidP="00045FE8">
      <w:pPr>
        <w:spacing w:line="360" w:lineRule="auto"/>
        <w:ind w:left="720" w:hanging="720"/>
        <w:jc w:val="both"/>
        <w:rPr>
          <w:rFonts w:ascii="Arial Narrow" w:hAnsi="Arial Narrow"/>
          <w:sz w:val="24"/>
          <w:szCs w:val="24"/>
        </w:rPr>
      </w:pPr>
      <w:r w:rsidRPr="00E97A64">
        <w:rPr>
          <w:rFonts w:ascii="Arial Narrow" w:hAnsi="Arial Narrow"/>
          <w:sz w:val="24"/>
          <w:szCs w:val="24"/>
        </w:rPr>
        <w:t xml:space="preserve">Fazal, M. I., &amp; Khaleeq, M. A. (2022). A survey on RFID technology and its applications in healthcare and supply chain management. CMC-Vol. 70(1), 2022. https://techscience.com </w:t>
      </w:r>
      <w:r w:rsidR="003F4685" w:rsidRPr="00C01628">
        <w:rPr>
          <w:rFonts w:ascii="Arial Narrow" w:hAnsi="Arial Narrow"/>
          <w:sz w:val="24"/>
          <w:szCs w:val="24"/>
        </w:rPr>
        <w:t>Sreekumar, D. (2024)</w:t>
      </w:r>
      <w:r w:rsidR="003F4685">
        <w:rPr>
          <w:rFonts w:ascii="Arial Narrow" w:hAnsi="Arial Narrow"/>
          <w:sz w:val="24"/>
          <w:szCs w:val="24"/>
        </w:rPr>
        <w:t>.</w:t>
      </w:r>
      <w:r w:rsidR="003F4685" w:rsidRPr="00C01628">
        <w:rPr>
          <w:rFonts w:ascii="Arial Narrow" w:hAnsi="Arial Narrow"/>
          <w:sz w:val="24"/>
          <w:szCs w:val="24"/>
        </w:rPr>
        <w:t xml:space="preserve"> </w:t>
      </w:r>
      <w:r w:rsidR="003F4685" w:rsidRPr="00EC763F">
        <w:rPr>
          <w:rFonts w:ascii="Arial Narrow" w:hAnsi="Arial Narrow"/>
          <w:sz w:val="24"/>
          <w:szCs w:val="24"/>
        </w:rPr>
        <w:t>Independent vs Dependent Variables: Definitions &amp; Examples</w:t>
      </w:r>
      <w:r w:rsidR="003F4685">
        <w:rPr>
          <w:rFonts w:ascii="Arial Narrow" w:hAnsi="Arial Narrow"/>
          <w:sz w:val="24"/>
          <w:szCs w:val="24"/>
        </w:rPr>
        <w:t xml:space="preserve">. Retrieved from </w:t>
      </w:r>
      <w:hyperlink r:id="rId57" w:history="1">
        <w:r w:rsidR="003F4685" w:rsidRPr="00CA3A92">
          <w:rPr>
            <w:rStyle w:val="Hyperlink"/>
            <w:rFonts w:ascii="Arial Narrow" w:hAnsi="Arial Narrow"/>
            <w:sz w:val="24"/>
            <w:szCs w:val="24"/>
          </w:rPr>
          <w:t>https://researcher.life/blog/article/independent-vs-dependent-variables-definition-examples/</w:t>
        </w:r>
      </w:hyperlink>
      <w:r w:rsidR="003F4685">
        <w:rPr>
          <w:rFonts w:ascii="Arial Narrow" w:hAnsi="Arial Narrow"/>
          <w:sz w:val="24"/>
          <w:szCs w:val="24"/>
        </w:rPr>
        <w:t xml:space="preserve"> </w:t>
      </w:r>
    </w:p>
    <w:p w14:paraId="6193D46D" w14:textId="3C3E532E" w:rsidR="00E97A64" w:rsidRDefault="00E97A64" w:rsidP="00045FE8">
      <w:pPr>
        <w:spacing w:line="360" w:lineRule="auto"/>
        <w:ind w:left="720" w:hanging="720"/>
        <w:jc w:val="both"/>
        <w:rPr>
          <w:rFonts w:ascii="Arial Narrow" w:eastAsia="Arial Narrow" w:hAnsi="Arial Narrow" w:cs="Arial Narrow"/>
          <w:sz w:val="24"/>
          <w:szCs w:val="24"/>
        </w:rPr>
      </w:pPr>
      <w:r w:rsidRPr="00E97A64">
        <w:rPr>
          <w:rFonts w:ascii="Arial Narrow" w:hAnsi="Arial Narrow"/>
          <w:sz w:val="24"/>
          <w:szCs w:val="24"/>
        </w:rPr>
        <w:t>Ganiron, T. Jr., Manlutac, K., Castro, M., &amp; Jerusalem, C. (2019). Development of user guide on interactive way-finder and e-notices system. The Scientific World Journal, 128, 363–390.</w:t>
      </w:r>
      <w:r w:rsidR="00CD1504">
        <w:rPr>
          <w:rFonts w:ascii="Arial Narrow" w:hAnsi="Arial Narrow"/>
          <w:sz w:val="24"/>
          <w:szCs w:val="24"/>
        </w:rPr>
        <w:t xml:space="preserve"> </w:t>
      </w:r>
      <w:r w:rsidR="00CD1504">
        <w:rPr>
          <w:rFonts w:ascii="Arial Narrow" w:eastAsia="Arial Narrow" w:hAnsi="Arial Narrow" w:cs="Arial Narrow"/>
          <w:sz w:val="24"/>
          <w:szCs w:val="24"/>
        </w:rPr>
        <w:t>Retrieved from:</w:t>
      </w:r>
      <w:r w:rsidR="002B628F">
        <w:rPr>
          <w:rFonts w:ascii="Arial Narrow" w:eastAsia="Arial Narrow" w:hAnsi="Arial Narrow" w:cs="Arial Narrow"/>
          <w:sz w:val="24"/>
          <w:szCs w:val="24"/>
        </w:rPr>
        <w:t xml:space="preserve"> </w:t>
      </w:r>
      <w:hyperlink r:id="rId58" w:history="1">
        <w:r w:rsidR="002B628F" w:rsidRPr="0060230B">
          <w:rPr>
            <w:rStyle w:val="Hyperlink"/>
            <w:rFonts w:ascii="Arial Narrow" w:eastAsia="Arial Narrow" w:hAnsi="Arial Narrow" w:cs="Arial Narrow"/>
            <w:sz w:val="24"/>
            <w:szCs w:val="24"/>
          </w:rPr>
          <w:t>https://www.researchgate.net/publication/333024487_Development_of_User_Guide_on_Interactive_Way-Finder_and_E-Notices_System</w:t>
        </w:r>
      </w:hyperlink>
    </w:p>
    <w:p w14:paraId="5FA8391F" w14:textId="77777777" w:rsidR="00E97A64" w:rsidRPr="00E97A64" w:rsidRDefault="00E97A64" w:rsidP="00E97A64">
      <w:pPr>
        <w:spacing w:line="360" w:lineRule="auto"/>
        <w:ind w:left="720" w:hanging="720"/>
        <w:jc w:val="both"/>
        <w:rPr>
          <w:rFonts w:ascii="Arial Narrow" w:hAnsi="Arial Narrow"/>
          <w:sz w:val="24"/>
          <w:szCs w:val="24"/>
        </w:rPr>
      </w:pPr>
      <w:r w:rsidRPr="00E97A64">
        <w:rPr>
          <w:rFonts w:ascii="Arial Narrow" w:hAnsi="Arial Narrow"/>
          <w:sz w:val="24"/>
          <w:szCs w:val="24"/>
        </w:rPr>
        <w:t xml:space="preserve">Hirak, D. G., L, S., &amp; Gaurav, A. (2020). A review paper on Raspberry Pi and its applications. </w:t>
      </w:r>
    </w:p>
    <w:p w14:paraId="1AB30A9B" w14:textId="77777777" w:rsidR="00E97A64" w:rsidRDefault="00E97A64" w:rsidP="00E97A64">
      <w:pPr>
        <w:spacing w:line="360" w:lineRule="auto"/>
        <w:ind w:left="720"/>
        <w:jc w:val="both"/>
        <w:rPr>
          <w:rFonts w:ascii="Arial Narrow" w:hAnsi="Arial Narrow"/>
          <w:sz w:val="24"/>
          <w:szCs w:val="24"/>
        </w:rPr>
      </w:pPr>
      <w:r w:rsidRPr="00E97A64">
        <w:rPr>
          <w:rFonts w:ascii="Arial Narrow" w:hAnsi="Arial Narrow"/>
          <w:sz w:val="24"/>
          <w:szCs w:val="24"/>
        </w:rPr>
        <w:t>International Journal of Advances in Engineering and Management (IJAEM), 2(12), 225-</w:t>
      </w:r>
    </w:p>
    <w:p w14:paraId="071E6033" w14:textId="332F3A75" w:rsidR="00E97A64" w:rsidRDefault="00E97A64" w:rsidP="00E97A64">
      <w:pPr>
        <w:spacing w:line="360" w:lineRule="auto"/>
        <w:ind w:left="720"/>
        <w:jc w:val="both"/>
        <w:rPr>
          <w:rFonts w:ascii="Arial Narrow" w:eastAsia="Arial Narrow" w:hAnsi="Arial Narrow" w:cs="Arial Narrow"/>
          <w:sz w:val="24"/>
          <w:szCs w:val="24"/>
        </w:rPr>
      </w:pPr>
      <w:r w:rsidRPr="00E97A64">
        <w:rPr>
          <w:rFonts w:ascii="Arial Narrow" w:hAnsi="Arial Narrow"/>
          <w:sz w:val="24"/>
          <w:szCs w:val="24"/>
        </w:rPr>
        <w:t>227.</w:t>
      </w:r>
      <w:r w:rsidR="00CD1504" w:rsidRPr="00CD1504">
        <w:rPr>
          <w:rFonts w:ascii="Arial Narrow" w:eastAsia="Arial Narrow" w:hAnsi="Arial Narrow" w:cs="Arial Narrow"/>
          <w:sz w:val="24"/>
          <w:szCs w:val="24"/>
        </w:rPr>
        <w:t xml:space="preserve"> </w:t>
      </w:r>
      <w:r w:rsidR="00CD1504">
        <w:rPr>
          <w:rFonts w:ascii="Arial Narrow" w:eastAsia="Arial Narrow" w:hAnsi="Arial Narrow" w:cs="Arial Narrow"/>
          <w:sz w:val="24"/>
          <w:szCs w:val="24"/>
        </w:rPr>
        <w:t>Retrieved from:</w:t>
      </w:r>
      <w:r w:rsidR="002B628F">
        <w:rPr>
          <w:rFonts w:ascii="Arial Narrow" w:eastAsia="Arial Narrow" w:hAnsi="Arial Narrow" w:cs="Arial Narrow"/>
          <w:sz w:val="24"/>
          <w:szCs w:val="24"/>
        </w:rPr>
        <w:t xml:space="preserve"> </w:t>
      </w:r>
      <w:hyperlink r:id="rId59" w:history="1">
        <w:r w:rsidR="002B628F" w:rsidRPr="0060230B">
          <w:rPr>
            <w:rStyle w:val="Hyperlink"/>
            <w:rFonts w:ascii="Arial Narrow" w:eastAsia="Arial Narrow" w:hAnsi="Arial Narrow" w:cs="Arial Narrow"/>
            <w:sz w:val="24"/>
            <w:szCs w:val="24"/>
          </w:rPr>
          <w:t>https://ijaem.net/issue_dcp/A%20Review%20Paper%20on%20Raspberry%20Pi%20and%20its%20Applications.pdf</w:t>
        </w:r>
      </w:hyperlink>
    </w:p>
    <w:p w14:paraId="17B5DFDF" w14:textId="77777777" w:rsidR="002B628F" w:rsidRDefault="002B628F" w:rsidP="00E97A64">
      <w:pPr>
        <w:spacing w:after="0" w:line="360" w:lineRule="auto"/>
        <w:ind w:left="720" w:hanging="720"/>
        <w:jc w:val="both"/>
        <w:rPr>
          <w:rFonts w:ascii="Arial Narrow" w:hAnsi="Arial Narrow"/>
          <w:sz w:val="24"/>
          <w:szCs w:val="24"/>
        </w:rPr>
      </w:pPr>
    </w:p>
    <w:p w14:paraId="152229E3" w14:textId="5E164730" w:rsidR="00E97A64" w:rsidRPr="00E97A64" w:rsidRDefault="00E97A64" w:rsidP="00E97A64">
      <w:pPr>
        <w:spacing w:after="0" w:line="360" w:lineRule="auto"/>
        <w:ind w:left="720" w:hanging="720"/>
        <w:jc w:val="both"/>
        <w:rPr>
          <w:rFonts w:ascii="Arial Narrow" w:eastAsia="Times New Roman" w:hAnsi="Arial Narrow" w:cs="Times New Roman"/>
          <w:sz w:val="24"/>
          <w:szCs w:val="24"/>
        </w:rPr>
      </w:pPr>
      <w:r w:rsidRPr="00E97A64">
        <w:rPr>
          <w:rFonts w:ascii="Arial Narrow" w:eastAsia="Times New Roman" w:hAnsi="Arial Narrow" w:cs="Times New Roman"/>
          <w:sz w:val="24"/>
          <w:szCs w:val="24"/>
        </w:rPr>
        <w:t xml:space="preserve">Improving campus security and efficiency: The RFID-integrated monitoring system at Politeknik Mukah Sarawak. (2024). Proceeding of International Conference on Engineering, </w:t>
      </w:r>
    </w:p>
    <w:p w14:paraId="21E3A705" w14:textId="5BC91167" w:rsidR="00E97A64" w:rsidRDefault="00E97A64" w:rsidP="00E97A64">
      <w:pPr>
        <w:spacing w:after="0" w:line="360" w:lineRule="auto"/>
        <w:ind w:left="720" w:hanging="720"/>
        <w:jc w:val="both"/>
        <w:rPr>
          <w:rFonts w:ascii="Arial Narrow" w:eastAsia="Times New Roman" w:hAnsi="Arial Narrow" w:cs="Times New Roman"/>
          <w:sz w:val="24"/>
          <w:szCs w:val="24"/>
        </w:rPr>
      </w:pPr>
      <w:r w:rsidRPr="00E97A64">
        <w:rPr>
          <w:rFonts w:ascii="Arial Narrow" w:eastAsia="Times New Roman" w:hAnsi="Arial Narrow" w:cs="Times New Roman"/>
          <w:sz w:val="24"/>
          <w:szCs w:val="24"/>
        </w:rPr>
        <w:tab/>
        <w:t xml:space="preserve">Technology </w:t>
      </w:r>
      <w:r w:rsidRPr="00E97A64">
        <w:rPr>
          <w:rFonts w:ascii="Arial Narrow" w:eastAsia="Times New Roman" w:hAnsi="Arial Narrow" w:cs="Times New Roman"/>
          <w:sz w:val="24"/>
          <w:szCs w:val="24"/>
        </w:rPr>
        <w:tab/>
        <w:t xml:space="preserve">&amp; </w:t>
      </w:r>
      <w:r w:rsidRPr="00E97A64">
        <w:rPr>
          <w:rFonts w:ascii="Arial Narrow" w:eastAsia="Times New Roman" w:hAnsi="Arial Narrow" w:cs="Times New Roman"/>
          <w:sz w:val="24"/>
          <w:szCs w:val="24"/>
        </w:rPr>
        <w:tab/>
        <w:t xml:space="preserve">Social </w:t>
      </w:r>
      <w:r w:rsidRPr="00E97A64">
        <w:rPr>
          <w:rFonts w:ascii="Arial Narrow" w:eastAsia="Times New Roman" w:hAnsi="Arial Narrow" w:cs="Times New Roman"/>
          <w:sz w:val="24"/>
          <w:szCs w:val="24"/>
        </w:rPr>
        <w:tab/>
        <w:t xml:space="preserve">Science </w:t>
      </w:r>
      <w:r w:rsidRPr="00E97A64">
        <w:rPr>
          <w:rFonts w:ascii="Arial Narrow" w:eastAsia="Times New Roman" w:hAnsi="Arial Narrow" w:cs="Times New Roman"/>
          <w:sz w:val="24"/>
          <w:szCs w:val="24"/>
        </w:rPr>
        <w:tab/>
        <w:t xml:space="preserve">(ICETSS), </w:t>
      </w:r>
      <w:r w:rsidRPr="00E97A64">
        <w:rPr>
          <w:rFonts w:ascii="Arial Narrow" w:eastAsia="Times New Roman" w:hAnsi="Arial Narrow" w:cs="Times New Roman"/>
          <w:sz w:val="24"/>
          <w:szCs w:val="24"/>
        </w:rPr>
        <w:tab/>
        <w:t xml:space="preserve">1, </w:t>
      </w:r>
      <w:r w:rsidRPr="00E97A64">
        <w:rPr>
          <w:rFonts w:ascii="Arial Narrow" w:eastAsia="Times New Roman" w:hAnsi="Arial Narrow" w:cs="Times New Roman"/>
          <w:sz w:val="24"/>
          <w:szCs w:val="24"/>
        </w:rPr>
        <w:tab/>
        <w:t xml:space="preserve">256–260. </w:t>
      </w:r>
      <w:r w:rsidR="00CD1504">
        <w:rPr>
          <w:rFonts w:ascii="Arial Narrow" w:eastAsia="Arial Narrow" w:hAnsi="Arial Narrow" w:cs="Arial Narrow"/>
          <w:sz w:val="24"/>
          <w:szCs w:val="24"/>
        </w:rPr>
        <w:t xml:space="preserve">Retrieved from: </w:t>
      </w:r>
      <w:hyperlink r:id="rId60" w:history="1">
        <w:r w:rsidRPr="0060230B">
          <w:rPr>
            <w:rStyle w:val="Hyperlink"/>
            <w:rFonts w:ascii="Arial Narrow" w:eastAsia="Times New Roman" w:hAnsi="Arial Narrow" w:cs="Times New Roman"/>
            <w:sz w:val="24"/>
            <w:szCs w:val="24"/>
          </w:rPr>
          <w:t>https://icetss.pmu.edu.my/index.php/icetss2024/article/view/93</w:t>
        </w:r>
      </w:hyperlink>
    </w:p>
    <w:p w14:paraId="592B1E99" w14:textId="77777777" w:rsidR="00E97A64" w:rsidRDefault="00E97A64" w:rsidP="00E97A64">
      <w:pPr>
        <w:spacing w:after="0" w:line="360" w:lineRule="auto"/>
        <w:ind w:left="720" w:hanging="720"/>
        <w:jc w:val="both"/>
        <w:rPr>
          <w:rFonts w:ascii="Arial Narrow" w:eastAsia="Times New Roman" w:hAnsi="Arial Narrow" w:cs="Times New Roman"/>
          <w:sz w:val="24"/>
          <w:szCs w:val="24"/>
        </w:rPr>
      </w:pPr>
    </w:p>
    <w:p w14:paraId="4F0686A8" w14:textId="6599DE67" w:rsidR="00E97A64" w:rsidRDefault="00E97A64" w:rsidP="002B628F">
      <w:pPr>
        <w:spacing w:after="0" w:line="360" w:lineRule="auto"/>
        <w:ind w:left="1440" w:hanging="1440"/>
        <w:jc w:val="both"/>
        <w:rPr>
          <w:rFonts w:ascii="Arial Narrow" w:hAnsi="Arial Narrow"/>
          <w:sz w:val="24"/>
          <w:szCs w:val="24"/>
        </w:rPr>
      </w:pPr>
      <w:r w:rsidRPr="00E97A64">
        <w:rPr>
          <w:rFonts w:ascii="Arial Narrow" w:hAnsi="Arial Narrow"/>
          <w:sz w:val="24"/>
          <w:szCs w:val="24"/>
        </w:rPr>
        <w:t xml:space="preserve">Introduction </w:t>
      </w:r>
      <w:r w:rsidRPr="00E97A64">
        <w:rPr>
          <w:rFonts w:ascii="Arial Narrow" w:hAnsi="Arial Narrow"/>
          <w:sz w:val="24"/>
          <w:szCs w:val="24"/>
        </w:rPr>
        <w:tab/>
        <w:t xml:space="preserve">of </w:t>
      </w:r>
      <w:r w:rsidRPr="00E97A64">
        <w:rPr>
          <w:rFonts w:ascii="Arial Narrow" w:hAnsi="Arial Narrow"/>
          <w:sz w:val="24"/>
          <w:szCs w:val="24"/>
        </w:rPr>
        <w:tab/>
        <w:t xml:space="preserve">embedded </w:t>
      </w:r>
      <w:r w:rsidRPr="00E97A64">
        <w:rPr>
          <w:rFonts w:ascii="Arial Narrow" w:hAnsi="Arial Narrow"/>
          <w:sz w:val="24"/>
          <w:szCs w:val="24"/>
        </w:rPr>
        <w:tab/>
        <w:t xml:space="preserve">system </w:t>
      </w:r>
      <w:r w:rsidRPr="00E97A64">
        <w:rPr>
          <w:rFonts w:ascii="Arial Narrow" w:hAnsi="Arial Narrow"/>
          <w:sz w:val="24"/>
          <w:szCs w:val="24"/>
        </w:rPr>
        <w:tab/>
        <w:t xml:space="preserve">| </w:t>
      </w:r>
      <w:r w:rsidRPr="00E97A64">
        <w:rPr>
          <w:rFonts w:ascii="Arial Narrow" w:hAnsi="Arial Narrow"/>
          <w:sz w:val="24"/>
          <w:szCs w:val="24"/>
        </w:rPr>
        <w:tab/>
        <w:t xml:space="preserve">Set-1. </w:t>
      </w:r>
      <w:r w:rsidRPr="00E97A64">
        <w:rPr>
          <w:rFonts w:ascii="Arial Narrow" w:hAnsi="Arial Narrow"/>
          <w:sz w:val="24"/>
          <w:szCs w:val="24"/>
        </w:rPr>
        <w:tab/>
        <w:t xml:space="preserve">(2024). </w:t>
      </w:r>
      <w:r w:rsidRPr="00E97A64">
        <w:rPr>
          <w:rFonts w:ascii="Arial Narrow" w:hAnsi="Arial Narrow"/>
          <w:sz w:val="24"/>
          <w:szCs w:val="24"/>
        </w:rPr>
        <w:tab/>
        <w:t xml:space="preserve">Geeks </w:t>
      </w:r>
      <w:r w:rsidRPr="00E97A64">
        <w:rPr>
          <w:rFonts w:ascii="Arial Narrow" w:hAnsi="Arial Narrow"/>
          <w:sz w:val="24"/>
          <w:szCs w:val="24"/>
        </w:rPr>
        <w:tab/>
        <w:t xml:space="preserve">for Geeks. </w:t>
      </w:r>
      <w:r>
        <w:rPr>
          <w:rFonts w:ascii="Arial Narrow" w:hAnsi="Arial Narrow"/>
          <w:sz w:val="24"/>
          <w:szCs w:val="24"/>
        </w:rPr>
        <w:t>Retrieved from:</w:t>
      </w:r>
      <w:r w:rsidR="00CD1504" w:rsidRPr="00CD1504">
        <w:rPr>
          <w:rFonts w:ascii="Arial Narrow" w:eastAsia="Arial Narrow" w:hAnsi="Arial Narrow" w:cs="Arial Narrow"/>
          <w:sz w:val="24"/>
          <w:szCs w:val="24"/>
        </w:rPr>
        <w:t xml:space="preserve"> </w:t>
      </w:r>
      <w:hyperlink r:id="rId61" w:history="1">
        <w:r w:rsidR="00CD1504" w:rsidRPr="0060230B">
          <w:rPr>
            <w:rStyle w:val="Hyperlink"/>
            <w:rFonts w:ascii="Arial Narrow" w:hAnsi="Arial Narrow"/>
            <w:sz w:val="24"/>
            <w:szCs w:val="24"/>
          </w:rPr>
          <w:t>https://www.geeksforgeeks.org/introduction-ofembedded-systems-set-1/</w:t>
        </w:r>
      </w:hyperlink>
      <w:r w:rsidRPr="00E97A64">
        <w:rPr>
          <w:rFonts w:ascii="Arial Narrow" w:hAnsi="Arial Narrow"/>
          <w:sz w:val="24"/>
          <w:szCs w:val="24"/>
        </w:rPr>
        <w:t xml:space="preserve"> </w:t>
      </w:r>
    </w:p>
    <w:p w14:paraId="43E9DAED" w14:textId="5AF5F720" w:rsidR="00CD1504" w:rsidRPr="00E97A64" w:rsidRDefault="00E97A64" w:rsidP="002B628F">
      <w:pPr>
        <w:spacing w:after="0" w:line="360" w:lineRule="auto"/>
        <w:ind w:left="720" w:hanging="720"/>
        <w:jc w:val="both"/>
        <w:rPr>
          <w:rFonts w:ascii="Arial Narrow" w:hAnsi="Arial Narrow"/>
          <w:sz w:val="24"/>
          <w:szCs w:val="24"/>
        </w:rPr>
      </w:pPr>
      <w:r w:rsidRPr="00E97A64">
        <w:rPr>
          <w:rFonts w:ascii="Arial Narrow" w:hAnsi="Arial Narrow"/>
          <w:sz w:val="24"/>
          <w:szCs w:val="24"/>
        </w:rPr>
        <w:t xml:space="preserve">Jiban, S., Joy, N., &amp; Anirban, K. (2022). Implementation of wireless communication using (HC-05) Bluetooth module with MATLAB Gui. International Journal of Engineering Research &amp; Technology (IJERT), Pane, 10(7). </w:t>
      </w:r>
      <w:r w:rsidR="00CD1504">
        <w:rPr>
          <w:rFonts w:ascii="Arial Narrow" w:hAnsi="Arial Narrow"/>
          <w:sz w:val="24"/>
          <w:szCs w:val="24"/>
        </w:rPr>
        <w:t xml:space="preserve">Retrieved from: </w:t>
      </w:r>
      <w:hyperlink r:id="rId62" w:history="1">
        <w:r w:rsidR="00CD1504" w:rsidRPr="0060230B">
          <w:rPr>
            <w:rStyle w:val="Hyperlink"/>
            <w:rFonts w:ascii="Arial Narrow" w:hAnsi="Arial Narrow"/>
            <w:sz w:val="24"/>
            <w:szCs w:val="24"/>
          </w:rPr>
          <w:t>https://www.ijert.org/implementation-of-wireless-communication-using-hc-05-bluetooth-module-with-matlab-gui</w:t>
        </w:r>
      </w:hyperlink>
    </w:p>
    <w:p w14:paraId="02623C1D" w14:textId="77777777" w:rsidR="00E97A64" w:rsidRPr="00E97A64" w:rsidRDefault="00E97A64" w:rsidP="00E97A64">
      <w:pPr>
        <w:spacing w:after="0" w:line="360" w:lineRule="auto"/>
        <w:ind w:left="720" w:hanging="720"/>
        <w:jc w:val="both"/>
        <w:rPr>
          <w:rFonts w:ascii="Arial Narrow" w:hAnsi="Arial Narrow"/>
          <w:sz w:val="24"/>
          <w:szCs w:val="24"/>
        </w:rPr>
      </w:pPr>
      <w:r w:rsidRPr="00E97A64">
        <w:rPr>
          <w:rFonts w:ascii="Arial Narrow" w:hAnsi="Arial Narrow"/>
          <w:sz w:val="24"/>
          <w:szCs w:val="24"/>
        </w:rPr>
        <w:t xml:space="preserve">Larson, G. W., Ellis, D. C., &amp; Rivers, P. C. (1984). Essentials of chemical dependency counseling. </w:t>
      </w:r>
    </w:p>
    <w:p w14:paraId="2A529B99" w14:textId="29165B12" w:rsidR="00CD1504" w:rsidRPr="00E97A64" w:rsidRDefault="00E97A64" w:rsidP="002B628F">
      <w:pPr>
        <w:spacing w:after="0" w:line="360" w:lineRule="auto"/>
        <w:ind w:left="720"/>
        <w:jc w:val="both"/>
        <w:rPr>
          <w:rFonts w:ascii="Arial Narrow" w:hAnsi="Arial Narrow"/>
          <w:sz w:val="24"/>
          <w:szCs w:val="24"/>
        </w:rPr>
      </w:pPr>
      <w:r w:rsidRPr="00E97A64">
        <w:rPr>
          <w:rFonts w:ascii="Arial Narrow" w:hAnsi="Arial Narrow"/>
          <w:sz w:val="24"/>
          <w:szCs w:val="24"/>
        </w:rPr>
        <w:t xml:space="preserve">Columbia University Press. </w:t>
      </w:r>
    </w:p>
    <w:p w14:paraId="1E67CA29" w14:textId="0D843162" w:rsidR="00CD1504" w:rsidRPr="00E97A64" w:rsidRDefault="00E97A64" w:rsidP="002B628F">
      <w:pPr>
        <w:spacing w:after="0" w:line="360" w:lineRule="auto"/>
        <w:ind w:left="720" w:hanging="720"/>
        <w:jc w:val="both"/>
        <w:rPr>
          <w:rFonts w:ascii="Arial Narrow" w:hAnsi="Arial Narrow"/>
          <w:sz w:val="24"/>
          <w:szCs w:val="24"/>
        </w:rPr>
      </w:pPr>
      <w:r w:rsidRPr="00E97A64">
        <w:rPr>
          <w:rFonts w:ascii="Arial Narrow" w:hAnsi="Arial Narrow"/>
          <w:sz w:val="24"/>
          <w:szCs w:val="24"/>
        </w:rPr>
        <w:t xml:space="preserve">Lodha, R., Gupta, S., Jain, H., &amp; Narula, H. (2022). Hacking the RFID-based authentication system of a university: Security vulnerabilities and countermeasures. IEEE Access, 10, 79321-79335. </w:t>
      </w:r>
      <w:r w:rsidR="002B628F">
        <w:rPr>
          <w:rFonts w:ascii="Arial Narrow" w:hAnsi="Arial Narrow"/>
          <w:sz w:val="24"/>
          <w:szCs w:val="24"/>
        </w:rPr>
        <w:t xml:space="preserve">Retrieved from: </w:t>
      </w:r>
      <w:hyperlink r:id="rId63" w:history="1">
        <w:r w:rsidR="002B628F" w:rsidRPr="0060230B">
          <w:rPr>
            <w:rStyle w:val="Hyperlink"/>
            <w:rFonts w:ascii="Arial Narrow" w:hAnsi="Arial Narrow"/>
            <w:sz w:val="24"/>
            <w:szCs w:val="24"/>
          </w:rPr>
          <w:t>https://doi.org/10.1109/ACCESS.2022.3190943</w:t>
        </w:r>
      </w:hyperlink>
    </w:p>
    <w:p w14:paraId="5CE74A58" w14:textId="4AFBB9FE"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Mahmood, S., Palaniappan, R., Hasan, K. U., Sarker, A., Abass, A., &amp; Rajegowda, P. M. (2019). Raspberry Pi and role of IoT in education. 2019 4th MEC International Conference on Big Data and Smart City (ICBDSC), 1–6.</w:t>
      </w:r>
      <w:r w:rsidR="002B628F" w:rsidRPr="002B628F">
        <w:rPr>
          <w:rFonts w:ascii="Arial Narrow" w:hAnsi="Arial Narrow"/>
          <w:sz w:val="24"/>
          <w:szCs w:val="24"/>
        </w:rPr>
        <w:t xml:space="preserve"> </w:t>
      </w:r>
      <w:r w:rsidR="002B628F">
        <w:rPr>
          <w:rFonts w:ascii="Arial Narrow" w:hAnsi="Arial Narrow"/>
          <w:sz w:val="24"/>
          <w:szCs w:val="24"/>
        </w:rPr>
        <w:t xml:space="preserve">Retrieved from: </w:t>
      </w:r>
      <w:r w:rsidRPr="00CD1504">
        <w:rPr>
          <w:rFonts w:ascii="Arial Narrow" w:hAnsi="Arial Narrow"/>
          <w:sz w:val="24"/>
          <w:szCs w:val="24"/>
        </w:rPr>
        <w:t xml:space="preserve"> </w:t>
      </w:r>
      <w:hyperlink r:id="rId64" w:history="1">
        <w:r w:rsidRPr="0060230B">
          <w:rPr>
            <w:rStyle w:val="Hyperlink"/>
            <w:rFonts w:ascii="Arial Narrow" w:hAnsi="Arial Narrow"/>
            <w:sz w:val="24"/>
            <w:szCs w:val="24"/>
          </w:rPr>
          <w:t>https://doi.org/10.1109/ICBDSC.2019.8645598</w:t>
        </w:r>
      </w:hyperlink>
    </w:p>
    <w:p w14:paraId="1A470974" w14:textId="2BCF6D5E"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 xml:space="preserve">Muhamad, W., Kurniawan, N. B., Suhardi, &amp; Yazid, S. (2017). Smart campus features, technologies, and applications: A systematic literature review. 2017 International Conference on Information </w:t>
      </w:r>
      <w:r w:rsidRPr="00CD1504">
        <w:rPr>
          <w:rFonts w:ascii="Arial Narrow" w:hAnsi="Arial Narrow"/>
          <w:sz w:val="24"/>
          <w:szCs w:val="24"/>
        </w:rPr>
        <w:tab/>
        <w:t xml:space="preserve">Technology </w:t>
      </w:r>
      <w:r w:rsidRPr="00CD1504">
        <w:rPr>
          <w:rFonts w:ascii="Arial Narrow" w:hAnsi="Arial Narrow"/>
          <w:sz w:val="24"/>
          <w:szCs w:val="24"/>
        </w:rPr>
        <w:tab/>
        <w:t xml:space="preserve">Systems </w:t>
      </w:r>
      <w:r w:rsidRPr="00CD1504">
        <w:rPr>
          <w:rFonts w:ascii="Arial Narrow" w:hAnsi="Arial Narrow"/>
          <w:sz w:val="24"/>
          <w:szCs w:val="24"/>
        </w:rPr>
        <w:tab/>
        <w:t xml:space="preserve">and </w:t>
      </w:r>
      <w:r w:rsidRPr="00CD1504">
        <w:rPr>
          <w:rFonts w:ascii="Arial Narrow" w:hAnsi="Arial Narrow"/>
          <w:sz w:val="24"/>
          <w:szCs w:val="24"/>
        </w:rPr>
        <w:tab/>
        <w:t>Innovation (ICITSI).</w:t>
      </w:r>
      <w:r w:rsidR="002B628F" w:rsidRPr="002B628F">
        <w:rPr>
          <w:rFonts w:ascii="Arial Narrow" w:hAnsi="Arial Narrow"/>
          <w:sz w:val="24"/>
          <w:szCs w:val="24"/>
        </w:rPr>
        <w:t xml:space="preserve"> </w:t>
      </w:r>
      <w:r w:rsidR="002B628F">
        <w:rPr>
          <w:rFonts w:ascii="Arial Narrow" w:hAnsi="Arial Narrow"/>
          <w:sz w:val="24"/>
          <w:szCs w:val="24"/>
        </w:rPr>
        <w:t xml:space="preserve">Retrieved from: </w:t>
      </w:r>
      <w:r w:rsidRPr="00CD1504">
        <w:rPr>
          <w:rFonts w:ascii="Arial Narrow" w:hAnsi="Arial Narrow"/>
          <w:sz w:val="24"/>
          <w:szCs w:val="24"/>
        </w:rPr>
        <w:t xml:space="preserve"> </w:t>
      </w:r>
      <w:hyperlink r:id="rId65" w:history="1">
        <w:r w:rsidRPr="0060230B">
          <w:rPr>
            <w:rStyle w:val="Hyperlink"/>
            <w:rFonts w:ascii="Arial Narrow" w:hAnsi="Arial Narrow"/>
            <w:sz w:val="24"/>
            <w:szCs w:val="24"/>
          </w:rPr>
          <w:t>https://doi.org/10.1109/icitsi.2017.8267975</w:t>
        </w:r>
      </w:hyperlink>
    </w:p>
    <w:p w14:paraId="7B1BACF7" w14:textId="548972D3"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Mukhriya, A., &amp; Saini, A. (2021). Need for an integrated platform to bridge the gaps in communication of students &amp; faculties, at an intra-college level – A survey analysis.</w:t>
      </w:r>
      <w:r w:rsidR="002B628F" w:rsidRPr="002B628F">
        <w:t xml:space="preserve"> </w:t>
      </w:r>
      <w:r w:rsidR="002B628F">
        <w:rPr>
          <w:rFonts w:ascii="Arial Narrow" w:hAnsi="Arial Narrow"/>
          <w:sz w:val="24"/>
          <w:szCs w:val="24"/>
        </w:rPr>
        <w:t xml:space="preserve">Retrieved from: </w:t>
      </w:r>
      <w:r w:rsidR="002B628F" w:rsidRPr="00CD1504">
        <w:rPr>
          <w:rFonts w:ascii="Arial Narrow" w:hAnsi="Arial Narrow"/>
          <w:sz w:val="24"/>
          <w:szCs w:val="24"/>
        </w:rPr>
        <w:t xml:space="preserve"> </w:t>
      </w:r>
      <w:hyperlink r:id="rId66" w:history="1">
        <w:r w:rsidR="002B628F" w:rsidRPr="0060230B">
          <w:rPr>
            <w:rStyle w:val="Hyperlink"/>
            <w:rFonts w:ascii="Arial Narrow" w:hAnsi="Arial Narrow"/>
            <w:sz w:val="24"/>
            <w:szCs w:val="24"/>
          </w:rPr>
          <w:t>https://www.ijariit.com/manuscripts/v7i4/V7I4-1278.pdf</w:t>
        </w:r>
      </w:hyperlink>
    </w:p>
    <w:p w14:paraId="6F8F09B7" w14:textId="673A0CAD" w:rsidR="002B628F"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Nandwani, A., Crane, L., Edwards, R., &amp; Benachour, P. (2012). The magic door: Smart interactions between students and lecturers using contactless technologies. International Conference on Mobile and Contextual Learning.</w:t>
      </w:r>
      <w:r w:rsidR="002B628F" w:rsidRPr="002B628F">
        <w:t xml:space="preserve"> </w:t>
      </w:r>
      <w:r w:rsidR="002B628F">
        <w:rPr>
          <w:rFonts w:ascii="Arial Narrow" w:hAnsi="Arial Narrow"/>
          <w:sz w:val="24"/>
          <w:szCs w:val="24"/>
        </w:rPr>
        <w:t xml:space="preserve">Retrieved from: </w:t>
      </w:r>
      <w:hyperlink r:id="rId67" w:history="1">
        <w:r w:rsidR="002B628F" w:rsidRPr="0060230B">
          <w:rPr>
            <w:rStyle w:val="Hyperlink"/>
            <w:rFonts w:ascii="Arial Narrow" w:hAnsi="Arial Narrow"/>
            <w:sz w:val="24"/>
            <w:szCs w:val="24"/>
          </w:rPr>
          <w:t>https://ceur-ws.org/Vol-955/papers/paper_62.pdf</w:t>
        </w:r>
      </w:hyperlink>
    </w:p>
    <w:p w14:paraId="52D46D89" w14:textId="77777777" w:rsidR="00CD1504" w:rsidRDefault="00CD1504" w:rsidP="00CD1504">
      <w:pPr>
        <w:spacing w:after="0" w:line="360" w:lineRule="auto"/>
        <w:ind w:left="720" w:hanging="720"/>
        <w:jc w:val="both"/>
        <w:rPr>
          <w:rFonts w:ascii="Arial Narrow" w:hAnsi="Arial Narrow"/>
          <w:sz w:val="24"/>
          <w:szCs w:val="24"/>
        </w:rPr>
      </w:pPr>
    </w:p>
    <w:p w14:paraId="01A85557" w14:textId="24736821"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 xml:space="preserve">Russo, A. C., &amp; Jiang, H. J. (2006). Hospital stays among patients with diabetes, 2004 (Statistical Brief #17). Agency for Healthcare Research &amp; Quality. </w:t>
      </w:r>
      <w:r w:rsidR="002B628F">
        <w:rPr>
          <w:rFonts w:ascii="Arial Narrow" w:hAnsi="Arial Narrow"/>
          <w:sz w:val="24"/>
          <w:szCs w:val="24"/>
        </w:rPr>
        <w:t xml:space="preserve">Retrieved from: </w:t>
      </w:r>
      <w:hyperlink r:id="rId68" w:history="1">
        <w:r w:rsidR="002B628F" w:rsidRPr="0060230B">
          <w:rPr>
            <w:rStyle w:val="Hyperlink"/>
            <w:rFonts w:ascii="Arial Narrow" w:hAnsi="Arial Narrow"/>
            <w:sz w:val="24"/>
            <w:szCs w:val="24"/>
          </w:rPr>
          <w:t>http://www.hcup-us.ahrq.gov/reports/statbriefs/sb17.jsp</w:t>
        </w:r>
      </w:hyperlink>
    </w:p>
    <w:p w14:paraId="4BC7C231" w14:textId="436EF1F3"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 xml:space="preserve">Sabao, J. S., &amp; Lacorte, A. (2019). Cloud-based real-time bulletin board posting using AngularJS framework. International Journal of Simulation Systems Science &amp; Technology. </w:t>
      </w:r>
      <w:r w:rsidR="002B628F">
        <w:rPr>
          <w:rFonts w:ascii="Arial Narrow" w:hAnsi="Arial Narrow"/>
          <w:sz w:val="24"/>
          <w:szCs w:val="24"/>
        </w:rPr>
        <w:t xml:space="preserve">Retrieved from: </w:t>
      </w:r>
      <w:hyperlink r:id="rId69" w:history="1">
        <w:r w:rsidR="002B628F" w:rsidRPr="0060230B">
          <w:rPr>
            <w:rStyle w:val="Hyperlink"/>
            <w:rFonts w:ascii="Arial Narrow" w:hAnsi="Arial Narrow"/>
            <w:sz w:val="24"/>
            <w:szCs w:val="24"/>
          </w:rPr>
          <w:t>https://doi.org/10.5013/ijssst.a.20.s2.21</w:t>
        </w:r>
      </w:hyperlink>
    </w:p>
    <w:p w14:paraId="196BD74A" w14:textId="2AEC0298" w:rsidR="00CD1504" w:rsidRDefault="00CD1504" w:rsidP="00CD1504">
      <w:pPr>
        <w:spacing w:after="0" w:line="360" w:lineRule="auto"/>
        <w:ind w:left="720" w:hanging="720"/>
        <w:jc w:val="both"/>
        <w:rPr>
          <w:rFonts w:ascii="Arial Narrow" w:hAnsi="Arial Narrow"/>
          <w:sz w:val="24"/>
          <w:szCs w:val="24"/>
        </w:rPr>
      </w:pPr>
      <w:r w:rsidRPr="00CD1504">
        <w:rPr>
          <w:rFonts w:ascii="Arial Narrow" w:hAnsi="Arial Narrow"/>
          <w:sz w:val="24"/>
          <w:szCs w:val="24"/>
        </w:rPr>
        <w:t xml:space="preserve">Utkir, K. (2020). Introduction to microcontrollers. University of Management and Future Technologies. </w:t>
      </w:r>
      <w:r>
        <w:rPr>
          <w:rFonts w:ascii="Arial Narrow" w:hAnsi="Arial Narrow"/>
          <w:sz w:val="24"/>
          <w:szCs w:val="24"/>
        </w:rPr>
        <w:t xml:space="preserve">Retrieved from: </w:t>
      </w:r>
      <w:hyperlink r:id="rId70" w:history="1">
        <w:r w:rsidRPr="0060230B">
          <w:rPr>
            <w:rStyle w:val="Hyperlink"/>
            <w:rFonts w:ascii="Arial Narrow" w:hAnsi="Arial Narrow"/>
            <w:sz w:val="24"/>
            <w:szCs w:val="24"/>
          </w:rPr>
          <w:t>https://www.researchgate.net/publication/341907593_Introduction_to_Microcontrollers</w:t>
        </w:r>
      </w:hyperlink>
    </w:p>
    <w:p w14:paraId="1989FBF4" w14:textId="78C2BB55" w:rsidR="00CD1504" w:rsidRDefault="00CD1504" w:rsidP="002B628F">
      <w:pPr>
        <w:spacing w:after="0" w:line="360" w:lineRule="auto"/>
        <w:ind w:left="720" w:hanging="720"/>
        <w:jc w:val="both"/>
        <w:rPr>
          <w:rFonts w:ascii="Arial Narrow" w:hAnsi="Arial Narrow"/>
          <w:sz w:val="24"/>
          <w:szCs w:val="24"/>
        </w:rPr>
      </w:pPr>
      <w:r w:rsidRPr="00CD1504">
        <w:rPr>
          <w:rFonts w:ascii="Arial Narrow" w:hAnsi="Arial Narrow"/>
          <w:sz w:val="24"/>
          <w:szCs w:val="24"/>
        </w:rPr>
        <w:t xml:space="preserve">USC Libraries. (n.d.). Research guides: Organizing your social sciences research paper: Quantitative methods. </w:t>
      </w:r>
      <w:r w:rsidRPr="00CD1504">
        <w:rPr>
          <w:rFonts w:ascii="Arial Narrow" w:hAnsi="Arial Narrow"/>
          <w:sz w:val="24"/>
          <w:szCs w:val="24"/>
        </w:rPr>
        <w:tab/>
        <w:t xml:space="preserve">University </w:t>
      </w:r>
      <w:r w:rsidRPr="00CD1504">
        <w:rPr>
          <w:rFonts w:ascii="Arial Narrow" w:hAnsi="Arial Narrow"/>
          <w:sz w:val="24"/>
          <w:szCs w:val="24"/>
        </w:rPr>
        <w:tab/>
        <w:t xml:space="preserve">of </w:t>
      </w:r>
      <w:r w:rsidRPr="00CD1504">
        <w:rPr>
          <w:rFonts w:ascii="Arial Narrow" w:hAnsi="Arial Narrow"/>
          <w:sz w:val="24"/>
          <w:szCs w:val="24"/>
        </w:rPr>
        <w:tab/>
        <w:t xml:space="preserve">Southern </w:t>
      </w:r>
      <w:r w:rsidRPr="00CD1504">
        <w:rPr>
          <w:rFonts w:ascii="Arial Narrow" w:hAnsi="Arial Narrow"/>
          <w:sz w:val="24"/>
          <w:szCs w:val="24"/>
        </w:rPr>
        <w:tab/>
        <w:t xml:space="preserve">California. </w:t>
      </w:r>
      <w:r w:rsidR="002B628F">
        <w:rPr>
          <w:rFonts w:ascii="Arial Narrow" w:hAnsi="Arial Narrow"/>
          <w:sz w:val="24"/>
          <w:szCs w:val="24"/>
        </w:rPr>
        <w:t>Retrieved from:</w:t>
      </w:r>
      <w:hyperlink r:id="rId71" w:anchor=":~:text=Quantitative%20research%20designs%20are%20either,an%20experimental%20study%20establishes%20causality" w:history="1">
        <w:r w:rsidR="002B628F" w:rsidRPr="0060230B">
          <w:rPr>
            <w:rStyle w:val="Hyperlink"/>
            <w:rFonts w:ascii="Arial Narrow" w:hAnsi="Arial Narrow"/>
            <w:sz w:val="24"/>
            <w:szCs w:val="24"/>
          </w:rPr>
          <w:t>https://libguides.usc.edu/writingguide/quantitative#:~:text=Quantitative%20research%20designs%20are%20either,an%20experimental%20study%20establishes%20causality</w:t>
        </w:r>
      </w:hyperlink>
    </w:p>
    <w:p w14:paraId="66CCCBDF" w14:textId="5D9128CA" w:rsidR="00CD1504" w:rsidRDefault="00CD1504" w:rsidP="00CD1504">
      <w:pPr>
        <w:spacing w:after="0" w:line="360" w:lineRule="auto"/>
        <w:ind w:left="720" w:hanging="720"/>
        <w:jc w:val="both"/>
        <w:rPr>
          <w:rFonts w:ascii="Arial Narrow" w:hAnsi="Arial Narrow"/>
          <w:sz w:val="24"/>
          <w:szCs w:val="24"/>
        </w:rPr>
      </w:pPr>
      <w:r w:rsidRPr="00CD1504">
        <w:rPr>
          <w:rFonts w:ascii="Arial Narrow" w:hAnsi="Arial Narrow"/>
          <w:sz w:val="24"/>
          <w:szCs w:val="24"/>
        </w:rPr>
        <w:t>.</w:t>
      </w:r>
      <w:r w:rsidRPr="00CD1504">
        <w:t xml:space="preserve"> </w:t>
      </w:r>
      <w:r w:rsidRPr="00CD1504">
        <w:rPr>
          <w:rFonts w:ascii="Arial Narrow" w:hAnsi="Arial Narrow"/>
          <w:sz w:val="24"/>
          <w:szCs w:val="24"/>
        </w:rPr>
        <w:t>Uy, G. E. M., Choachuy, A. C. Y., Parocha, R. C., Peña, R. A. S., &amp; Macabebe, E. Q. B. (2022). System design for automating smart internet of things devices using Bluetooth localization. 2022 IEEE International Conference on Internet of Things and Intelligence Systems (IoTaIS), 322–328.</w:t>
      </w:r>
      <w:r w:rsidR="002B628F" w:rsidRPr="002B628F">
        <w:rPr>
          <w:rFonts w:ascii="Arial Narrow" w:hAnsi="Arial Narrow"/>
          <w:sz w:val="24"/>
          <w:szCs w:val="24"/>
        </w:rPr>
        <w:t xml:space="preserve"> </w:t>
      </w:r>
      <w:r w:rsidR="002B628F">
        <w:rPr>
          <w:rFonts w:ascii="Arial Narrow" w:hAnsi="Arial Narrow"/>
          <w:sz w:val="24"/>
          <w:szCs w:val="24"/>
        </w:rPr>
        <w:t>Retrieved from:</w:t>
      </w:r>
      <w:r w:rsidRPr="00CD1504">
        <w:rPr>
          <w:rFonts w:ascii="Arial Narrow" w:hAnsi="Arial Narrow"/>
          <w:sz w:val="24"/>
          <w:szCs w:val="24"/>
        </w:rPr>
        <w:t xml:space="preserve"> </w:t>
      </w:r>
      <w:hyperlink r:id="rId72" w:history="1">
        <w:r w:rsidRPr="0060230B">
          <w:rPr>
            <w:rStyle w:val="Hyperlink"/>
            <w:rFonts w:ascii="Arial Narrow" w:hAnsi="Arial Narrow"/>
            <w:sz w:val="24"/>
            <w:szCs w:val="24"/>
          </w:rPr>
          <w:t>https://doi.org/10.1109/IoTaIS56727.2022.9975874</w:t>
        </w:r>
      </w:hyperlink>
    </w:p>
    <w:p w14:paraId="5ED0E132" w14:textId="52DC6764" w:rsidR="00CD1504" w:rsidRDefault="00CD1504" w:rsidP="00CD1504">
      <w:pPr>
        <w:spacing w:after="0" w:line="360" w:lineRule="auto"/>
        <w:ind w:left="720" w:hanging="720"/>
        <w:jc w:val="both"/>
        <w:rPr>
          <w:rFonts w:ascii="Arial Narrow" w:hAnsi="Arial Narrow"/>
          <w:sz w:val="24"/>
          <w:szCs w:val="24"/>
        </w:rPr>
      </w:pPr>
      <w:r w:rsidRPr="00CD1504">
        <w:rPr>
          <w:rFonts w:ascii="Arial Narrow" w:hAnsi="Arial Narrow"/>
          <w:sz w:val="24"/>
          <w:szCs w:val="24"/>
        </w:rPr>
        <w:t>Yuan, D., Faghri, A., &amp; Partridge, K. (2020). A study on applications and case studies regarding Bluetooth technology for travel time measurement. Journal of Transportation Technologies, 10(1), 65–87</w:t>
      </w:r>
      <w:r w:rsidR="002B628F" w:rsidRPr="002B628F">
        <w:rPr>
          <w:rFonts w:ascii="Arial Narrow" w:hAnsi="Arial Narrow"/>
          <w:sz w:val="24"/>
          <w:szCs w:val="24"/>
        </w:rPr>
        <w:t xml:space="preserve"> </w:t>
      </w:r>
      <w:r w:rsidR="002B628F">
        <w:rPr>
          <w:rFonts w:ascii="Arial Narrow" w:hAnsi="Arial Narrow"/>
          <w:sz w:val="24"/>
          <w:szCs w:val="24"/>
        </w:rPr>
        <w:t>Retrieved from:</w:t>
      </w:r>
      <w:r w:rsidRPr="00CD1504">
        <w:rPr>
          <w:rFonts w:ascii="Arial Narrow" w:hAnsi="Arial Narrow"/>
          <w:sz w:val="24"/>
          <w:szCs w:val="24"/>
        </w:rPr>
        <w:t xml:space="preserve"> </w:t>
      </w:r>
      <w:hyperlink r:id="rId73">
        <w:r w:rsidR="73CC335A" w:rsidRPr="73CC335A">
          <w:rPr>
            <w:rStyle w:val="Hyperlink"/>
            <w:rFonts w:ascii="Arial Narrow" w:hAnsi="Arial Narrow"/>
            <w:sz w:val="24"/>
            <w:szCs w:val="24"/>
          </w:rPr>
          <w:t>https://doi.org/10.4236/jtts.2020.101005</w:t>
        </w:r>
      </w:hyperlink>
    </w:p>
    <w:p w14:paraId="5DC52A4E" w14:textId="0D02C307" w:rsidR="73CC335A" w:rsidRDefault="73CC335A" w:rsidP="73CC335A">
      <w:pPr>
        <w:spacing w:after="0" w:line="360" w:lineRule="auto"/>
        <w:ind w:left="720" w:hanging="720"/>
        <w:jc w:val="both"/>
        <w:rPr>
          <w:rFonts w:ascii="Arial Narrow" w:hAnsi="Arial Narrow"/>
          <w:sz w:val="24"/>
          <w:szCs w:val="24"/>
        </w:rPr>
      </w:pPr>
    </w:p>
    <w:p w14:paraId="44483916" w14:textId="02640983" w:rsidR="1F306231" w:rsidRDefault="18F7F858" w:rsidP="1F306231">
      <w:pPr>
        <w:spacing w:after="0" w:line="360" w:lineRule="auto"/>
        <w:ind w:left="720" w:hanging="720"/>
        <w:jc w:val="center"/>
        <w:rPr>
          <w:rFonts w:ascii="Arial Narrow" w:hAnsi="Arial Narrow"/>
          <w:b/>
          <w:sz w:val="24"/>
          <w:szCs w:val="24"/>
        </w:rPr>
      </w:pPr>
      <w:r w:rsidRPr="23C3CABC">
        <w:rPr>
          <w:rFonts w:ascii="Arial Narrow" w:hAnsi="Arial Narrow"/>
          <w:b/>
          <w:sz w:val="24"/>
          <w:szCs w:val="24"/>
        </w:rPr>
        <w:t>APPENDICES</w:t>
      </w:r>
    </w:p>
    <w:p w14:paraId="3980A15F" w14:textId="21F4D2EE" w:rsidR="27EBBAD2" w:rsidRDefault="23C3CABC" w:rsidP="27EBBAD2">
      <w:pPr>
        <w:spacing w:after="0" w:line="360" w:lineRule="auto"/>
        <w:ind w:left="720" w:hanging="720"/>
        <w:jc w:val="center"/>
        <w:rPr>
          <w:rFonts w:ascii="Arial Narrow" w:hAnsi="Arial Narrow"/>
          <w:b/>
          <w:sz w:val="24"/>
          <w:szCs w:val="24"/>
        </w:rPr>
      </w:pPr>
      <w:r w:rsidRPr="23C3CABC">
        <w:rPr>
          <w:rFonts w:ascii="Arial Narrow" w:hAnsi="Arial Narrow"/>
          <w:b/>
          <w:bCs/>
          <w:sz w:val="24"/>
          <w:szCs w:val="24"/>
        </w:rPr>
        <w:t>APPENDIX</w:t>
      </w:r>
      <w:r w:rsidR="62D1D69E" w:rsidRPr="23C3CABC">
        <w:rPr>
          <w:rFonts w:ascii="Arial Narrow" w:hAnsi="Arial Narrow"/>
          <w:b/>
          <w:sz w:val="24"/>
          <w:szCs w:val="24"/>
        </w:rPr>
        <w:t xml:space="preserve"> 1. FULL RESEARCH MANUSCRIPT</w:t>
      </w:r>
    </w:p>
    <w:p w14:paraId="649439AD" w14:textId="3745AD1E" w:rsidR="212B86A1" w:rsidRDefault="212B86A1" w:rsidP="212B86A1">
      <w:pPr>
        <w:spacing w:after="0" w:line="360" w:lineRule="auto"/>
        <w:ind w:left="720" w:hanging="720"/>
        <w:jc w:val="center"/>
        <w:rPr>
          <w:rFonts w:ascii="Arial Narrow" w:hAnsi="Arial Narrow"/>
          <w:sz w:val="24"/>
          <w:szCs w:val="24"/>
        </w:rPr>
      </w:pPr>
    </w:p>
    <w:p w14:paraId="4238274B" w14:textId="107CFAF1" w:rsidR="212B86A1" w:rsidRDefault="212B86A1" w:rsidP="60B74610">
      <w:pPr>
        <w:spacing w:after="0" w:line="240" w:lineRule="auto"/>
        <w:ind w:left="720" w:hanging="720"/>
        <w:jc w:val="center"/>
        <w:rPr>
          <w:rFonts w:ascii="Arial Narrow" w:eastAsia="Aptos" w:hAnsi="Arial Narrow" w:cs="Arial"/>
          <w:b/>
          <w:bCs/>
          <w:color w:val="000000" w:themeColor="text1"/>
          <w:sz w:val="24"/>
          <w:szCs w:val="24"/>
        </w:rPr>
      </w:pPr>
      <w:r w:rsidRPr="212B86A1">
        <w:rPr>
          <w:rFonts w:ascii="Arial Narrow" w:eastAsia="Aptos" w:hAnsi="Arial Narrow" w:cs="Arial"/>
          <w:b/>
          <w:bCs/>
          <w:color w:val="000000" w:themeColor="text1"/>
          <w:sz w:val="24"/>
          <w:szCs w:val="24"/>
        </w:rPr>
        <w:t>ConsultEase: IoT Integrated Consultation System for Enhanced Student-Faculty Interaction</w:t>
      </w:r>
    </w:p>
    <w:p w14:paraId="0A85285F" w14:textId="0A0D085A" w:rsidR="212B86A1" w:rsidRDefault="212B86A1" w:rsidP="60B74610">
      <w:pPr>
        <w:spacing w:after="0" w:line="240" w:lineRule="auto"/>
        <w:ind w:left="720" w:hanging="720"/>
        <w:jc w:val="center"/>
        <w:rPr>
          <w:rFonts w:ascii="Arial Narrow" w:eastAsia="Aptos" w:hAnsi="Arial Narrow" w:cs="Arial"/>
          <w:sz w:val="24"/>
          <w:szCs w:val="24"/>
        </w:rPr>
      </w:pPr>
    </w:p>
    <w:p w14:paraId="64038FC4" w14:textId="00277357"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Rodelio T. Garcia Jr.</w:t>
      </w:r>
    </w:p>
    <w:p w14:paraId="2D428B1C" w14:textId="2AB1CD66"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School of Engineering and Technology, Department of Computer Engineering</w:t>
      </w:r>
    </w:p>
    <w:p w14:paraId="45D7A030" w14:textId="179320A9"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In Partial Fulfillment of the Requirements in Capstone Design Project 3</w:t>
      </w:r>
    </w:p>
    <w:p w14:paraId="5046ECBE" w14:textId="5D4504D7" w:rsidR="212B86A1" w:rsidRDefault="212B86A1" w:rsidP="60B74610">
      <w:pPr>
        <w:spacing w:after="0" w:line="240" w:lineRule="auto"/>
        <w:ind w:left="720" w:hanging="720"/>
        <w:jc w:val="center"/>
        <w:rPr>
          <w:rFonts w:ascii="Arial Narrow" w:eastAsia="Aptos" w:hAnsi="Arial Narrow" w:cs="Arial"/>
          <w:sz w:val="24"/>
          <w:szCs w:val="24"/>
        </w:rPr>
      </w:pPr>
      <w:r w:rsidRPr="212B86A1">
        <w:rPr>
          <w:rFonts w:ascii="Arial Narrow" w:eastAsia="Aptos" w:hAnsi="Arial Narrow" w:cs="Arial"/>
          <w:color w:val="000000" w:themeColor="text1"/>
          <w:sz w:val="24"/>
          <w:szCs w:val="24"/>
        </w:rPr>
        <w:t xml:space="preserve">Philippines, </w:t>
      </w:r>
      <w:hyperlink r:id="rId74">
        <w:r w:rsidRPr="212B86A1">
          <w:rPr>
            <w:rStyle w:val="Hyperlink"/>
            <w:rFonts w:ascii="Arial Narrow" w:eastAsia="Aptos" w:hAnsi="Arial Narrow" w:cs="Arial"/>
            <w:sz w:val="24"/>
            <w:szCs w:val="24"/>
          </w:rPr>
          <w:t>garciart@students.nu-baliwag.edu.ph</w:t>
        </w:r>
      </w:hyperlink>
    </w:p>
    <w:p w14:paraId="06B1CDAD" w14:textId="67787679" w:rsidR="212B86A1" w:rsidRDefault="212B86A1" w:rsidP="60B74610">
      <w:pPr>
        <w:spacing w:after="0" w:line="240" w:lineRule="auto"/>
        <w:ind w:left="720" w:hanging="720"/>
        <w:jc w:val="center"/>
        <w:rPr>
          <w:rFonts w:ascii="Arial Narrow" w:eastAsia="Aptos" w:hAnsi="Arial Narrow" w:cs="Arial"/>
          <w:sz w:val="24"/>
          <w:szCs w:val="24"/>
        </w:rPr>
      </w:pPr>
    </w:p>
    <w:p w14:paraId="2753D8A4" w14:textId="1A6DE48D"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Jerome Christian V. Ibon</w:t>
      </w:r>
    </w:p>
    <w:p w14:paraId="6B24F518" w14:textId="6DF9A327"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School of Engineering and Technology, Department of Computer Engineering</w:t>
      </w:r>
    </w:p>
    <w:p w14:paraId="079EE257" w14:textId="019CF460"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In Partial Fulfillment of the Requirements in Capstone Design Project 3</w:t>
      </w:r>
    </w:p>
    <w:p w14:paraId="50685F48" w14:textId="26A157F4" w:rsidR="212B86A1" w:rsidRDefault="212B86A1" w:rsidP="60B74610">
      <w:pPr>
        <w:spacing w:after="0" w:line="240" w:lineRule="auto"/>
        <w:ind w:left="720" w:hanging="720"/>
        <w:jc w:val="center"/>
        <w:rPr>
          <w:rFonts w:ascii="Arial Narrow" w:eastAsia="Aptos" w:hAnsi="Arial Narrow" w:cs="Arial"/>
          <w:sz w:val="24"/>
          <w:szCs w:val="24"/>
        </w:rPr>
      </w:pPr>
      <w:r w:rsidRPr="212B86A1">
        <w:rPr>
          <w:rFonts w:ascii="Arial Narrow" w:eastAsia="Aptos" w:hAnsi="Arial Narrow" w:cs="Arial"/>
          <w:color w:val="000000" w:themeColor="text1"/>
          <w:sz w:val="24"/>
          <w:szCs w:val="24"/>
        </w:rPr>
        <w:t xml:space="preserve">Philippines, </w:t>
      </w:r>
      <w:hyperlink r:id="rId75">
        <w:r w:rsidRPr="212B86A1">
          <w:rPr>
            <w:rStyle w:val="Hyperlink"/>
            <w:rFonts w:ascii="Arial Narrow" w:eastAsia="Aptos" w:hAnsi="Arial Narrow" w:cs="Arial"/>
            <w:sz w:val="24"/>
            <w:szCs w:val="24"/>
          </w:rPr>
          <w:t>ibonjv@students.nu-baliwag.edu.ph</w:t>
        </w:r>
      </w:hyperlink>
    </w:p>
    <w:p w14:paraId="0BA57C03" w14:textId="28B74B0C" w:rsidR="212B86A1" w:rsidRDefault="212B86A1" w:rsidP="60B74610">
      <w:pPr>
        <w:spacing w:after="0" w:line="240" w:lineRule="auto"/>
        <w:ind w:left="720" w:hanging="720"/>
        <w:jc w:val="center"/>
        <w:rPr>
          <w:rFonts w:ascii="Arial Narrow" w:eastAsia="Aptos" w:hAnsi="Arial Narrow" w:cs="Arial"/>
          <w:sz w:val="24"/>
          <w:szCs w:val="24"/>
        </w:rPr>
      </w:pPr>
    </w:p>
    <w:p w14:paraId="39737FD7" w14:textId="4AF50811"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Alaiza Denice V. Moises</w:t>
      </w:r>
    </w:p>
    <w:p w14:paraId="61D49CEB" w14:textId="39D18896"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School of Engineering and Technology, Department of Computer Engineering</w:t>
      </w:r>
    </w:p>
    <w:p w14:paraId="3874F2F9" w14:textId="5DE62BFB"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In Partial Fulfillment of the Requirements in Capstone Design Project 3</w:t>
      </w:r>
    </w:p>
    <w:p w14:paraId="59ACA5D5" w14:textId="74768F67" w:rsidR="212B86A1" w:rsidRDefault="212B86A1" w:rsidP="60B74610">
      <w:pPr>
        <w:spacing w:after="0" w:line="240" w:lineRule="auto"/>
        <w:ind w:left="720" w:hanging="720"/>
        <w:jc w:val="center"/>
        <w:rPr>
          <w:rFonts w:ascii="Arial Narrow" w:eastAsia="Aptos" w:hAnsi="Arial Narrow" w:cs="Arial"/>
          <w:sz w:val="24"/>
          <w:szCs w:val="24"/>
        </w:rPr>
      </w:pPr>
      <w:r w:rsidRPr="212B86A1">
        <w:rPr>
          <w:rFonts w:ascii="Arial Narrow" w:eastAsia="Aptos" w:hAnsi="Arial Narrow" w:cs="Arial"/>
          <w:color w:val="000000" w:themeColor="text1"/>
          <w:sz w:val="24"/>
          <w:szCs w:val="24"/>
        </w:rPr>
        <w:t xml:space="preserve">Philippines, </w:t>
      </w:r>
      <w:hyperlink r:id="rId76">
        <w:r w:rsidRPr="212B86A1">
          <w:rPr>
            <w:rStyle w:val="Hyperlink"/>
            <w:rFonts w:ascii="Arial Narrow" w:eastAsia="Aptos" w:hAnsi="Arial Narrow" w:cs="Arial"/>
            <w:sz w:val="24"/>
            <w:szCs w:val="24"/>
          </w:rPr>
          <w:t>moisesav@students.nu-baliwag.edu.ph</w:t>
        </w:r>
      </w:hyperlink>
    </w:p>
    <w:p w14:paraId="3D39E41B" w14:textId="20640CD3" w:rsidR="212B86A1" w:rsidRDefault="212B86A1" w:rsidP="60B74610">
      <w:pPr>
        <w:spacing w:after="0" w:line="240" w:lineRule="auto"/>
        <w:ind w:left="720" w:hanging="720"/>
        <w:jc w:val="center"/>
        <w:rPr>
          <w:rFonts w:ascii="Arial Narrow" w:eastAsia="Aptos" w:hAnsi="Arial Narrow" w:cs="Arial"/>
          <w:sz w:val="24"/>
          <w:szCs w:val="24"/>
        </w:rPr>
      </w:pPr>
    </w:p>
    <w:p w14:paraId="6990B0B5" w14:textId="68C5EBCC"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Aira Nicole P. Pili</w:t>
      </w:r>
    </w:p>
    <w:p w14:paraId="4E537E6D" w14:textId="6751AF6C"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School of Engineering and Technology, Department of Computer Engineering</w:t>
      </w:r>
    </w:p>
    <w:p w14:paraId="0B16C62A" w14:textId="34E753FE" w:rsidR="212B86A1" w:rsidRDefault="212B86A1" w:rsidP="60B74610">
      <w:pPr>
        <w:spacing w:after="0" w:line="240" w:lineRule="auto"/>
        <w:ind w:left="720" w:hanging="720"/>
        <w:jc w:val="center"/>
        <w:rPr>
          <w:rFonts w:ascii="Arial Narrow" w:eastAsia="Aptos" w:hAnsi="Arial Narrow" w:cs="Arial"/>
          <w:color w:val="000000" w:themeColor="text1"/>
          <w:sz w:val="24"/>
          <w:szCs w:val="24"/>
        </w:rPr>
      </w:pPr>
      <w:r w:rsidRPr="212B86A1">
        <w:rPr>
          <w:rFonts w:ascii="Arial Narrow" w:eastAsia="Aptos" w:hAnsi="Arial Narrow" w:cs="Arial"/>
          <w:color w:val="000000" w:themeColor="text1"/>
          <w:sz w:val="24"/>
          <w:szCs w:val="24"/>
        </w:rPr>
        <w:t>In Partial Fulfillment of the Requirements in Capstone Design Project 3</w:t>
      </w:r>
    </w:p>
    <w:p w14:paraId="4B4C275B" w14:textId="2EC9520F" w:rsidR="212B86A1" w:rsidRDefault="212B86A1" w:rsidP="60B74610">
      <w:pPr>
        <w:spacing w:after="0" w:line="240" w:lineRule="auto"/>
        <w:ind w:left="720" w:hanging="720"/>
        <w:jc w:val="center"/>
        <w:rPr>
          <w:rFonts w:ascii="Arial Narrow" w:eastAsia="Aptos" w:hAnsi="Arial Narrow" w:cs="Arial"/>
          <w:sz w:val="24"/>
          <w:szCs w:val="24"/>
        </w:rPr>
      </w:pPr>
      <w:r w:rsidRPr="212B86A1">
        <w:rPr>
          <w:rFonts w:ascii="Arial Narrow" w:eastAsia="Aptos" w:hAnsi="Arial Narrow" w:cs="Arial"/>
          <w:color w:val="000000" w:themeColor="text1"/>
          <w:sz w:val="24"/>
          <w:szCs w:val="24"/>
        </w:rPr>
        <w:t xml:space="preserve">Philippines, </w:t>
      </w:r>
      <w:hyperlink r:id="rId77">
        <w:r w:rsidRPr="212B86A1">
          <w:rPr>
            <w:rStyle w:val="Hyperlink"/>
            <w:rFonts w:ascii="Arial Narrow" w:eastAsia="Aptos" w:hAnsi="Arial Narrow" w:cs="Arial"/>
            <w:sz w:val="24"/>
            <w:szCs w:val="24"/>
          </w:rPr>
          <w:t>piliap@students.nu-baliwag.edu.ph</w:t>
        </w:r>
      </w:hyperlink>
    </w:p>
    <w:p w14:paraId="56AA0E84" w14:textId="349E14E2" w:rsidR="394E5C13" w:rsidRDefault="394E5C13" w:rsidP="60B74610">
      <w:pPr>
        <w:spacing w:after="0" w:line="240" w:lineRule="auto"/>
        <w:ind w:left="720" w:hanging="720"/>
        <w:jc w:val="center"/>
        <w:rPr>
          <w:rFonts w:ascii="Arial Narrow" w:eastAsia="Aptos" w:hAnsi="Arial Narrow" w:cs="Arial"/>
          <w:sz w:val="24"/>
          <w:szCs w:val="24"/>
        </w:rPr>
      </w:pPr>
    </w:p>
    <w:p w14:paraId="7E5F1344" w14:textId="23950B5D" w:rsidR="394E5C13" w:rsidRDefault="6A8009E8" w:rsidP="60B74610">
      <w:pPr>
        <w:spacing w:after="0" w:line="240" w:lineRule="auto"/>
        <w:rPr>
          <w:rFonts w:ascii="Arial Narrow" w:eastAsia="Aptos" w:hAnsi="Arial Narrow" w:cs="Arial"/>
          <w:b/>
          <w:bCs/>
          <w:color w:val="000000" w:themeColor="text1"/>
          <w:sz w:val="24"/>
          <w:szCs w:val="24"/>
        </w:rPr>
      </w:pPr>
      <w:r w:rsidRPr="6A8009E8">
        <w:rPr>
          <w:rFonts w:ascii="Arial Narrow" w:eastAsia="Aptos" w:hAnsi="Arial Narrow" w:cs="Arial"/>
          <w:b/>
          <w:bCs/>
          <w:color w:val="000000" w:themeColor="text1"/>
          <w:sz w:val="24"/>
          <w:szCs w:val="24"/>
        </w:rPr>
        <w:t>ABSTRACT</w:t>
      </w:r>
    </w:p>
    <w:p w14:paraId="32C63CD9" w14:textId="795AF039" w:rsidR="301E26FF" w:rsidRDefault="301E26FF" w:rsidP="301E26FF">
      <w:pPr>
        <w:spacing w:after="0" w:line="240" w:lineRule="auto"/>
        <w:rPr>
          <w:rFonts w:ascii="Arial Narrow" w:eastAsia="Aptos" w:hAnsi="Arial Narrow" w:cs="Arial"/>
          <w:b/>
          <w:bCs/>
          <w:color w:val="000000" w:themeColor="text1"/>
          <w:sz w:val="24"/>
          <w:szCs w:val="24"/>
        </w:rPr>
      </w:pPr>
    </w:p>
    <w:p w14:paraId="35DA094A" w14:textId="251EC03F" w:rsidR="394E5C13" w:rsidRDefault="6A8009E8" w:rsidP="60B74610">
      <w:pPr>
        <w:spacing w:after="0" w:line="240" w:lineRule="auto"/>
        <w:ind w:firstLine="720"/>
        <w:jc w:val="both"/>
        <w:rPr>
          <w:rFonts w:ascii="Arial Narrow" w:eastAsia="Aptos" w:hAnsi="Arial Narrow" w:cs="Arial"/>
          <w:color w:val="000000" w:themeColor="text1"/>
          <w:sz w:val="24"/>
          <w:szCs w:val="24"/>
        </w:rPr>
      </w:pPr>
      <w:r w:rsidRPr="6A8009E8">
        <w:rPr>
          <w:rFonts w:ascii="Arial Narrow" w:eastAsia="Aptos" w:hAnsi="Arial Narrow" w:cs="Arial"/>
          <w:color w:val="000000" w:themeColor="text1"/>
          <w:sz w:val="24"/>
          <w:szCs w:val="24"/>
        </w:rPr>
        <w:t xml:space="preserve">Efficient communication between students and faculty remains a long–standing difficulty in academic institutions, often hindered by outdated scheduling methods and inconsistent faculty availability.  Thus, the study proposes </w:t>
      </w:r>
      <w:r w:rsidRPr="6A8009E8">
        <w:rPr>
          <w:rFonts w:ascii="Arial Narrow" w:eastAsia="Aptos" w:hAnsi="Arial Narrow" w:cs="Arial"/>
          <w:b/>
          <w:bCs/>
          <w:color w:val="000000" w:themeColor="text1"/>
          <w:sz w:val="24"/>
          <w:szCs w:val="24"/>
        </w:rPr>
        <w:t>ConsultEase</w:t>
      </w:r>
      <w:r w:rsidRPr="6A8009E8">
        <w:rPr>
          <w:rFonts w:ascii="Arial Narrow" w:eastAsia="Aptos" w:hAnsi="Arial Narrow" w:cs="Arial"/>
          <w:color w:val="000000" w:themeColor="text1"/>
          <w:sz w:val="24"/>
          <w:szCs w:val="24"/>
        </w:rPr>
        <w:t xml:space="preserve">, an IoT (Internet of Things) integrated consultation system that leverages </w:t>
      </w:r>
      <w:r w:rsidRPr="6A8009E8">
        <w:rPr>
          <w:rFonts w:ascii="Arial Narrow" w:eastAsia="Aptos" w:hAnsi="Arial Narrow" w:cs="Arial"/>
          <w:b/>
          <w:bCs/>
          <w:color w:val="000000" w:themeColor="text1"/>
          <w:sz w:val="24"/>
          <w:szCs w:val="24"/>
        </w:rPr>
        <w:t>RFID/NFC technology</w:t>
      </w:r>
      <w:r w:rsidRPr="6A8009E8">
        <w:rPr>
          <w:rFonts w:ascii="Arial Narrow" w:eastAsia="Aptos" w:hAnsi="Arial Narrow" w:cs="Arial"/>
          <w:color w:val="000000" w:themeColor="text1"/>
          <w:sz w:val="24"/>
          <w:szCs w:val="24"/>
        </w:rPr>
        <w:t xml:space="preserve">, </w:t>
      </w:r>
      <w:r w:rsidRPr="6A8009E8">
        <w:rPr>
          <w:rFonts w:ascii="Arial Narrow" w:eastAsia="Aptos" w:hAnsi="Arial Narrow" w:cs="Arial"/>
          <w:b/>
          <w:bCs/>
          <w:color w:val="000000" w:themeColor="text1"/>
          <w:sz w:val="24"/>
          <w:szCs w:val="24"/>
        </w:rPr>
        <w:t>Raspberry Pi</w:t>
      </w:r>
      <w:r w:rsidRPr="6A8009E8">
        <w:rPr>
          <w:rFonts w:ascii="Arial Narrow" w:eastAsia="Aptos" w:hAnsi="Arial Narrow" w:cs="Arial"/>
          <w:color w:val="000000" w:themeColor="text1"/>
          <w:sz w:val="24"/>
          <w:szCs w:val="24"/>
        </w:rPr>
        <w:t xml:space="preserve">, </w:t>
      </w:r>
      <w:r w:rsidRPr="6A8009E8">
        <w:rPr>
          <w:rFonts w:ascii="Arial Narrow" w:eastAsia="Aptos" w:hAnsi="Arial Narrow" w:cs="Arial"/>
          <w:b/>
          <w:bCs/>
          <w:color w:val="000000" w:themeColor="text1"/>
          <w:sz w:val="24"/>
          <w:szCs w:val="24"/>
        </w:rPr>
        <w:t>ESP32 microcontrollers</w:t>
      </w:r>
      <w:r w:rsidRPr="6A8009E8">
        <w:rPr>
          <w:rFonts w:ascii="Arial Narrow" w:eastAsia="Aptos" w:hAnsi="Arial Narrow" w:cs="Arial"/>
          <w:color w:val="000000" w:themeColor="text1"/>
          <w:sz w:val="24"/>
          <w:szCs w:val="24"/>
        </w:rPr>
        <w:t xml:space="preserve">, and </w:t>
      </w:r>
      <w:r w:rsidRPr="6A8009E8">
        <w:rPr>
          <w:rFonts w:ascii="Arial Narrow" w:eastAsia="Aptos" w:hAnsi="Arial Narrow" w:cs="Arial"/>
          <w:b/>
          <w:bCs/>
          <w:color w:val="000000" w:themeColor="text1"/>
          <w:sz w:val="24"/>
          <w:szCs w:val="24"/>
        </w:rPr>
        <w:t>Bluetooth Low Energy (BLE)</w:t>
      </w:r>
      <w:r w:rsidRPr="6A8009E8">
        <w:rPr>
          <w:rFonts w:ascii="Arial Narrow" w:eastAsia="Aptos" w:hAnsi="Arial Narrow" w:cs="Arial"/>
          <w:color w:val="000000" w:themeColor="text1"/>
          <w:sz w:val="24"/>
          <w:szCs w:val="24"/>
        </w:rPr>
        <w:t xml:space="preserve"> to enhance real-time interaction and secure student verification within university campuses. Using a touchscreen interface and BLE – enabled presence detection, the system provides students up-to-date faculty availability and allows secure messaging for consultation requests. The study employs the Rapid Application Development model and ISO/IEC 25010 quality metrics to assess the systems' performance in terms of functionality, reliability, usability, maintainability, and security. Evaluated by students and faculty at National University Baliwag, the results reveal that </w:t>
      </w:r>
      <w:r w:rsidRPr="6A8009E8">
        <w:rPr>
          <w:rFonts w:ascii="Arial Narrow" w:eastAsia="Aptos" w:hAnsi="Arial Narrow" w:cs="Arial"/>
          <w:b/>
          <w:bCs/>
          <w:color w:val="000000" w:themeColor="text1"/>
          <w:sz w:val="24"/>
          <w:szCs w:val="24"/>
        </w:rPr>
        <w:t>ConsultEase</w:t>
      </w:r>
      <w:r w:rsidRPr="6A8009E8">
        <w:rPr>
          <w:rFonts w:ascii="Arial Narrow" w:eastAsia="Aptos" w:hAnsi="Arial Narrow" w:cs="Arial"/>
          <w:color w:val="000000" w:themeColor="text1"/>
          <w:sz w:val="24"/>
          <w:szCs w:val="24"/>
        </w:rPr>
        <w:t xml:space="preserve"> significantly improves the efficiency, accuracy, and convenience of the consultation process, offering a scalable model for smart campus communication systems. </w:t>
      </w:r>
    </w:p>
    <w:p w14:paraId="732A6A07" w14:textId="0E100A81" w:rsidR="394E5C13" w:rsidRDefault="394E5C13" w:rsidP="60B74610">
      <w:pPr>
        <w:spacing w:after="0" w:line="240" w:lineRule="auto"/>
        <w:ind w:left="720" w:hanging="720"/>
        <w:jc w:val="both"/>
        <w:rPr>
          <w:rFonts w:ascii="Arial Narrow" w:eastAsia="Aptos" w:hAnsi="Arial Narrow" w:cs="Arial"/>
          <w:sz w:val="24"/>
          <w:szCs w:val="24"/>
        </w:rPr>
      </w:pPr>
    </w:p>
    <w:p w14:paraId="10567FE3" w14:textId="1B301A4E" w:rsidR="6A8009E8" w:rsidRDefault="6A8009E8" w:rsidP="60B74610">
      <w:pPr>
        <w:spacing w:after="0" w:line="240" w:lineRule="auto"/>
        <w:jc w:val="both"/>
        <w:rPr>
          <w:rFonts w:ascii="Arial Narrow" w:eastAsia="Aptos" w:hAnsi="Arial Narrow" w:cs="Arial"/>
          <w:color w:val="000000" w:themeColor="text1"/>
          <w:sz w:val="24"/>
          <w:szCs w:val="24"/>
        </w:rPr>
      </w:pPr>
      <w:r w:rsidRPr="6A8009E8">
        <w:rPr>
          <w:rFonts w:ascii="Arial Narrow" w:eastAsia="Aptos" w:hAnsi="Arial Narrow" w:cs="Arial"/>
          <w:b/>
          <w:bCs/>
          <w:color w:val="000000" w:themeColor="text1"/>
          <w:sz w:val="24"/>
          <w:szCs w:val="24"/>
        </w:rPr>
        <w:t>Keywords</w:t>
      </w:r>
      <w:r w:rsidRPr="6A8009E8">
        <w:rPr>
          <w:rFonts w:ascii="Arial Narrow" w:eastAsia="Aptos" w:hAnsi="Arial Narrow" w:cs="Arial"/>
          <w:color w:val="000000" w:themeColor="text1"/>
          <w:sz w:val="24"/>
          <w:szCs w:val="24"/>
        </w:rPr>
        <w:t xml:space="preserve"> – Academic Communication, Consultation System, ESP32, IoT, Raspberry Pi, RFID, Student - Faculty Interaction</w:t>
      </w:r>
    </w:p>
    <w:p w14:paraId="385F9A7A" w14:textId="4D807BC9" w:rsidR="301E26FF" w:rsidRDefault="301E26FF" w:rsidP="301E26FF">
      <w:pPr>
        <w:spacing w:after="0" w:line="240" w:lineRule="auto"/>
        <w:jc w:val="both"/>
        <w:rPr>
          <w:rFonts w:ascii="Arial Narrow" w:eastAsia="Aptos" w:hAnsi="Arial Narrow" w:cs="Arial"/>
          <w:color w:val="000000" w:themeColor="text1"/>
          <w:sz w:val="24"/>
          <w:szCs w:val="24"/>
        </w:rPr>
      </w:pPr>
    </w:p>
    <w:p w14:paraId="63A8C599" w14:textId="68B5D00F" w:rsidR="394E5C13" w:rsidRDefault="6A8009E8" w:rsidP="60B74610">
      <w:pPr>
        <w:spacing w:after="0" w:line="240" w:lineRule="auto"/>
        <w:jc w:val="both"/>
        <w:rPr>
          <w:rFonts w:ascii="Arial Narrow" w:eastAsia="Aptos" w:hAnsi="Arial Narrow" w:cs="Arial"/>
          <w:b/>
          <w:bCs/>
          <w:sz w:val="24"/>
          <w:szCs w:val="24"/>
        </w:rPr>
      </w:pPr>
      <w:r w:rsidRPr="6A8009E8">
        <w:rPr>
          <w:rFonts w:ascii="Arial Narrow" w:eastAsia="Aptos" w:hAnsi="Arial Narrow" w:cs="Arial"/>
          <w:b/>
          <w:bCs/>
          <w:sz w:val="24"/>
          <w:szCs w:val="24"/>
        </w:rPr>
        <w:t>Introduction</w:t>
      </w:r>
    </w:p>
    <w:p w14:paraId="626E6F62" w14:textId="7E561526" w:rsidR="6F38492E" w:rsidRDefault="6F38492E" w:rsidP="6F38492E">
      <w:pPr>
        <w:spacing w:after="0" w:line="240" w:lineRule="auto"/>
        <w:jc w:val="both"/>
        <w:rPr>
          <w:rFonts w:ascii="Arial Narrow" w:eastAsia="Aptos" w:hAnsi="Arial Narrow" w:cs="Arial"/>
          <w:b/>
          <w:bCs/>
          <w:sz w:val="24"/>
          <w:szCs w:val="24"/>
        </w:rPr>
      </w:pPr>
    </w:p>
    <w:p w14:paraId="3DDD722D" w14:textId="7FD94CC1"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 xml:space="preserve">Communication between students and faculty is a critical component of academic success. In many educational institutions, face-to-face consultations remain a key method for academic guidance and student support. However, traditional consultation methods often lead to delays, missed opportunities, and confusion due to unclear schedules and unstructured communication processes. </w:t>
      </w:r>
    </w:p>
    <w:p w14:paraId="0E465EE7" w14:textId="3F4824E3" w:rsidR="31555546" w:rsidRDefault="31555546" w:rsidP="60B74610">
      <w:pPr>
        <w:spacing w:after="0" w:line="240" w:lineRule="auto"/>
        <w:ind w:firstLine="720"/>
        <w:jc w:val="both"/>
        <w:rPr>
          <w:rFonts w:ascii="Arial Narrow" w:eastAsia="Arial Narrow" w:hAnsi="Arial Narrow" w:cs="Arial Narrow"/>
          <w:color w:val="000000" w:themeColor="text1"/>
          <w:sz w:val="24"/>
          <w:szCs w:val="24"/>
        </w:rPr>
      </w:pPr>
    </w:p>
    <w:p w14:paraId="295B58AA" w14:textId="38DDAE19"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In recent years, the integration of smart technologies in educational institutions has significantly transformed administrative processes and student services. Tools such as Learning Management Systems (LMS), automated attendance tracking, and RFID-based access controls have become increasingly common on modern campuses. The growing adoption of Internet of Things (IoT) technologies, combined with microcontrollers like Raspberry Pi and ESP32, has opened new possibilities for developing responsive, real-time systems that address various operational challenges in the academic environment.</w:t>
      </w:r>
    </w:p>
    <w:p w14:paraId="60A9722A" w14:textId="640C6C49" w:rsidR="4E3991A6" w:rsidRDefault="4E3991A6" w:rsidP="4E3991A6">
      <w:pPr>
        <w:spacing w:after="0" w:line="240" w:lineRule="auto"/>
        <w:ind w:firstLine="720"/>
        <w:jc w:val="both"/>
        <w:rPr>
          <w:rFonts w:ascii="Arial Narrow" w:eastAsia="Arial Narrow" w:hAnsi="Arial Narrow" w:cs="Arial Narrow"/>
          <w:color w:val="000000" w:themeColor="text1"/>
          <w:sz w:val="24"/>
          <w:szCs w:val="24"/>
        </w:rPr>
      </w:pPr>
    </w:p>
    <w:p w14:paraId="061E4E26" w14:textId="6BA07436"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Despite these technological advancements, many institutions still face long-standing difficulties in facilitating seamless and structured communication between students and faculty. Students often experience frustration when trying to locate or contact professors due to inconsistent availability, unclear office hours, and the lack of a centralized platform for consultation requests. In many cases, students go from office to office only to find that the faculty member is unavailable, which leads to wasted time, missed academic support, and added stress especially when consultation is urgent or tied to deadlines. Current methods such as messaging apps, emails, or physical inquiries are prone to delays, miscommunication, and security concerns. This communication gap hinders the learning process and reduces both faculty productivity and student satisfaction.</w:t>
      </w:r>
    </w:p>
    <w:p w14:paraId="0AFE7A9B" w14:textId="4EC7791A"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From the faculty perspective, managing student consultations without a structured system can become overwhelming, especially during peak academic periods. Professors often face repeated and uncoordinated interruptions, missed messages, or overlapping appointments, which disrupt their workflow and reduce available time for instruction and research. Additionally, the absence of real-time tracking of their availability can result in miscommunication and unfulfilled appointments, increasing administrative workload and frustration.</w:t>
      </w:r>
    </w:p>
    <w:p w14:paraId="4C17B376" w14:textId="4121CA7C" w:rsidR="4E3991A6" w:rsidRDefault="4E3991A6" w:rsidP="4E3991A6">
      <w:pPr>
        <w:spacing w:after="0" w:line="240" w:lineRule="auto"/>
        <w:ind w:firstLine="720"/>
        <w:jc w:val="both"/>
        <w:rPr>
          <w:rFonts w:ascii="Arial Narrow" w:eastAsia="Arial Narrow" w:hAnsi="Arial Narrow" w:cs="Arial Narrow"/>
          <w:color w:val="000000" w:themeColor="text1"/>
          <w:sz w:val="24"/>
          <w:szCs w:val="24"/>
        </w:rPr>
      </w:pPr>
    </w:p>
    <w:p w14:paraId="329DD971" w14:textId="021C21DC"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Administrative and support staff are also affected, as they frequently act as intermediaries handling student inquiries, relaying messages, and manually tracking faculty schedules. This not only diverts them from their core responsibilities but also increases the risk of human error and miscommunication. The lack of an automated, centralized system ultimately limits the institution’s operational efficiency and creates bottlenecks in academic support services.</w:t>
      </w:r>
    </w:p>
    <w:p w14:paraId="49F3E4D7" w14:textId="5ADFB570" w:rsidR="4E3991A6" w:rsidRDefault="4E3991A6" w:rsidP="4E3991A6">
      <w:pPr>
        <w:spacing w:after="0" w:line="240" w:lineRule="auto"/>
        <w:ind w:firstLine="720"/>
        <w:jc w:val="both"/>
        <w:rPr>
          <w:rFonts w:ascii="Arial Narrow" w:eastAsia="Arial Narrow" w:hAnsi="Arial Narrow" w:cs="Arial Narrow"/>
          <w:color w:val="000000" w:themeColor="text1"/>
          <w:sz w:val="24"/>
          <w:szCs w:val="24"/>
        </w:rPr>
      </w:pPr>
    </w:p>
    <w:p w14:paraId="1E92E7AD" w14:textId="352FCADA"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 xml:space="preserve">To address this issue, this study proposes </w:t>
      </w:r>
      <w:r w:rsidRPr="6A8009E8">
        <w:rPr>
          <w:rFonts w:ascii="Arial Narrow" w:eastAsia="Arial Narrow" w:hAnsi="Arial Narrow" w:cs="Arial Narrow"/>
          <w:b/>
          <w:bCs/>
          <w:color w:val="000000" w:themeColor="text1"/>
          <w:sz w:val="24"/>
          <w:szCs w:val="24"/>
        </w:rPr>
        <w:t>ConsultEase</w:t>
      </w:r>
      <w:r w:rsidRPr="6A8009E8">
        <w:rPr>
          <w:rFonts w:ascii="Arial Narrow" w:eastAsia="Arial Narrow" w:hAnsi="Arial Narrow" w:cs="Arial Narrow"/>
          <w:color w:val="000000" w:themeColor="text1"/>
          <w:sz w:val="24"/>
          <w:szCs w:val="24"/>
        </w:rPr>
        <w:t>, an IoT Integrated Consultation System that aims to streamline student-faculty interactions through technology. The system utilizes RFID/NFC for secure student identification, Bluetooth Low Energy (BLE) for detecting faculty presence, and a touchscreen interface powered by Raspberry Pi and ESP32 to provide real-time availability updates. Specifically, the study seeks to develop this system for deployment at National University Baliwag and evaluate its effectiveness using the ISO/IEC 25010 software quality model. Key metrics include functionality, reliability, maintainability, interaction capability, and security.</w:t>
      </w:r>
    </w:p>
    <w:p w14:paraId="5888CDE8" w14:textId="303084BB" w:rsidR="31555546" w:rsidRDefault="31555546" w:rsidP="60B74610">
      <w:pPr>
        <w:spacing w:line="240" w:lineRule="auto"/>
        <w:jc w:val="both"/>
        <w:rPr>
          <w:rFonts w:ascii="Arial Narrow" w:eastAsia="Arial Narrow" w:hAnsi="Arial Narrow" w:cs="Arial Narrow"/>
          <w:sz w:val="24"/>
          <w:szCs w:val="24"/>
        </w:rPr>
      </w:pPr>
    </w:p>
    <w:p w14:paraId="3AAFFF07" w14:textId="082CE1AD"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By introducing a localized, automated solution to improve communication within the academic setting, the ConsultEase system addresses a critical gap in existing university infrastructures. Its implementation is expected to reduce consultation delays, enhance user experience, and contribute to the broader movement toward smart campus technologies. Furthermore, this project serves as a foundation for future innovations in educational IoT applications, offering a scalable model that can be adapted to similar institutions seeking to modernize their student-faculty consultation processes.</w:t>
      </w:r>
    </w:p>
    <w:p w14:paraId="7195D90F" w14:textId="71F07FD9" w:rsidR="639BD845" w:rsidRDefault="639BD845" w:rsidP="639BD845">
      <w:pPr>
        <w:spacing w:after="0" w:line="240" w:lineRule="auto"/>
        <w:ind w:firstLine="720"/>
        <w:jc w:val="both"/>
        <w:rPr>
          <w:rFonts w:ascii="Arial Narrow" w:eastAsia="Arial Narrow" w:hAnsi="Arial Narrow" w:cs="Arial Narrow"/>
          <w:color w:val="000000" w:themeColor="text1"/>
          <w:sz w:val="24"/>
          <w:szCs w:val="24"/>
        </w:rPr>
      </w:pPr>
    </w:p>
    <w:p w14:paraId="41EB1BEC" w14:textId="66514945" w:rsidR="31555546" w:rsidRDefault="6A8009E8" w:rsidP="60B74610">
      <w:pPr>
        <w:spacing w:after="0" w:line="240" w:lineRule="auto"/>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b/>
          <w:bCs/>
          <w:color w:val="000000" w:themeColor="text1"/>
          <w:sz w:val="24"/>
          <w:szCs w:val="24"/>
        </w:rPr>
        <w:t>RELATED LITERATURES</w:t>
      </w:r>
      <w:r w:rsidRPr="6A8009E8">
        <w:rPr>
          <w:rFonts w:ascii="Arial Narrow" w:eastAsia="Arial Narrow" w:hAnsi="Arial Narrow" w:cs="Arial Narrow"/>
          <w:color w:val="000000" w:themeColor="text1"/>
          <w:sz w:val="24"/>
          <w:szCs w:val="24"/>
        </w:rPr>
        <w:t xml:space="preserve"> </w:t>
      </w:r>
    </w:p>
    <w:p w14:paraId="255CDE36" w14:textId="7B1DB2A0" w:rsidR="639BD845" w:rsidRDefault="639BD845" w:rsidP="639BD845">
      <w:pPr>
        <w:spacing w:after="0" w:line="240" w:lineRule="auto"/>
        <w:jc w:val="both"/>
        <w:rPr>
          <w:rFonts w:ascii="Arial Narrow" w:eastAsia="Arial Narrow" w:hAnsi="Arial Narrow" w:cs="Arial Narrow"/>
          <w:color w:val="000000" w:themeColor="text1"/>
          <w:sz w:val="24"/>
          <w:szCs w:val="24"/>
        </w:rPr>
      </w:pPr>
    </w:p>
    <w:p w14:paraId="657B3DC7" w14:textId="2DE2F638" w:rsidR="31555546" w:rsidRDefault="6A8009E8" w:rsidP="60B74610">
      <w:pPr>
        <w:spacing w:after="0" w:line="240" w:lineRule="auto"/>
        <w:ind w:firstLine="720"/>
        <w:jc w:val="both"/>
        <w:rPr>
          <w:rFonts w:ascii="Arial Narrow" w:eastAsia="Arial Narrow" w:hAnsi="Arial Narrow" w:cs="Arial Narrow"/>
          <w:color w:val="000000" w:themeColor="text1"/>
          <w:sz w:val="24"/>
          <w:szCs w:val="24"/>
        </w:rPr>
      </w:pPr>
      <w:r w:rsidRPr="6A8009E8">
        <w:rPr>
          <w:rFonts w:ascii="Arial Narrow" w:eastAsia="Arial Narrow" w:hAnsi="Arial Narrow" w:cs="Arial Narrow"/>
          <w:color w:val="000000" w:themeColor="text1"/>
          <w:sz w:val="24"/>
          <w:szCs w:val="24"/>
        </w:rPr>
        <w:t>This study on IoT technologies for smart campuses is highly relevant to our project. As smart campuses are becoming more prevalent, they offer opportunities to enhance services and processes in universities. IoT plays a significant role in integrating technology into higher education, which aligns with our goal of improving communication through wireless solutions. By reviewing recent research on IoT in smart campuses, this study provides valuable insights into the technologies needed for such systems and highlights both the benefits and challenges that come with their implementation. Understanding these factors will guide the development and deployment of our own system. By analyzing IoT implementations in smart campuses, this study offers critical insights into the technological frameworks and infrastructure that will be essential for developing and optimizing our system. It also highlights the advantages IoT brings to enhancing user experiences and operational processes, which are key to ensuring the success of "ConsultEase."</w:t>
      </w:r>
    </w:p>
    <w:p w14:paraId="5901753A" w14:textId="1DC95B36" w:rsidR="639BD845" w:rsidRDefault="639BD845" w:rsidP="639BD845">
      <w:pPr>
        <w:spacing w:after="0" w:line="240" w:lineRule="auto"/>
        <w:ind w:firstLine="720"/>
        <w:jc w:val="both"/>
        <w:rPr>
          <w:rFonts w:ascii="Arial Narrow" w:eastAsia="Arial Narrow" w:hAnsi="Arial Narrow" w:cs="Arial Narrow"/>
          <w:color w:val="000000" w:themeColor="text1"/>
          <w:sz w:val="24"/>
          <w:szCs w:val="24"/>
        </w:rPr>
      </w:pPr>
    </w:p>
    <w:p w14:paraId="14B9CB6A" w14:textId="0A57A4DC" w:rsidR="639BD845" w:rsidRDefault="2F558C29" w:rsidP="60B74610">
      <w:pPr>
        <w:spacing w:line="240" w:lineRule="auto"/>
        <w:ind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This literature on IoT-based smart campuses is crucial to our project, for several reasons. First, it provides a foundation for understanding how IoT technologies can be effectively used to enhance communication and operational efficiency within educational institutions. Since our project aims to implement a wireless notification system, the findings of this research will guide us in selecting appropriate IoT solutions and understanding their potential benefits in a campus environment. By exploring both the opportunities and limitations of smart campus IoT systems, this literature informs key aspects of our project, from technical feasibility to practical considerations in real-world settings. It reinforces the relevance of our work in advancing modern, efficient communication solutions within the broader context of smart campus development.</w:t>
      </w:r>
    </w:p>
    <w:p w14:paraId="090495FE" w14:textId="10D48747" w:rsidR="31555546" w:rsidRDefault="2F558C29" w:rsidP="60B74610">
      <w:pPr>
        <w:spacing w:after="0" w:line="240" w:lineRule="auto"/>
        <w:ind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The discussion on the ESP32 highlights its suitability for developing IoT applications due to its powerful features like a dual-core processor, integrated Wi-Fi and Bluetooth, and low power consumption. Its capabilities enable multitasking and efficient communication, making it an ideal platform for educational IoT projects. The article highlights how IoT is increasingly integrated into educational systems, emphasizing the demand for IoT skills in the workforce. It provides a framework for educational tools and technologies that simplify IoT applications, focusing on student projects where they learn to design and implement IoT solutions. This is relevant because the ESP32 can handle the real-time data transmission and interactions needed for enhancing student-faculty consultations, supporting both hardware and software requirements for IoT-based communication systems. This aligns with your research on enhancing student-faculty interaction through IoT by offering insights into how IoT can support practical learning and improve processes within educational institutions, further validating the approach of using IoT in communication systems.</w:t>
      </w:r>
    </w:p>
    <w:p w14:paraId="2048B2CC" w14:textId="2234B32F" w:rsidR="48BF3F89" w:rsidRDefault="48BF3F89" w:rsidP="48BF3F89">
      <w:pPr>
        <w:spacing w:after="0" w:line="240" w:lineRule="auto"/>
        <w:ind w:firstLine="720"/>
        <w:jc w:val="both"/>
        <w:rPr>
          <w:rFonts w:ascii="Arial Narrow" w:eastAsia="Arial Narrow" w:hAnsi="Arial Narrow" w:cs="Arial Narrow"/>
          <w:color w:val="000000" w:themeColor="text1"/>
          <w:sz w:val="24"/>
          <w:szCs w:val="24"/>
        </w:rPr>
      </w:pPr>
    </w:p>
    <w:p w14:paraId="74EC38B5" w14:textId="03634C50" w:rsidR="31555546" w:rsidRDefault="2F558C29" w:rsidP="60B74610">
      <w:pPr>
        <w:spacing w:after="0" w:line="240" w:lineRule="auto"/>
        <w:ind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Raspberry Pi, a compact yet powerful minicomputer, has transformed the landscape of embedded systems and computing. Developed by the United Kingdom's Raspberry Pi Foundation, it was designed to inspire creativity and innovation among learners. Since its launch, the device has garnered extensive support from open-source communities, contributing to a wide range of operating systems, applications, and related technologies. Raspberry Pi has become a popular tool for researchers and scholars in embedded systems, powering numerous innovative projects. Constant upgrades in both hardware and software have turned it into a "full-fledged computer" capable of handling complex tasks efficiently. This review paper provides an overview of Raspberry Pi's evolution and its applications, serving as a valuable resource for students and developers in the open-source and embedded systems communities.</w:t>
      </w:r>
    </w:p>
    <w:p w14:paraId="26844C04" w14:textId="464264FD" w:rsidR="48BF3F89" w:rsidRDefault="48BF3F89" w:rsidP="48BF3F89">
      <w:pPr>
        <w:spacing w:after="0" w:line="240" w:lineRule="auto"/>
        <w:ind w:firstLine="720"/>
        <w:jc w:val="both"/>
        <w:rPr>
          <w:rFonts w:ascii="Arial Narrow" w:eastAsia="Arial Narrow" w:hAnsi="Arial Narrow" w:cs="Arial Narrow"/>
          <w:color w:val="000000" w:themeColor="text1"/>
          <w:sz w:val="24"/>
          <w:szCs w:val="24"/>
        </w:rPr>
      </w:pPr>
    </w:p>
    <w:p w14:paraId="0C09D5D9" w14:textId="7BAF64EF" w:rsidR="6A8009E8" w:rsidRDefault="2F558C29" w:rsidP="60B74610">
      <w:pPr>
        <w:spacing w:after="0" w:line="240" w:lineRule="auto"/>
        <w:ind w:firstLine="720"/>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color w:val="000000" w:themeColor="text1"/>
          <w:sz w:val="24"/>
          <w:szCs w:val="24"/>
        </w:rPr>
        <w:t>This article examines the application of Raspberry Pi as a server in client-server communication systems, specifically focusing on wireless communication in industries and educational settings. Traditional wired networks, while reliable, are often costly due to extensive cabling. In contrast, low-cost wireless networks are increasingly in demand for non-critical applications, such as temporary networks or areas requiring low data rates and extended battery life. By utilizing Raspberry Pi, the research explores its role as a file server, enabling multiple devices to connect, store, and manage files over a network while ensuring data security through user authentication. Additionally, the study demonstrates how Raspberry Pi, combined with ZigBee modules, can facilitate wireless communication, providing a practical solution for low-power, mobile network applications. This research highlights the versatility of Raspberry Pi in enabling cost effective wireless communication systems across various sectors.</w:t>
      </w:r>
    </w:p>
    <w:p w14:paraId="784F758D" w14:textId="22827E62" w:rsidR="301E26FF" w:rsidRDefault="301E26FF" w:rsidP="301E26FF">
      <w:pPr>
        <w:spacing w:after="0" w:line="240" w:lineRule="auto"/>
        <w:ind w:firstLine="720"/>
        <w:jc w:val="both"/>
        <w:rPr>
          <w:rFonts w:ascii="Arial Narrow" w:eastAsia="Arial Narrow" w:hAnsi="Arial Narrow" w:cs="Arial Narrow"/>
          <w:color w:val="000000" w:themeColor="text1"/>
          <w:sz w:val="24"/>
          <w:szCs w:val="24"/>
        </w:rPr>
      </w:pPr>
    </w:p>
    <w:p w14:paraId="60F0B1EF" w14:textId="6B63D2F1" w:rsidR="6A8009E8" w:rsidRDefault="2F558C29" w:rsidP="60B74610">
      <w:pPr>
        <w:spacing w:after="0" w:line="240" w:lineRule="auto"/>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b/>
          <w:bCs/>
          <w:color w:val="000000" w:themeColor="text1"/>
          <w:sz w:val="24"/>
          <w:szCs w:val="24"/>
        </w:rPr>
        <w:t>METHODOLOGY</w:t>
      </w:r>
    </w:p>
    <w:p w14:paraId="65B41828" w14:textId="095DCEB1" w:rsidR="6A8009E8" w:rsidRDefault="2F558C29" w:rsidP="60B74610">
      <w:pPr>
        <w:pStyle w:val="Heading1"/>
        <w:spacing w:before="81" w:after="0" w:line="240" w:lineRule="auto"/>
        <w:ind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This study employed a quantitative research methodology to assess the performance of the ConsultEase system through measurable user feedback. Using purposive sampling, data were gathered from students and faculty members at National University – Baliwag who were directly engaged with the system. A survey instrument, based on the ISO/IEC 25010 quality model, was used to evaluate key system attributes such as functional suitability, usability, reliability, maintainability, and security. The system was developed using an iterative approach that combined Rapid Application Development for software and Type 1 Prototyping for hardware, integrating technologies such as Raspberry Pi, ESP32, RFID/NFC, and Bluetooth. Data analysis involves descriptive statistics and thematic review of open-ended responses to determine user satisfaction and identify areas for improvement.</w:t>
      </w:r>
    </w:p>
    <w:p w14:paraId="5E859536" w14:textId="7DF9FCB7" w:rsidR="6A8009E8" w:rsidRDefault="6A8009E8" w:rsidP="60B74610">
      <w:pPr>
        <w:spacing w:line="240" w:lineRule="auto"/>
        <w:jc w:val="both"/>
      </w:pPr>
    </w:p>
    <w:p w14:paraId="5F2E32EC" w14:textId="47734910" w:rsidR="6A8009E8" w:rsidRDefault="2F558C29" w:rsidP="60B74610">
      <w:pPr>
        <w:pStyle w:val="Heading1"/>
        <w:spacing w:before="81" w:after="0" w:line="240" w:lineRule="auto"/>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b/>
          <w:bCs/>
          <w:color w:val="000000" w:themeColor="text1"/>
          <w:sz w:val="24"/>
          <w:szCs w:val="24"/>
        </w:rPr>
        <w:t>RESULTS AND DISCUSSION</w:t>
      </w:r>
    </w:p>
    <w:p w14:paraId="22201610" w14:textId="7AA81519" w:rsidR="0992BD15" w:rsidRDefault="0992BD15" w:rsidP="0992BD15"/>
    <w:p w14:paraId="7AAF76DE" w14:textId="5D46591C" w:rsidR="6A8009E8" w:rsidRDefault="2F558C29" w:rsidP="60B74610">
      <w:pPr>
        <w:pStyle w:val="Heading1"/>
        <w:spacing w:before="1" w:after="0" w:line="240" w:lineRule="auto"/>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b/>
          <w:bCs/>
          <w:color w:val="000000" w:themeColor="text1"/>
          <w:sz w:val="24"/>
          <w:szCs w:val="24"/>
        </w:rPr>
        <w:t>ACKNOWLEDGEMENT</w:t>
      </w:r>
    </w:p>
    <w:p w14:paraId="5917C94C" w14:textId="2E04D3F6" w:rsidR="6A8009E8" w:rsidRDefault="2F558C29" w:rsidP="60B74610">
      <w:pPr>
        <w:spacing w:line="240" w:lineRule="auto"/>
        <w:ind w:firstLine="720"/>
        <w:jc w:val="both"/>
        <w:rPr>
          <w:rFonts w:ascii="Arial Narrow" w:eastAsia="Arial Narrow" w:hAnsi="Arial Narrow" w:cs="Arial Narrow"/>
          <w:sz w:val="24"/>
          <w:szCs w:val="24"/>
          <w:lang w:val="en-GB"/>
        </w:rPr>
      </w:pPr>
      <w:r w:rsidRPr="2F558C29">
        <w:rPr>
          <w:rFonts w:ascii="Arial Narrow" w:eastAsia="Arial Narrow" w:hAnsi="Arial Narrow" w:cs="Arial Narrow"/>
          <w:sz w:val="24"/>
          <w:szCs w:val="24"/>
          <w:lang w:val="en-GB"/>
        </w:rPr>
        <w:t>This capstone project would not have been possible without the guidance, support, and encouragement of many individuals and institutions.</w:t>
      </w:r>
    </w:p>
    <w:p w14:paraId="4F457B00" w14:textId="3D6B46A6" w:rsidR="6A8009E8" w:rsidRDefault="2F558C29" w:rsidP="60B74610">
      <w:pPr>
        <w:spacing w:line="240" w:lineRule="auto"/>
        <w:ind w:firstLine="720"/>
        <w:jc w:val="both"/>
        <w:rPr>
          <w:rFonts w:ascii="Arial Narrow" w:eastAsia="Arial Narrow" w:hAnsi="Arial Narrow" w:cs="Arial Narrow"/>
          <w:sz w:val="24"/>
          <w:szCs w:val="24"/>
        </w:rPr>
      </w:pPr>
      <w:r w:rsidRPr="2F558C29">
        <w:rPr>
          <w:rFonts w:ascii="Arial Narrow" w:eastAsia="Arial Narrow" w:hAnsi="Arial Narrow" w:cs="Arial Narrow"/>
          <w:sz w:val="24"/>
          <w:szCs w:val="24"/>
        </w:rPr>
        <w:t xml:space="preserve">First and foremost, we offer our deepest gratitude to the </w:t>
      </w:r>
      <w:r w:rsidRPr="2F558C29">
        <w:rPr>
          <w:rFonts w:ascii="Arial Narrow" w:eastAsia="Arial Narrow" w:hAnsi="Arial Narrow" w:cs="Arial Narrow"/>
          <w:b/>
          <w:bCs/>
          <w:sz w:val="24"/>
          <w:szCs w:val="24"/>
        </w:rPr>
        <w:t>Lord Almighty</w:t>
      </w:r>
      <w:r w:rsidRPr="2F558C29">
        <w:rPr>
          <w:rFonts w:ascii="Arial Narrow" w:eastAsia="Arial Narrow" w:hAnsi="Arial Narrow" w:cs="Arial Narrow"/>
          <w:sz w:val="24"/>
          <w:szCs w:val="24"/>
        </w:rPr>
        <w:t xml:space="preserve"> for His divine guidance, strength, and blessings throughout the course of this capstone project. </w:t>
      </w:r>
    </w:p>
    <w:p w14:paraId="1DD6C4F7" w14:textId="226407E3" w:rsidR="6A8009E8" w:rsidRDefault="2F558C29" w:rsidP="60B74610">
      <w:pPr>
        <w:spacing w:line="240" w:lineRule="auto"/>
        <w:ind w:firstLine="720"/>
        <w:jc w:val="both"/>
        <w:rPr>
          <w:rFonts w:ascii="Arial Narrow" w:eastAsia="Arial Narrow" w:hAnsi="Arial Narrow" w:cs="Arial Narrow"/>
          <w:sz w:val="24"/>
          <w:szCs w:val="24"/>
        </w:rPr>
      </w:pPr>
      <w:r w:rsidRPr="2F558C29">
        <w:rPr>
          <w:rFonts w:ascii="Arial Narrow" w:eastAsia="Arial Narrow" w:hAnsi="Arial Narrow" w:cs="Arial Narrow"/>
          <w:sz w:val="24"/>
          <w:szCs w:val="24"/>
        </w:rPr>
        <w:t xml:space="preserve">To </w:t>
      </w:r>
      <w:r w:rsidRPr="2F558C29">
        <w:rPr>
          <w:rFonts w:ascii="Arial Narrow" w:eastAsia="Arial Narrow" w:hAnsi="Arial Narrow" w:cs="Arial Narrow"/>
          <w:b/>
          <w:bCs/>
          <w:sz w:val="24"/>
          <w:szCs w:val="24"/>
        </w:rPr>
        <w:t>Engr. Meizl Ann F. Manlupig</w:t>
      </w:r>
      <w:r w:rsidRPr="2F558C29">
        <w:rPr>
          <w:rFonts w:ascii="Arial Narrow" w:eastAsia="Arial Narrow" w:hAnsi="Arial Narrow" w:cs="Arial Narrow"/>
          <w:sz w:val="24"/>
          <w:szCs w:val="24"/>
        </w:rPr>
        <w:t>, our Capstone Subject Adviser, we thank you for your valuable support, constructive feedback, and guiding us throughout this journey. Without your guidance and dedication, this project would not have reached its full potential.</w:t>
      </w:r>
    </w:p>
    <w:p w14:paraId="58D3EE6A" w14:textId="0BB47D0F" w:rsidR="6A8009E8" w:rsidRDefault="2F558C29" w:rsidP="60B74610">
      <w:pPr>
        <w:spacing w:line="240" w:lineRule="auto"/>
        <w:ind w:firstLine="720"/>
        <w:jc w:val="both"/>
        <w:rPr>
          <w:rFonts w:ascii="Arial Narrow" w:eastAsia="Arial Narrow" w:hAnsi="Arial Narrow" w:cs="Arial Narrow"/>
          <w:sz w:val="24"/>
          <w:szCs w:val="24"/>
        </w:rPr>
      </w:pPr>
      <w:r w:rsidRPr="2F558C29">
        <w:rPr>
          <w:rFonts w:ascii="Arial Narrow" w:eastAsia="Arial Narrow" w:hAnsi="Arial Narrow" w:cs="Arial Narrow"/>
          <w:sz w:val="24"/>
          <w:szCs w:val="24"/>
        </w:rPr>
        <w:t xml:space="preserve">Our heartfelt thanks go to </w:t>
      </w:r>
      <w:r w:rsidRPr="2F558C29">
        <w:rPr>
          <w:rFonts w:ascii="Arial Narrow" w:eastAsia="Arial Narrow" w:hAnsi="Arial Narrow" w:cs="Arial Narrow"/>
          <w:b/>
          <w:bCs/>
          <w:sz w:val="24"/>
          <w:szCs w:val="24"/>
        </w:rPr>
        <w:t>Engr. Robert Justine S. Chavez</w:t>
      </w:r>
      <w:r w:rsidRPr="2F558C29">
        <w:rPr>
          <w:rFonts w:ascii="Arial Narrow" w:eastAsia="Arial Narrow" w:hAnsi="Arial Narrow" w:cs="Arial Narrow"/>
          <w:sz w:val="24"/>
          <w:szCs w:val="24"/>
        </w:rPr>
        <w:t>, our Project Adviser, for his technical expertise, patience, and encouragement, which helped us overcome numerous challenges and improved the quality of our work.</w:t>
      </w:r>
    </w:p>
    <w:p w14:paraId="1C1F5D03" w14:textId="77777777" w:rsidR="6A8009E8" w:rsidRDefault="2F558C29" w:rsidP="60B74610">
      <w:pPr>
        <w:spacing w:line="240" w:lineRule="auto"/>
        <w:ind w:firstLine="720"/>
        <w:jc w:val="both"/>
        <w:rPr>
          <w:rFonts w:ascii="Arial Narrow" w:eastAsia="Arial Narrow" w:hAnsi="Arial Narrow" w:cs="Arial Narrow"/>
          <w:sz w:val="24"/>
          <w:szCs w:val="24"/>
        </w:rPr>
      </w:pPr>
      <w:r w:rsidRPr="2F558C29">
        <w:rPr>
          <w:rFonts w:ascii="Arial Narrow" w:eastAsia="Arial Narrow" w:hAnsi="Arial Narrow" w:cs="Arial Narrow"/>
          <w:sz w:val="24"/>
          <w:szCs w:val="24"/>
        </w:rPr>
        <w:t xml:space="preserve">We are deeply grateful to all the </w:t>
      </w:r>
      <w:r w:rsidRPr="2F558C29">
        <w:rPr>
          <w:rFonts w:ascii="Arial Narrow" w:eastAsia="Arial Narrow" w:hAnsi="Arial Narrow" w:cs="Arial Narrow"/>
          <w:b/>
          <w:bCs/>
          <w:sz w:val="24"/>
          <w:szCs w:val="24"/>
        </w:rPr>
        <w:t>students and faculty members</w:t>
      </w:r>
      <w:r w:rsidRPr="2F558C29">
        <w:rPr>
          <w:rFonts w:ascii="Arial Narrow" w:eastAsia="Arial Narrow" w:hAnsi="Arial Narrow" w:cs="Arial Narrow"/>
          <w:sz w:val="24"/>
          <w:szCs w:val="24"/>
        </w:rPr>
        <w:t xml:space="preserve"> who participated in our survey and system evaluation. Your feedback was essential in shaping the effectiveness of our project.</w:t>
      </w:r>
    </w:p>
    <w:p w14:paraId="0E303C87" w14:textId="7C6575D4" w:rsidR="6A8009E8" w:rsidRDefault="2F558C29" w:rsidP="60B74610">
      <w:pPr>
        <w:spacing w:line="240" w:lineRule="auto"/>
        <w:ind w:firstLine="720"/>
        <w:jc w:val="both"/>
        <w:rPr>
          <w:rFonts w:ascii="Arial Narrow" w:eastAsia="Arial Narrow" w:hAnsi="Arial Narrow" w:cs="Arial Narrow"/>
          <w:sz w:val="24"/>
          <w:szCs w:val="24"/>
        </w:rPr>
      </w:pPr>
      <w:r w:rsidRPr="2F558C29">
        <w:rPr>
          <w:rFonts w:ascii="Arial Narrow" w:eastAsia="Arial Narrow" w:hAnsi="Arial Narrow" w:cs="Arial Narrow"/>
          <w:sz w:val="24"/>
          <w:szCs w:val="24"/>
        </w:rPr>
        <w:t xml:space="preserve">We also wish to acknowledge our </w:t>
      </w:r>
      <w:r w:rsidRPr="2F558C29">
        <w:rPr>
          <w:rFonts w:ascii="Arial Narrow" w:eastAsia="Arial Narrow" w:hAnsi="Arial Narrow" w:cs="Arial Narrow"/>
          <w:b/>
          <w:bCs/>
          <w:sz w:val="24"/>
          <w:szCs w:val="24"/>
        </w:rPr>
        <w:t>instructors and mentors</w:t>
      </w:r>
      <w:r w:rsidRPr="2F558C29">
        <w:rPr>
          <w:rFonts w:ascii="Arial Narrow" w:eastAsia="Arial Narrow" w:hAnsi="Arial Narrow" w:cs="Arial Narrow"/>
          <w:sz w:val="24"/>
          <w:szCs w:val="24"/>
        </w:rPr>
        <w:t xml:space="preserve"> at the School of Engineering and Technology – National University Baliwag, whose teachings and guidance provided us with the knowledge and confidence to pursue this project.</w:t>
      </w:r>
    </w:p>
    <w:p w14:paraId="14A69879" w14:textId="2BC5F747" w:rsidR="6A8009E8" w:rsidRDefault="2F558C29" w:rsidP="60B74610">
      <w:pPr>
        <w:spacing w:before="2" w:after="0" w:line="240" w:lineRule="auto"/>
        <w:ind w:firstLine="720"/>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sz w:val="24"/>
          <w:szCs w:val="24"/>
          <w:lang w:val="en-GB"/>
        </w:rPr>
        <w:t xml:space="preserve">Lastly, we extend our utmost gratitude to our </w:t>
      </w:r>
      <w:r w:rsidRPr="2F558C29">
        <w:rPr>
          <w:rFonts w:ascii="Arial Narrow" w:eastAsia="Arial Narrow" w:hAnsi="Arial Narrow" w:cs="Arial Narrow"/>
          <w:b/>
          <w:bCs/>
          <w:sz w:val="24"/>
          <w:szCs w:val="24"/>
          <w:lang w:val="en-GB"/>
        </w:rPr>
        <w:t>groupmates and beloved families</w:t>
      </w:r>
      <w:r w:rsidRPr="2F558C29">
        <w:rPr>
          <w:rFonts w:ascii="Arial Narrow" w:eastAsia="Arial Narrow" w:hAnsi="Arial Narrow" w:cs="Arial Narrow"/>
          <w:sz w:val="24"/>
          <w:szCs w:val="24"/>
          <w:lang w:val="en-GB"/>
        </w:rPr>
        <w:t xml:space="preserve">, whose unwavering support, sacrifices, and encouragement kept us strong and motivated throughout this endeavour. </w:t>
      </w:r>
      <w:r w:rsidRPr="2F558C29">
        <w:rPr>
          <w:rFonts w:ascii="Arial Narrow" w:eastAsia="Arial Narrow" w:hAnsi="Arial Narrow" w:cs="Arial Narrow"/>
          <w:sz w:val="24"/>
          <w:szCs w:val="24"/>
        </w:rPr>
        <w:t>We appreciate everyone who contributed to this journey</w:t>
      </w:r>
      <w:r w:rsidRPr="2F558C29">
        <w:rPr>
          <w:rFonts w:ascii="Arial Narrow" w:eastAsia="Arial Narrow" w:hAnsi="Arial Narrow" w:cs="Arial Narrow"/>
          <w:sz w:val="24"/>
          <w:szCs w:val="24"/>
          <w:lang w:val="en-GB"/>
        </w:rPr>
        <w:t>. Your presence made this journey worthwhile.</w:t>
      </w:r>
    </w:p>
    <w:p w14:paraId="576F007D" w14:textId="37888057" w:rsidR="3A47322A" w:rsidRDefault="3A47322A" w:rsidP="3A47322A">
      <w:pPr>
        <w:spacing w:before="2" w:after="0" w:line="240" w:lineRule="auto"/>
        <w:ind w:firstLine="720"/>
        <w:jc w:val="both"/>
        <w:rPr>
          <w:rFonts w:ascii="Arial Narrow" w:eastAsia="Arial Narrow" w:hAnsi="Arial Narrow" w:cs="Arial Narrow"/>
          <w:sz w:val="24"/>
          <w:szCs w:val="24"/>
          <w:lang w:val="en-GB"/>
        </w:rPr>
      </w:pPr>
    </w:p>
    <w:p w14:paraId="570CCBE2" w14:textId="1C25228F" w:rsidR="6A8009E8" w:rsidRDefault="2F558C29" w:rsidP="60B74610">
      <w:pPr>
        <w:spacing w:before="2" w:after="0" w:line="240" w:lineRule="auto"/>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b/>
          <w:bCs/>
          <w:color w:val="000000" w:themeColor="text1"/>
          <w:sz w:val="24"/>
          <w:szCs w:val="24"/>
        </w:rPr>
        <w:t>REFERENCES</w:t>
      </w:r>
    </w:p>
    <w:p w14:paraId="057C1BC5" w14:textId="0C14D9EB" w:rsidR="458BE50E" w:rsidRDefault="04A3392E" w:rsidP="60B74610">
      <w:pPr>
        <w:numPr>
          <w:ilvl w:val="0"/>
          <w:numId w:val="44"/>
        </w:numPr>
        <w:spacing w:before="2" w:after="0" w:line="240" w:lineRule="auto"/>
        <w:ind w:firstLine="720"/>
        <w:jc w:val="both"/>
        <w:rPr>
          <w:rFonts w:ascii="Arial Narrow" w:eastAsia="Arial Narrow" w:hAnsi="Arial Narrow" w:cs="Arial Narrow"/>
          <w:i/>
          <w:iCs/>
          <w:color w:val="000000" w:themeColor="text1"/>
          <w:sz w:val="24"/>
          <w:szCs w:val="24"/>
        </w:rPr>
      </w:pPr>
      <w:r w:rsidRPr="04A3392E">
        <w:rPr>
          <w:rFonts w:ascii="Arial Narrow" w:eastAsia="Arial Narrow" w:hAnsi="Arial Narrow" w:cs="Arial Narrow"/>
          <w:color w:val="000000" w:themeColor="text1"/>
          <w:sz w:val="24"/>
          <w:szCs w:val="24"/>
        </w:rPr>
        <w:t>Cavus, N., Mrwebi, S. E., Ibrahim, I., Modupeola, T., &amp; Reeves, A. Y. (2022). Internet of things and its applications to smart campus: A systematic literature review.</w:t>
      </w:r>
      <w:r w:rsidRPr="04A3392E">
        <w:rPr>
          <w:rFonts w:ascii="Arial Narrow" w:eastAsia="Arial Narrow" w:hAnsi="Arial Narrow" w:cs="Arial Narrow"/>
          <w:i/>
          <w:iCs/>
          <w:color w:val="000000" w:themeColor="text1"/>
          <w:sz w:val="24"/>
          <w:szCs w:val="24"/>
        </w:rPr>
        <w:t xml:space="preserve"> International Journal of </w:t>
      </w:r>
    </w:p>
    <w:p w14:paraId="1CABBF82" w14:textId="532CA125" w:rsidR="458BE50E" w:rsidRDefault="04A3392E" w:rsidP="60B74610">
      <w:pPr>
        <w:spacing w:before="2" w:after="0" w:line="240" w:lineRule="auto"/>
        <w:ind w:firstLine="720"/>
        <w:jc w:val="both"/>
        <w:rPr>
          <w:rFonts w:ascii="Arial Narrow" w:eastAsia="Arial Narrow" w:hAnsi="Arial Narrow" w:cs="Arial Narrow"/>
          <w:color w:val="000000" w:themeColor="text1"/>
          <w:sz w:val="24"/>
          <w:szCs w:val="24"/>
        </w:rPr>
      </w:pPr>
      <w:r w:rsidRPr="04A3392E">
        <w:rPr>
          <w:rFonts w:ascii="Arial Narrow" w:eastAsia="Arial Narrow" w:hAnsi="Arial Narrow" w:cs="Arial Narrow"/>
          <w:i/>
          <w:iCs/>
          <w:color w:val="000000" w:themeColor="text1"/>
          <w:sz w:val="24"/>
          <w:szCs w:val="24"/>
        </w:rPr>
        <w:t xml:space="preserve">Interactive </w:t>
      </w:r>
      <w:r w:rsidR="458BE50E">
        <w:tab/>
      </w:r>
      <w:r w:rsidRPr="04A3392E">
        <w:rPr>
          <w:rFonts w:ascii="Arial Narrow" w:eastAsia="Arial Narrow" w:hAnsi="Arial Narrow" w:cs="Arial Narrow"/>
          <w:i/>
          <w:iCs/>
          <w:color w:val="000000" w:themeColor="text1"/>
          <w:sz w:val="24"/>
          <w:szCs w:val="24"/>
        </w:rPr>
        <w:t xml:space="preserve">Mobile </w:t>
      </w:r>
      <w:r w:rsidR="458BE50E">
        <w:tab/>
      </w:r>
      <w:r w:rsidRPr="04A3392E">
        <w:rPr>
          <w:rFonts w:ascii="Arial Narrow" w:eastAsia="Arial Narrow" w:hAnsi="Arial Narrow" w:cs="Arial Narrow"/>
          <w:i/>
          <w:iCs/>
          <w:color w:val="000000" w:themeColor="text1"/>
          <w:sz w:val="24"/>
          <w:szCs w:val="24"/>
        </w:rPr>
        <w:t xml:space="preserve">Technologies </w:t>
      </w:r>
      <w:r w:rsidR="458BE50E">
        <w:tab/>
      </w:r>
      <w:r w:rsidRPr="04A3392E">
        <w:rPr>
          <w:rFonts w:ascii="Arial Narrow" w:eastAsia="Arial Narrow" w:hAnsi="Arial Narrow" w:cs="Arial Narrow"/>
          <w:i/>
          <w:iCs/>
          <w:color w:val="000000" w:themeColor="text1"/>
          <w:sz w:val="24"/>
          <w:szCs w:val="24"/>
        </w:rPr>
        <w:t>(iJIM),</w:t>
      </w:r>
      <w:r w:rsidRPr="04A3392E">
        <w:rPr>
          <w:rFonts w:ascii="Arial Narrow" w:eastAsia="Arial Narrow" w:hAnsi="Arial Narrow" w:cs="Arial Narrow"/>
          <w:color w:val="000000" w:themeColor="text1"/>
          <w:sz w:val="24"/>
          <w:szCs w:val="24"/>
        </w:rPr>
        <w:t xml:space="preserve"> </w:t>
      </w:r>
      <w:r w:rsidR="458BE50E">
        <w:tab/>
      </w:r>
      <w:r w:rsidRPr="04A3392E">
        <w:rPr>
          <w:rFonts w:ascii="Arial Narrow" w:eastAsia="Arial Narrow" w:hAnsi="Arial Narrow" w:cs="Arial Narrow"/>
          <w:color w:val="000000" w:themeColor="text1"/>
          <w:sz w:val="24"/>
          <w:szCs w:val="24"/>
        </w:rPr>
        <w:t xml:space="preserve">16(23), </w:t>
      </w:r>
      <w:r w:rsidR="458BE50E">
        <w:tab/>
      </w:r>
      <w:r w:rsidRPr="04A3392E">
        <w:rPr>
          <w:rFonts w:ascii="Arial Narrow" w:eastAsia="Arial Narrow" w:hAnsi="Arial Narrow" w:cs="Arial Narrow"/>
          <w:color w:val="000000" w:themeColor="text1"/>
          <w:sz w:val="24"/>
          <w:szCs w:val="24"/>
        </w:rPr>
        <w:t xml:space="preserve">17–35. Retrieved from:  </w:t>
      </w:r>
      <w:r w:rsidR="458BE50E">
        <w:tab/>
      </w:r>
    </w:p>
    <w:p w14:paraId="01E8C700" w14:textId="5D0896EE" w:rsidR="458BE50E" w:rsidRDefault="04A3392E" w:rsidP="60B74610">
      <w:pPr>
        <w:spacing w:before="2" w:after="0" w:line="240" w:lineRule="auto"/>
        <w:ind w:firstLine="720"/>
        <w:jc w:val="both"/>
        <w:rPr>
          <w:rFonts w:ascii="Arial Narrow" w:eastAsia="Arial Narrow" w:hAnsi="Arial Narrow" w:cs="Arial Narrow"/>
          <w:sz w:val="24"/>
          <w:szCs w:val="24"/>
        </w:rPr>
      </w:pPr>
      <w:hyperlink r:id="rId78">
        <w:r w:rsidRPr="04A3392E">
          <w:rPr>
            <w:rStyle w:val="Hyperlink"/>
            <w:rFonts w:ascii="Arial Narrow" w:eastAsia="Arial Narrow" w:hAnsi="Arial Narrow" w:cs="Arial Narrow"/>
            <w:sz w:val="24"/>
            <w:szCs w:val="24"/>
            <w:u w:val="none"/>
          </w:rPr>
          <w:t>https://doi.org/10.3991/ijim.v16i23.36215</w:t>
        </w:r>
      </w:hyperlink>
    </w:p>
    <w:p w14:paraId="459189C2" w14:textId="0EB20925" w:rsidR="458BE50E" w:rsidRDefault="04A3392E" w:rsidP="60B74610">
      <w:pPr>
        <w:numPr>
          <w:ilvl w:val="0"/>
          <w:numId w:val="43"/>
        </w:numPr>
        <w:spacing w:before="2" w:after="0" w:line="240" w:lineRule="auto"/>
        <w:ind w:firstLine="720"/>
        <w:jc w:val="both"/>
        <w:rPr>
          <w:rFonts w:ascii="Arial Narrow" w:eastAsia="Arial Narrow" w:hAnsi="Arial Narrow" w:cs="Arial Narrow"/>
          <w:sz w:val="24"/>
          <w:szCs w:val="24"/>
        </w:rPr>
      </w:pPr>
      <w:r w:rsidRPr="04A3392E">
        <w:rPr>
          <w:rFonts w:ascii="Arial Narrow" w:eastAsia="Arial Narrow" w:hAnsi="Arial Narrow" w:cs="Arial Narrow"/>
          <w:color w:val="000000" w:themeColor="text1"/>
          <w:sz w:val="24"/>
          <w:szCs w:val="24"/>
        </w:rPr>
        <w:t xml:space="preserve">Cheah, W. Z., Jegatheesan, J., &amp; Loon, S. C. (2023). Exploring IoT Applications using Raspberry Pi. </w:t>
      </w:r>
      <w:r w:rsidRPr="04A3392E">
        <w:rPr>
          <w:rFonts w:ascii="Arial Narrow" w:eastAsia="Arial Narrow" w:hAnsi="Arial Narrow" w:cs="Arial Narrow"/>
          <w:i/>
          <w:iCs/>
          <w:color w:val="000000" w:themeColor="text1"/>
          <w:sz w:val="24"/>
          <w:szCs w:val="24"/>
        </w:rPr>
        <w:t>International Journal of Computer Networks and Applications (IJCNA)</w:t>
      </w:r>
      <w:r w:rsidRPr="04A3392E">
        <w:rPr>
          <w:rFonts w:ascii="Arial Narrow" w:eastAsia="Arial Narrow" w:hAnsi="Arial Narrow" w:cs="Arial Narrow"/>
          <w:color w:val="000000" w:themeColor="text1"/>
          <w:sz w:val="24"/>
          <w:szCs w:val="24"/>
        </w:rPr>
        <w:t xml:space="preserve">, 2(1), 27–34.  Retrieved from: </w:t>
      </w:r>
      <w:hyperlink r:id="rId79">
        <w:r w:rsidRPr="04A3392E">
          <w:rPr>
            <w:rStyle w:val="Hyperlink"/>
            <w:rFonts w:ascii="Arial Narrow" w:eastAsia="Arial Narrow" w:hAnsi="Arial Narrow" w:cs="Arial Narrow"/>
            <w:sz w:val="24"/>
            <w:szCs w:val="24"/>
            <w:u w:val="none"/>
          </w:rPr>
          <w:t>https://www.ijcna.org/abstract.php?id=17</w:t>
        </w:r>
      </w:hyperlink>
    </w:p>
    <w:p w14:paraId="6AE01DA0" w14:textId="1417F715" w:rsidR="458BE50E" w:rsidRDefault="04A3392E" w:rsidP="60B74610">
      <w:pPr>
        <w:numPr>
          <w:ilvl w:val="0"/>
          <w:numId w:val="43"/>
        </w:numPr>
        <w:spacing w:before="2" w:after="0" w:line="240" w:lineRule="auto"/>
        <w:ind w:firstLine="720"/>
        <w:jc w:val="both"/>
        <w:rPr>
          <w:rFonts w:ascii="Arial Narrow" w:eastAsia="Arial Narrow" w:hAnsi="Arial Narrow" w:cs="Arial Narrow"/>
          <w:sz w:val="24"/>
          <w:szCs w:val="24"/>
        </w:rPr>
      </w:pPr>
      <w:r w:rsidRPr="04A3392E">
        <w:rPr>
          <w:rFonts w:ascii="Arial Narrow" w:eastAsia="Arial Narrow" w:hAnsi="Arial Narrow" w:cs="Arial Narrow"/>
          <w:color w:val="000000" w:themeColor="text1"/>
          <w:sz w:val="24"/>
          <w:szCs w:val="24"/>
        </w:rPr>
        <w:t xml:space="preserve">Darko, H., Tone, L., Mitja, T., &amp; Oto, T. (2023). Design and implementation of ESP32-based IoT devices. IoT Sensors and Technologies for Education, 23(15). Retrieved from: </w:t>
      </w:r>
      <w:hyperlink r:id="rId80" w:anchor="metrics">
        <w:r w:rsidRPr="04A3392E">
          <w:rPr>
            <w:rStyle w:val="Hyperlink"/>
            <w:rFonts w:ascii="Arial Narrow" w:eastAsia="Arial Narrow" w:hAnsi="Arial Narrow" w:cs="Arial Narrow"/>
            <w:sz w:val="24"/>
            <w:szCs w:val="24"/>
            <w:u w:val="none"/>
          </w:rPr>
          <w:t>https://www.mdpi.com/1424-8220/23/15/6739#metrics</w:t>
        </w:r>
      </w:hyperlink>
    </w:p>
    <w:p w14:paraId="1DE88180" w14:textId="72109BD1" w:rsidR="458BE50E" w:rsidRDefault="04A3392E" w:rsidP="60B74610">
      <w:pPr>
        <w:numPr>
          <w:ilvl w:val="0"/>
          <w:numId w:val="43"/>
        </w:numPr>
        <w:spacing w:before="2" w:after="0" w:line="240" w:lineRule="auto"/>
        <w:ind w:firstLine="720"/>
        <w:jc w:val="both"/>
        <w:rPr>
          <w:rFonts w:ascii="Arial Narrow" w:eastAsia="Arial Narrow" w:hAnsi="Arial Narrow" w:cs="Arial Narrow"/>
          <w:sz w:val="24"/>
          <w:szCs w:val="24"/>
        </w:rPr>
      </w:pPr>
      <w:r w:rsidRPr="04A3392E">
        <w:rPr>
          <w:rFonts w:ascii="Arial Narrow" w:eastAsia="Arial Narrow" w:hAnsi="Arial Narrow" w:cs="Arial Narrow"/>
          <w:color w:val="000000" w:themeColor="text1"/>
          <w:sz w:val="24"/>
          <w:szCs w:val="24"/>
        </w:rPr>
        <w:t xml:space="preserve"> Hirak, D. G., L, S., &amp; Gaurav, A. (2020). A review paper on Raspberry Pi and its applications. </w:t>
      </w:r>
      <w:r w:rsidRPr="04A3392E">
        <w:rPr>
          <w:rFonts w:ascii="Arial Narrow" w:eastAsia="Arial Narrow" w:hAnsi="Arial Narrow" w:cs="Arial Narrow"/>
          <w:i/>
          <w:iCs/>
          <w:color w:val="000000" w:themeColor="text1"/>
          <w:sz w:val="24"/>
          <w:szCs w:val="24"/>
        </w:rPr>
        <w:t>International Journal of Advances in Engineering and Management (IJAEM)</w:t>
      </w:r>
      <w:r w:rsidRPr="04A3392E">
        <w:rPr>
          <w:rFonts w:ascii="Arial Narrow" w:eastAsia="Arial Narrow" w:hAnsi="Arial Narrow" w:cs="Arial Narrow"/>
          <w:color w:val="000000" w:themeColor="text1"/>
          <w:sz w:val="24"/>
          <w:szCs w:val="24"/>
        </w:rPr>
        <w:t>, 2(12), 225-227. Retrieved from:</w:t>
      </w:r>
      <w:hyperlink r:id="rId81">
        <w:r w:rsidRPr="04A3392E">
          <w:rPr>
            <w:rStyle w:val="Hyperlink"/>
            <w:rFonts w:ascii="Arial Narrow" w:eastAsia="Arial Narrow" w:hAnsi="Arial Narrow" w:cs="Arial Narrow"/>
            <w:sz w:val="24"/>
            <w:szCs w:val="24"/>
            <w:u w:val="none"/>
          </w:rPr>
          <w:t>https://ijaem.net/issue_dcp/A%20Review%20Paper%20on%20Raspberry%20Pi%20and%20its%20Applications.pdf</w:t>
        </w:r>
      </w:hyperlink>
    </w:p>
    <w:p w14:paraId="5CA023C4" w14:textId="681CA41C" w:rsidR="458BE50E" w:rsidRDefault="04A3392E" w:rsidP="60B74610">
      <w:pPr>
        <w:numPr>
          <w:ilvl w:val="0"/>
          <w:numId w:val="43"/>
        </w:numPr>
        <w:spacing w:before="2" w:after="0" w:line="240" w:lineRule="auto"/>
        <w:ind w:firstLine="720"/>
        <w:jc w:val="both"/>
        <w:rPr>
          <w:rFonts w:ascii="Arial Narrow" w:eastAsia="Arial Narrow" w:hAnsi="Arial Narrow" w:cs="Arial Narrow"/>
          <w:color w:val="000000" w:themeColor="text1"/>
          <w:sz w:val="24"/>
          <w:szCs w:val="24"/>
        </w:rPr>
      </w:pPr>
      <w:r w:rsidRPr="04A3392E">
        <w:rPr>
          <w:rFonts w:ascii="Arial Narrow" w:eastAsia="Arial Narrow" w:hAnsi="Arial Narrow" w:cs="Arial Narrow"/>
          <w:color w:val="000000" w:themeColor="text1"/>
          <w:sz w:val="24"/>
          <w:szCs w:val="24"/>
        </w:rPr>
        <w:t xml:space="preserve">Jiban, S., Joy, N., &amp; Anirban, K. (2022). Implementation of wireless communication using (HC-05) </w:t>
      </w:r>
    </w:p>
    <w:p w14:paraId="4B67C932" w14:textId="6F486F94" w:rsidR="458BE50E" w:rsidRDefault="04A3392E" w:rsidP="60B74610">
      <w:pPr>
        <w:spacing w:before="2" w:after="0" w:line="240" w:lineRule="auto"/>
        <w:ind w:firstLine="720"/>
        <w:jc w:val="both"/>
        <w:rPr>
          <w:rFonts w:ascii="Arial Narrow" w:eastAsia="Arial Narrow" w:hAnsi="Arial Narrow" w:cs="Arial Narrow"/>
          <w:sz w:val="24"/>
          <w:szCs w:val="24"/>
        </w:rPr>
      </w:pPr>
      <w:r w:rsidRPr="04A3392E">
        <w:rPr>
          <w:rFonts w:ascii="Arial Narrow" w:eastAsia="Arial Narrow" w:hAnsi="Arial Narrow" w:cs="Arial Narrow"/>
          <w:color w:val="000000" w:themeColor="text1"/>
          <w:sz w:val="24"/>
          <w:szCs w:val="24"/>
        </w:rPr>
        <w:t xml:space="preserve">Bluetooth module with MATLAB Gui. International Journal of Engineering Research &amp; </w:t>
      </w:r>
      <w:r w:rsidR="458BE50E">
        <w:tab/>
      </w:r>
      <w:r w:rsidRPr="04A3392E">
        <w:rPr>
          <w:rFonts w:ascii="Arial Narrow" w:eastAsia="Arial Narrow" w:hAnsi="Arial Narrow" w:cs="Arial Narrow"/>
          <w:color w:val="000000" w:themeColor="text1"/>
          <w:sz w:val="24"/>
          <w:szCs w:val="24"/>
        </w:rPr>
        <w:t>Technology (IJERT), Pane, 10(7). Retrieved from:</w:t>
      </w:r>
      <w:r w:rsidR="458BE50E">
        <w:tab/>
      </w:r>
      <w:r w:rsidRPr="04A3392E">
        <w:rPr>
          <w:rFonts w:ascii="Arial Narrow" w:eastAsia="Arial Narrow" w:hAnsi="Arial Narrow" w:cs="Arial Narrow"/>
          <w:color w:val="000000" w:themeColor="text1"/>
          <w:sz w:val="24"/>
          <w:szCs w:val="24"/>
        </w:rPr>
        <w:t xml:space="preserve"> </w:t>
      </w:r>
    </w:p>
    <w:p w14:paraId="47E1D8C1" w14:textId="07B2B782" w:rsidR="458BE50E" w:rsidRDefault="04A3392E" w:rsidP="60B74610">
      <w:pPr>
        <w:spacing w:before="2" w:after="0" w:line="240" w:lineRule="auto"/>
        <w:ind w:firstLine="720"/>
        <w:jc w:val="both"/>
        <w:rPr>
          <w:rFonts w:ascii="Arial Narrow" w:eastAsia="Arial Narrow" w:hAnsi="Arial Narrow" w:cs="Arial Narrow"/>
          <w:sz w:val="24"/>
          <w:szCs w:val="24"/>
        </w:rPr>
      </w:pPr>
      <w:hyperlink r:id="rId82">
        <w:r w:rsidRPr="04A3392E">
          <w:rPr>
            <w:rStyle w:val="Hyperlink"/>
            <w:rFonts w:ascii="Arial Narrow" w:eastAsia="Arial Narrow" w:hAnsi="Arial Narrow" w:cs="Arial Narrow"/>
            <w:sz w:val="24"/>
            <w:szCs w:val="24"/>
            <w:u w:val="none"/>
          </w:rPr>
          <w:t xml:space="preserve">https://www.ijert.org/implementationof-wireless-communication-using-hc-05-bluetooth </w:t>
        </w:r>
      </w:hyperlink>
      <w:r w:rsidR="458BE50E">
        <w:tab/>
      </w:r>
      <w:r w:rsidRPr="04A3392E">
        <w:rPr>
          <w:rStyle w:val="Hyperlink"/>
          <w:rFonts w:ascii="Arial Narrow" w:eastAsia="Arial Narrow" w:hAnsi="Arial Narrow" w:cs="Arial Narrow"/>
          <w:sz w:val="24"/>
          <w:szCs w:val="24"/>
          <w:u w:val="none"/>
        </w:rPr>
        <w:t>module-with-matlab-gui</w:t>
      </w:r>
    </w:p>
    <w:p w14:paraId="1810471C" w14:textId="65590E1F" w:rsidR="458BE50E" w:rsidRDefault="458BE50E" w:rsidP="60B74610">
      <w:pPr>
        <w:spacing w:before="2" w:after="0" w:line="240" w:lineRule="auto"/>
        <w:jc w:val="both"/>
        <w:rPr>
          <w:rFonts w:ascii="Arial Narrow" w:eastAsia="Arial Narrow" w:hAnsi="Arial Narrow" w:cs="Arial Narrow"/>
          <w:sz w:val="24"/>
          <w:szCs w:val="24"/>
        </w:rPr>
      </w:pPr>
    </w:p>
    <w:p w14:paraId="7484E9FA" w14:textId="56343E08" w:rsidR="458BE50E" w:rsidRDefault="458BE50E" w:rsidP="60B74610">
      <w:pPr>
        <w:spacing w:before="2" w:after="0" w:line="240" w:lineRule="auto"/>
        <w:ind w:firstLine="720"/>
        <w:jc w:val="both"/>
        <w:rPr>
          <w:rFonts w:ascii="Arial Narrow" w:eastAsia="Arial Narrow" w:hAnsi="Arial Narrow" w:cs="Arial Narrow"/>
          <w:sz w:val="24"/>
          <w:szCs w:val="24"/>
        </w:rPr>
      </w:pPr>
    </w:p>
    <w:p w14:paraId="7FE0F12C" w14:textId="268BEB33" w:rsidR="458BE50E" w:rsidRDefault="2F558C29" w:rsidP="60B74610">
      <w:pPr>
        <w:pStyle w:val="Heading1"/>
        <w:spacing w:before="0" w:after="0" w:line="240" w:lineRule="auto"/>
        <w:jc w:val="both"/>
        <w:rPr>
          <w:rFonts w:ascii="Arial Narrow" w:eastAsia="Arial Narrow" w:hAnsi="Arial Narrow" w:cs="Arial Narrow"/>
          <w:b/>
          <w:bCs/>
          <w:color w:val="000000" w:themeColor="text1"/>
          <w:sz w:val="24"/>
          <w:szCs w:val="24"/>
        </w:rPr>
      </w:pPr>
      <w:r w:rsidRPr="2F558C29">
        <w:rPr>
          <w:rFonts w:ascii="Arial Narrow" w:eastAsia="Arial Narrow" w:hAnsi="Arial Narrow" w:cs="Arial Narrow"/>
          <w:b/>
          <w:bCs/>
          <w:color w:val="000000" w:themeColor="text1"/>
          <w:sz w:val="24"/>
          <w:szCs w:val="24"/>
        </w:rPr>
        <w:t>ABOUT THE AUTHORS</w:t>
      </w:r>
    </w:p>
    <w:p w14:paraId="26FDDB3D" w14:textId="495763F0" w:rsidR="3A47322A" w:rsidRDefault="3A47322A" w:rsidP="3A47322A"/>
    <w:p w14:paraId="69E5D24C" w14:textId="561AF8E1" w:rsidR="458BE50E" w:rsidRDefault="2F558C29" w:rsidP="60B74610">
      <w:pPr>
        <w:spacing w:after="0" w:line="240" w:lineRule="auto"/>
        <w:ind w:left="221" w:right="108"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Rodelio T. Garcia Jr. a 3</w:t>
      </w:r>
      <w:r w:rsidRPr="2F558C29">
        <w:rPr>
          <w:rFonts w:ascii="Arial Narrow" w:eastAsia="Arial Narrow" w:hAnsi="Arial Narrow" w:cs="Arial Narrow"/>
          <w:color w:val="000000" w:themeColor="text1"/>
          <w:sz w:val="24"/>
          <w:szCs w:val="24"/>
          <w:vertAlign w:val="superscript"/>
        </w:rPr>
        <w:t>rd</w:t>
      </w:r>
      <w:r w:rsidRPr="2F558C29">
        <w:rPr>
          <w:rFonts w:ascii="Arial Narrow" w:eastAsia="Arial Narrow" w:hAnsi="Arial Narrow" w:cs="Arial Narrow"/>
          <w:color w:val="000000" w:themeColor="text1"/>
          <w:sz w:val="24"/>
          <w:szCs w:val="24"/>
        </w:rPr>
        <w:t xml:space="preserve"> year student at National University - Baliwag taking Bachelor of Science in Computer Engineering</w:t>
      </w:r>
    </w:p>
    <w:p w14:paraId="056184B4" w14:textId="579D9C3D" w:rsidR="3A47322A" w:rsidRDefault="3A47322A" w:rsidP="3A47322A">
      <w:pPr>
        <w:spacing w:after="0" w:line="240" w:lineRule="auto"/>
        <w:ind w:left="221" w:right="108" w:firstLine="720"/>
        <w:jc w:val="both"/>
        <w:rPr>
          <w:rFonts w:ascii="Arial Narrow" w:eastAsia="Arial Narrow" w:hAnsi="Arial Narrow" w:cs="Arial Narrow"/>
          <w:color w:val="000000" w:themeColor="text1"/>
          <w:sz w:val="24"/>
          <w:szCs w:val="24"/>
        </w:rPr>
      </w:pPr>
    </w:p>
    <w:p w14:paraId="0BC6D0AB" w14:textId="163F1945" w:rsidR="458BE50E" w:rsidRDefault="2F558C29" w:rsidP="60B74610">
      <w:pPr>
        <w:spacing w:after="0" w:line="240" w:lineRule="auto"/>
        <w:ind w:left="221" w:right="108"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Jerome Christian V. Ibon a 3</w:t>
      </w:r>
      <w:r w:rsidRPr="2F558C29">
        <w:rPr>
          <w:rFonts w:ascii="Arial Narrow" w:eastAsia="Arial Narrow" w:hAnsi="Arial Narrow" w:cs="Arial Narrow"/>
          <w:color w:val="000000" w:themeColor="text1"/>
          <w:sz w:val="24"/>
          <w:szCs w:val="24"/>
          <w:vertAlign w:val="superscript"/>
        </w:rPr>
        <w:t>rd</w:t>
      </w:r>
      <w:r w:rsidRPr="2F558C29">
        <w:rPr>
          <w:rFonts w:ascii="Arial Narrow" w:eastAsia="Arial Narrow" w:hAnsi="Arial Narrow" w:cs="Arial Narrow"/>
          <w:color w:val="000000" w:themeColor="text1"/>
          <w:sz w:val="24"/>
          <w:szCs w:val="24"/>
        </w:rPr>
        <w:t xml:space="preserve"> year student at National University - Baliwag taking Bachelor of Science in Computer Engineering</w:t>
      </w:r>
    </w:p>
    <w:p w14:paraId="45A42696" w14:textId="68638957" w:rsidR="6E84316C" w:rsidRDefault="6E84316C" w:rsidP="6E84316C">
      <w:pPr>
        <w:spacing w:after="0" w:line="240" w:lineRule="auto"/>
        <w:ind w:left="221" w:right="108" w:firstLine="720"/>
        <w:jc w:val="both"/>
        <w:rPr>
          <w:rFonts w:ascii="Arial Narrow" w:eastAsia="Arial Narrow" w:hAnsi="Arial Narrow" w:cs="Arial Narrow"/>
          <w:color w:val="000000" w:themeColor="text1"/>
          <w:sz w:val="24"/>
          <w:szCs w:val="24"/>
        </w:rPr>
      </w:pPr>
    </w:p>
    <w:p w14:paraId="0191E69B" w14:textId="25F9E8A9" w:rsidR="458BE50E" w:rsidRDefault="2F558C29" w:rsidP="60B74610">
      <w:pPr>
        <w:spacing w:after="0" w:line="240" w:lineRule="auto"/>
        <w:ind w:left="221" w:right="108"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Alaiza Denice V. Moises a 3</w:t>
      </w:r>
      <w:r w:rsidRPr="2F558C29">
        <w:rPr>
          <w:rFonts w:ascii="Arial Narrow" w:eastAsia="Arial Narrow" w:hAnsi="Arial Narrow" w:cs="Arial Narrow"/>
          <w:color w:val="000000" w:themeColor="text1"/>
          <w:sz w:val="24"/>
          <w:szCs w:val="24"/>
          <w:vertAlign w:val="superscript"/>
        </w:rPr>
        <w:t>rd</w:t>
      </w:r>
      <w:r w:rsidRPr="2F558C29">
        <w:rPr>
          <w:rFonts w:ascii="Arial Narrow" w:eastAsia="Arial Narrow" w:hAnsi="Arial Narrow" w:cs="Arial Narrow"/>
          <w:color w:val="000000" w:themeColor="text1"/>
          <w:sz w:val="24"/>
          <w:szCs w:val="24"/>
        </w:rPr>
        <w:t xml:space="preserve"> year student at National University - Baliwag taking Bachelor of Science in Computer Engineering</w:t>
      </w:r>
    </w:p>
    <w:p w14:paraId="1DFF8F63" w14:textId="2E0AC810" w:rsidR="6E84316C" w:rsidRDefault="6E84316C" w:rsidP="6E84316C">
      <w:pPr>
        <w:spacing w:after="0" w:line="240" w:lineRule="auto"/>
        <w:ind w:left="221" w:right="108" w:firstLine="720"/>
        <w:jc w:val="both"/>
        <w:rPr>
          <w:rFonts w:ascii="Arial Narrow" w:eastAsia="Arial Narrow" w:hAnsi="Arial Narrow" w:cs="Arial Narrow"/>
          <w:color w:val="000000" w:themeColor="text1"/>
          <w:sz w:val="24"/>
          <w:szCs w:val="24"/>
        </w:rPr>
      </w:pPr>
    </w:p>
    <w:p w14:paraId="64B69585" w14:textId="1376C542" w:rsidR="458BE50E" w:rsidRDefault="2F558C29" w:rsidP="60B74610">
      <w:pPr>
        <w:spacing w:after="0" w:line="240" w:lineRule="auto"/>
        <w:ind w:left="221" w:right="108" w:firstLine="720"/>
        <w:jc w:val="both"/>
        <w:rPr>
          <w:rFonts w:ascii="Arial Narrow" w:eastAsia="Arial Narrow" w:hAnsi="Arial Narrow" w:cs="Arial Narrow"/>
          <w:color w:val="000000" w:themeColor="text1"/>
          <w:sz w:val="24"/>
          <w:szCs w:val="24"/>
        </w:rPr>
      </w:pPr>
      <w:r w:rsidRPr="2F558C29">
        <w:rPr>
          <w:rFonts w:ascii="Arial Narrow" w:eastAsia="Arial Narrow" w:hAnsi="Arial Narrow" w:cs="Arial Narrow"/>
          <w:color w:val="000000" w:themeColor="text1"/>
          <w:sz w:val="24"/>
          <w:szCs w:val="24"/>
        </w:rPr>
        <w:t>Aira Nicole P. Pili a 3</w:t>
      </w:r>
      <w:r w:rsidRPr="2F558C29">
        <w:rPr>
          <w:rFonts w:ascii="Arial Narrow" w:eastAsia="Arial Narrow" w:hAnsi="Arial Narrow" w:cs="Arial Narrow"/>
          <w:color w:val="000000" w:themeColor="text1"/>
          <w:sz w:val="24"/>
          <w:szCs w:val="24"/>
          <w:vertAlign w:val="superscript"/>
        </w:rPr>
        <w:t>rd</w:t>
      </w:r>
      <w:r w:rsidRPr="2F558C29">
        <w:rPr>
          <w:rFonts w:ascii="Arial Narrow" w:eastAsia="Arial Narrow" w:hAnsi="Arial Narrow" w:cs="Arial Narrow"/>
          <w:color w:val="000000" w:themeColor="text1"/>
          <w:sz w:val="24"/>
          <w:szCs w:val="24"/>
        </w:rPr>
        <w:t xml:space="preserve"> year student at National University - Baliwag taking Bachelor of Science in Computer Engineering</w:t>
      </w:r>
    </w:p>
    <w:p w14:paraId="05D34FD6" w14:textId="5AC85565" w:rsidR="0E7B95BF" w:rsidRDefault="0E7B95BF" w:rsidP="0E7B95BF">
      <w:pPr>
        <w:spacing w:after="0" w:line="480" w:lineRule="auto"/>
        <w:ind w:left="221" w:right="108" w:firstLine="720"/>
        <w:jc w:val="both"/>
        <w:rPr>
          <w:rFonts w:ascii="Arial Narrow" w:eastAsia="Arial Narrow" w:hAnsi="Arial Narrow" w:cs="Arial Narrow"/>
          <w:color w:val="000000" w:themeColor="text1"/>
          <w:sz w:val="24"/>
          <w:szCs w:val="24"/>
        </w:rPr>
      </w:pPr>
    </w:p>
    <w:p w14:paraId="73CE4659" w14:textId="4BF55D5F" w:rsidR="0E7B95BF" w:rsidRDefault="0E7B95BF" w:rsidP="0E7B95BF">
      <w:pPr>
        <w:spacing w:after="0" w:line="480" w:lineRule="auto"/>
        <w:ind w:left="221" w:right="108" w:firstLine="720"/>
        <w:jc w:val="both"/>
        <w:rPr>
          <w:rFonts w:ascii="Arial Narrow" w:eastAsia="Arial Narrow" w:hAnsi="Arial Narrow" w:cs="Arial Narrow"/>
          <w:color w:val="000000" w:themeColor="text1"/>
          <w:sz w:val="24"/>
          <w:szCs w:val="24"/>
        </w:rPr>
      </w:pPr>
    </w:p>
    <w:p w14:paraId="0FDB639D" w14:textId="13B3F694" w:rsidR="650A0429" w:rsidRDefault="650A0429" w:rsidP="650A0429">
      <w:pPr>
        <w:spacing w:after="0" w:line="480" w:lineRule="auto"/>
        <w:ind w:left="221" w:right="108"/>
        <w:jc w:val="both"/>
        <w:rPr>
          <w:rFonts w:ascii="Arial Narrow" w:eastAsia="Arial Narrow" w:hAnsi="Arial Narrow" w:cs="Arial Narrow"/>
          <w:color w:val="000000" w:themeColor="text1"/>
          <w:sz w:val="24"/>
          <w:szCs w:val="24"/>
        </w:rPr>
      </w:pPr>
    </w:p>
    <w:p w14:paraId="5527B21A" w14:textId="09BD509F" w:rsidR="639D9C0F" w:rsidRDefault="639D9C0F" w:rsidP="639D9C0F">
      <w:pPr>
        <w:spacing w:after="0" w:line="480" w:lineRule="auto"/>
        <w:ind w:left="221" w:right="108"/>
        <w:jc w:val="both"/>
        <w:rPr>
          <w:rFonts w:ascii="Arial Narrow" w:eastAsia="Arial Narrow" w:hAnsi="Arial Narrow" w:cs="Arial Narrow"/>
          <w:color w:val="000000" w:themeColor="text1"/>
          <w:sz w:val="24"/>
          <w:szCs w:val="24"/>
        </w:rPr>
      </w:pPr>
    </w:p>
    <w:p w14:paraId="063D247E" w14:textId="5860A30D" w:rsidR="1B2F9A1A" w:rsidRDefault="1B2F9A1A" w:rsidP="1B2F9A1A">
      <w:pPr>
        <w:spacing w:after="0" w:line="480" w:lineRule="auto"/>
        <w:ind w:left="221" w:right="108"/>
        <w:jc w:val="both"/>
        <w:rPr>
          <w:rFonts w:ascii="Arial Narrow" w:eastAsia="Arial Narrow" w:hAnsi="Arial Narrow" w:cs="Arial Narrow"/>
          <w:color w:val="000000" w:themeColor="text1"/>
          <w:sz w:val="24"/>
          <w:szCs w:val="24"/>
        </w:rPr>
      </w:pPr>
    </w:p>
    <w:p w14:paraId="1B0BCCAD" w14:textId="0876047D" w:rsidR="1B2F9A1A" w:rsidRDefault="1B2F9A1A" w:rsidP="1B2F9A1A">
      <w:pPr>
        <w:spacing w:after="0" w:line="480" w:lineRule="auto"/>
        <w:ind w:left="221" w:right="108"/>
        <w:jc w:val="both"/>
        <w:rPr>
          <w:rFonts w:ascii="Arial Narrow" w:eastAsia="Arial Narrow" w:hAnsi="Arial Narrow" w:cs="Arial Narrow"/>
          <w:color w:val="000000" w:themeColor="text1"/>
          <w:sz w:val="24"/>
          <w:szCs w:val="24"/>
        </w:rPr>
      </w:pPr>
    </w:p>
    <w:p w14:paraId="37C4BF20" w14:textId="4C64A551" w:rsidR="1B2F9A1A" w:rsidRDefault="1B2F9A1A" w:rsidP="1B2F9A1A">
      <w:pPr>
        <w:spacing w:after="0" w:line="480" w:lineRule="auto"/>
        <w:ind w:left="221" w:right="108"/>
        <w:jc w:val="both"/>
        <w:rPr>
          <w:rFonts w:ascii="Arial Narrow" w:eastAsia="Arial Narrow" w:hAnsi="Arial Narrow" w:cs="Arial Narrow"/>
          <w:color w:val="000000" w:themeColor="text1"/>
          <w:sz w:val="24"/>
          <w:szCs w:val="24"/>
        </w:rPr>
      </w:pPr>
    </w:p>
    <w:p w14:paraId="066A250B" w14:textId="27E5C328" w:rsidR="1B2F9A1A" w:rsidRDefault="1B2F9A1A" w:rsidP="1B2F9A1A">
      <w:pPr>
        <w:spacing w:after="0" w:line="480" w:lineRule="auto"/>
        <w:ind w:left="221" w:right="108"/>
        <w:jc w:val="both"/>
        <w:rPr>
          <w:rFonts w:ascii="Arial Narrow" w:eastAsia="Arial Narrow" w:hAnsi="Arial Narrow" w:cs="Arial Narrow"/>
          <w:color w:val="000000" w:themeColor="text1"/>
          <w:sz w:val="24"/>
          <w:szCs w:val="24"/>
        </w:rPr>
      </w:pPr>
    </w:p>
    <w:p w14:paraId="0050B2D5" w14:textId="4F050C31" w:rsidR="650A0429" w:rsidRDefault="650A0429" w:rsidP="650A0429">
      <w:pPr>
        <w:spacing w:after="0" w:line="480" w:lineRule="auto"/>
        <w:ind w:left="221" w:right="108" w:firstLine="720"/>
        <w:jc w:val="center"/>
        <w:rPr>
          <w:rFonts w:ascii="Arial Narrow" w:eastAsia="Arial Narrow" w:hAnsi="Arial Narrow" w:cs="Arial Narrow"/>
          <w:b/>
          <w:color w:val="000000" w:themeColor="text1"/>
          <w:sz w:val="24"/>
          <w:szCs w:val="24"/>
        </w:rPr>
      </w:pPr>
      <w:r w:rsidRPr="1B2F9A1A">
        <w:rPr>
          <w:rFonts w:ascii="Arial Narrow" w:eastAsia="Arial Narrow" w:hAnsi="Arial Narrow" w:cs="Arial Narrow"/>
          <w:b/>
          <w:color w:val="000000" w:themeColor="text1"/>
          <w:sz w:val="24"/>
          <w:szCs w:val="24"/>
        </w:rPr>
        <w:t xml:space="preserve">APPENDIX 2. AUTHOR DECLARATION FORM </w:t>
      </w:r>
    </w:p>
    <w:p w14:paraId="4F952408" w14:textId="1CB8B1C0" w:rsidR="7BCF7713" w:rsidRDefault="7BCF7713" w:rsidP="7BCF7713">
      <w:pPr>
        <w:spacing w:after="0" w:line="480" w:lineRule="auto"/>
        <w:ind w:left="221" w:right="108" w:firstLine="720"/>
        <w:jc w:val="center"/>
        <w:rPr>
          <w:rFonts w:ascii="Arial Narrow" w:eastAsia="Arial Narrow" w:hAnsi="Arial Narrow" w:cs="Arial Narrow"/>
          <w:b/>
          <w:bCs/>
          <w:color w:val="000000" w:themeColor="text1"/>
          <w:sz w:val="24"/>
          <w:szCs w:val="24"/>
        </w:rPr>
      </w:pPr>
      <w:r w:rsidRPr="7BCF7713">
        <w:rPr>
          <w:rFonts w:ascii="Arial Narrow" w:eastAsia="Arial Narrow" w:hAnsi="Arial Narrow" w:cs="Arial Narrow"/>
          <w:b/>
          <w:bCs/>
          <w:color w:val="000000" w:themeColor="text1"/>
          <w:sz w:val="24"/>
          <w:szCs w:val="24"/>
        </w:rPr>
        <w:t>ConsultEase: IoT Integrated Consultation System for Enhanced Student-Faculty Interaction</w:t>
      </w:r>
    </w:p>
    <w:p w14:paraId="16A24415" w14:textId="4DC11191" w:rsidR="650A0429" w:rsidRDefault="7BCF7713" w:rsidP="62AC8D14">
      <w:pPr>
        <w:spacing w:after="0" w:line="480" w:lineRule="auto"/>
        <w:ind w:left="221" w:right="108"/>
        <w:jc w:val="both"/>
        <w:rPr>
          <w:rFonts w:ascii="Arial Narrow" w:eastAsia="Arial Narrow" w:hAnsi="Arial Narrow" w:cs="Arial Narrow"/>
          <w:color w:val="000000" w:themeColor="text1"/>
          <w:sz w:val="24"/>
          <w:szCs w:val="24"/>
        </w:rPr>
      </w:pPr>
      <w:r w:rsidRPr="7BCF7713">
        <w:rPr>
          <w:rFonts w:ascii="Arial Narrow" w:eastAsia="Arial Narrow" w:hAnsi="Arial Narrow" w:cs="Arial Narrow"/>
          <w:color w:val="000000" w:themeColor="text1"/>
          <w:sz w:val="24"/>
          <w:szCs w:val="24"/>
        </w:rPr>
        <w:t>1. We confirm that there are no knows conflicts of interest associated with this paper and there has been no significant financial support for this work that could have influenced its outcome.</w:t>
      </w:r>
    </w:p>
    <w:p w14:paraId="743B16B0" w14:textId="06A081F8" w:rsidR="650A0429" w:rsidRDefault="7BCF7713" w:rsidP="62AC8D14">
      <w:pPr>
        <w:spacing w:after="0" w:line="480" w:lineRule="auto"/>
        <w:ind w:left="221" w:right="108"/>
        <w:jc w:val="both"/>
        <w:rPr>
          <w:rFonts w:ascii="Arial Narrow" w:eastAsia="Arial Narrow" w:hAnsi="Arial Narrow" w:cs="Arial Narrow"/>
          <w:sz w:val="24"/>
          <w:szCs w:val="24"/>
        </w:rPr>
      </w:pPr>
      <w:r w:rsidRPr="21C0F3C9">
        <w:rPr>
          <w:rFonts w:ascii="Arial Narrow" w:eastAsia="Arial Narrow" w:hAnsi="Arial Narrow" w:cs="Arial Narrow"/>
          <w:sz w:val="24"/>
          <w:szCs w:val="24"/>
        </w:rPr>
        <w:t xml:space="preserve">2. We confirm that the </w:t>
      </w:r>
      <w:r w:rsidR="4BC817ED" w:rsidRPr="21C0F3C9">
        <w:rPr>
          <w:rFonts w:ascii="Arial Narrow" w:eastAsia="Arial Narrow" w:hAnsi="Arial Narrow" w:cs="Arial Narrow"/>
          <w:sz w:val="24"/>
          <w:szCs w:val="24"/>
        </w:rPr>
        <w:t>manuscript</w:t>
      </w:r>
      <w:r w:rsidRPr="21C0F3C9">
        <w:rPr>
          <w:rFonts w:ascii="Arial Narrow" w:eastAsia="Arial Narrow" w:hAnsi="Arial Narrow" w:cs="Arial Narrow"/>
          <w:sz w:val="24"/>
          <w:szCs w:val="24"/>
        </w:rPr>
        <w:t xml:space="preserve"> has been read and approved by </w:t>
      </w:r>
      <w:r w:rsidR="4BC817ED" w:rsidRPr="21C0F3C9">
        <w:rPr>
          <w:rFonts w:ascii="Arial Narrow" w:eastAsia="Arial Narrow" w:hAnsi="Arial Narrow" w:cs="Arial Narrow"/>
          <w:sz w:val="24"/>
          <w:szCs w:val="24"/>
        </w:rPr>
        <w:t>all</w:t>
      </w:r>
      <w:r w:rsidRPr="21C0F3C9">
        <w:rPr>
          <w:rFonts w:ascii="Arial Narrow" w:eastAsia="Arial Narrow" w:hAnsi="Arial Narrow" w:cs="Arial Narrow"/>
          <w:sz w:val="24"/>
          <w:szCs w:val="24"/>
        </w:rPr>
        <w:t xml:space="preserve"> named authors and that there are no other </w:t>
      </w:r>
      <w:r w:rsidR="4BC817ED" w:rsidRPr="21C0F3C9">
        <w:rPr>
          <w:rFonts w:ascii="Arial Narrow" w:eastAsia="Arial Narrow" w:hAnsi="Arial Narrow" w:cs="Arial Narrow"/>
          <w:sz w:val="24"/>
          <w:szCs w:val="24"/>
        </w:rPr>
        <w:t>people</w:t>
      </w:r>
      <w:r w:rsidRPr="21C0F3C9">
        <w:rPr>
          <w:rFonts w:ascii="Arial Narrow" w:eastAsia="Arial Narrow" w:hAnsi="Arial Narrow" w:cs="Arial Narrow"/>
          <w:sz w:val="24"/>
          <w:szCs w:val="24"/>
        </w:rPr>
        <w:t xml:space="preserve"> who </w:t>
      </w:r>
      <w:r w:rsidR="42168C21" w:rsidRPr="21C0F3C9">
        <w:rPr>
          <w:rFonts w:ascii="Arial Narrow" w:eastAsia="Arial Narrow" w:hAnsi="Arial Narrow" w:cs="Arial Narrow"/>
          <w:sz w:val="24"/>
          <w:szCs w:val="24"/>
        </w:rPr>
        <w:t>satisfy</w:t>
      </w:r>
      <w:r w:rsidRPr="21C0F3C9">
        <w:rPr>
          <w:rFonts w:ascii="Arial Narrow" w:eastAsia="Arial Narrow" w:hAnsi="Arial Narrow" w:cs="Arial Narrow"/>
          <w:sz w:val="24"/>
          <w:szCs w:val="24"/>
        </w:rPr>
        <w:t xml:space="preserve"> </w:t>
      </w:r>
      <w:r w:rsidR="1ECF8148" w:rsidRPr="21C0F3C9">
        <w:rPr>
          <w:rFonts w:ascii="Arial Narrow" w:eastAsia="Arial Narrow" w:hAnsi="Arial Narrow" w:cs="Arial Narrow"/>
          <w:sz w:val="24"/>
          <w:szCs w:val="24"/>
        </w:rPr>
        <w:t>the criteria</w:t>
      </w:r>
      <w:r w:rsidRPr="21C0F3C9">
        <w:rPr>
          <w:rFonts w:ascii="Arial Narrow" w:eastAsia="Arial Narrow" w:hAnsi="Arial Narrow" w:cs="Arial Narrow"/>
          <w:sz w:val="24"/>
          <w:szCs w:val="24"/>
        </w:rPr>
        <w:t xml:space="preserve"> for authorship, but the ones </w:t>
      </w:r>
      <w:r w:rsidR="2D15D74E" w:rsidRPr="21C0F3C9">
        <w:rPr>
          <w:rFonts w:ascii="Arial Narrow" w:eastAsia="Arial Narrow" w:hAnsi="Arial Narrow" w:cs="Arial Narrow"/>
          <w:sz w:val="24"/>
          <w:szCs w:val="24"/>
        </w:rPr>
        <w:t xml:space="preserve">listed. </w:t>
      </w:r>
      <w:r w:rsidR="64555C9F" w:rsidRPr="21C0F3C9">
        <w:rPr>
          <w:rFonts w:ascii="Arial Narrow" w:eastAsia="Arial Narrow" w:hAnsi="Arial Narrow" w:cs="Arial Narrow"/>
          <w:sz w:val="24"/>
          <w:szCs w:val="24"/>
        </w:rPr>
        <w:t>We further confirm</w:t>
      </w:r>
      <w:r w:rsidRPr="21C0F3C9">
        <w:rPr>
          <w:rFonts w:ascii="Arial Narrow" w:eastAsia="Arial Narrow" w:hAnsi="Arial Narrow" w:cs="Arial Narrow"/>
          <w:sz w:val="24"/>
          <w:szCs w:val="24"/>
        </w:rPr>
        <w:t xml:space="preserve"> that the order </w:t>
      </w:r>
      <w:r w:rsidR="42168C21" w:rsidRPr="21C0F3C9">
        <w:rPr>
          <w:rFonts w:ascii="Arial Narrow" w:eastAsia="Arial Narrow" w:hAnsi="Arial Narrow" w:cs="Arial Narrow"/>
          <w:sz w:val="24"/>
          <w:szCs w:val="24"/>
        </w:rPr>
        <w:t>of</w:t>
      </w:r>
      <w:r w:rsidRPr="21C0F3C9">
        <w:rPr>
          <w:rFonts w:ascii="Arial Narrow" w:eastAsia="Arial Narrow" w:hAnsi="Arial Narrow" w:cs="Arial Narrow"/>
          <w:sz w:val="24"/>
          <w:szCs w:val="24"/>
        </w:rPr>
        <w:t xml:space="preserve"> author </w:t>
      </w:r>
      <w:r w:rsidR="42168C21" w:rsidRPr="21C0F3C9">
        <w:rPr>
          <w:rFonts w:ascii="Arial Narrow" w:eastAsia="Arial Narrow" w:hAnsi="Arial Narrow" w:cs="Arial Narrow"/>
          <w:sz w:val="24"/>
          <w:szCs w:val="24"/>
        </w:rPr>
        <w:t>listed</w:t>
      </w:r>
      <w:r w:rsidRPr="21C0F3C9">
        <w:rPr>
          <w:rFonts w:ascii="Arial Narrow" w:eastAsia="Arial Narrow" w:hAnsi="Arial Narrow" w:cs="Arial Narrow"/>
          <w:sz w:val="24"/>
          <w:szCs w:val="24"/>
        </w:rPr>
        <w:t xml:space="preserve"> in the </w:t>
      </w:r>
      <w:r w:rsidR="7EE36560" w:rsidRPr="21C0F3C9">
        <w:rPr>
          <w:rFonts w:ascii="Arial Narrow" w:eastAsia="Arial Narrow" w:hAnsi="Arial Narrow" w:cs="Arial Narrow"/>
          <w:sz w:val="24"/>
          <w:szCs w:val="24"/>
        </w:rPr>
        <w:t>manuscript</w:t>
      </w:r>
      <w:r w:rsidRPr="21C0F3C9">
        <w:rPr>
          <w:rFonts w:ascii="Arial Narrow" w:eastAsia="Arial Narrow" w:hAnsi="Arial Narrow" w:cs="Arial Narrow"/>
          <w:sz w:val="24"/>
          <w:szCs w:val="24"/>
        </w:rPr>
        <w:t xml:space="preserve"> has been approved by </w:t>
      </w:r>
      <w:r w:rsidR="42168C21" w:rsidRPr="21C0F3C9">
        <w:rPr>
          <w:rFonts w:ascii="Arial Narrow" w:eastAsia="Arial Narrow" w:hAnsi="Arial Narrow" w:cs="Arial Narrow"/>
          <w:sz w:val="24"/>
          <w:szCs w:val="24"/>
        </w:rPr>
        <w:t>all of us</w:t>
      </w:r>
      <w:r w:rsidRPr="21C0F3C9">
        <w:rPr>
          <w:rFonts w:ascii="Arial Narrow" w:eastAsia="Arial Narrow" w:hAnsi="Arial Narrow" w:cs="Arial Narrow"/>
          <w:sz w:val="24"/>
          <w:szCs w:val="24"/>
        </w:rPr>
        <w:t>.</w:t>
      </w:r>
    </w:p>
    <w:p w14:paraId="656C57CC" w14:textId="0B6DC5B0" w:rsidR="650A0429" w:rsidRDefault="7BCF7713" w:rsidP="62AC8D14">
      <w:pPr>
        <w:spacing w:after="0" w:line="480" w:lineRule="auto"/>
        <w:ind w:left="221" w:right="108"/>
        <w:jc w:val="both"/>
        <w:rPr>
          <w:rFonts w:ascii="Arial Narrow" w:eastAsia="Arial Narrow" w:hAnsi="Arial Narrow" w:cs="Arial Narrow"/>
          <w:color w:val="000000" w:themeColor="text1"/>
          <w:sz w:val="24"/>
          <w:szCs w:val="24"/>
        </w:rPr>
      </w:pPr>
      <w:r w:rsidRPr="21C0F3C9">
        <w:rPr>
          <w:rFonts w:ascii="Arial Narrow" w:eastAsia="Arial Narrow" w:hAnsi="Arial Narrow" w:cs="Arial Narrow"/>
          <w:sz w:val="24"/>
          <w:szCs w:val="24"/>
        </w:rPr>
        <w:t>3. We confirm that we have given due consideration to the protection of intellectual property associated with this work and that there are no impediments to publication, including the turning of publication, with respect to intellectual property.</w:t>
      </w:r>
    </w:p>
    <w:p w14:paraId="3864DADA" w14:textId="6346ADE3" w:rsidR="650A0429" w:rsidRDefault="4B880FB9" w:rsidP="62AC8D14">
      <w:pPr>
        <w:spacing w:after="0" w:line="480" w:lineRule="auto"/>
        <w:ind w:left="221" w:right="108"/>
        <w:jc w:val="both"/>
        <w:rPr>
          <w:rFonts w:ascii="Arial Narrow" w:eastAsia="Arial Narrow" w:hAnsi="Arial Narrow" w:cs="Arial Narrow"/>
          <w:color w:val="000000" w:themeColor="text1"/>
          <w:sz w:val="24"/>
          <w:szCs w:val="24"/>
        </w:rPr>
      </w:pPr>
      <w:r w:rsidRPr="21C0F3C9">
        <w:rPr>
          <w:rFonts w:ascii="Arial Narrow" w:eastAsia="Arial Narrow" w:hAnsi="Arial Narrow" w:cs="Arial Narrow"/>
          <w:sz w:val="24"/>
          <w:szCs w:val="24"/>
        </w:rPr>
        <w:t xml:space="preserve">4. </w:t>
      </w:r>
      <w:r w:rsidR="42168C21" w:rsidRPr="21C0F3C9">
        <w:rPr>
          <w:rFonts w:ascii="Arial Narrow" w:eastAsia="Arial Narrow" w:hAnsi="Arial Narrow" w:cs="Arial Narrow"/>
          <w:sz w:val="24"/>
          <w:szCs w:val="24"/>
        </w:rPr>
        <w:t>We</w:t>
      </w:r>
      <w:r w:rsidRPr="21C0F3C9">
        <w:rPr>
          <w:rFonts w:ascii="Arial Narrow" w:eastAsia="Arial Narrow" w:hAnsi="Arial Narrow" w:cs="Arial Narrow"/>
          <w:sz w:val="24"/>
          <w:szCs w:val="24"/>
        </w:rPr>
        <w:t xml:space="preserve"> understand that the </w:t>
      </w:r>
      <w:r w:rsidR="42168C21" w:rsidRPr="21C0F3C9">
        <w:rPr>
          <w:rFonts w:ascii="Arial Narrow" w:eastAsia="Arial Narrow" w:hAnsi="Arial Narrow" w:cs="Arial Narrow"/>
          <w:sz w:val="24"/>
          <w:szCs w:val="24"/>
        </w:rPr>
        <w:t>Corresponding</w:t>
      </w:r>
      <w:r w:rsidRPr="21C0F3C9">
        <w:rPr>
          <w:rFonts w:ascii="Arial Narrow" w:eastAsia="Arial Narrow" w:hAnsi="Arial Narrow" w:cs="Arial Narrow"/>
          <w:sz w:val="24"/>
          <w:szCs w:val="24"/>
        </w:rPr>
        <w:t xml:space="preserve"> Author is the sole contact for publication submission of this paper. He/she is responsible for communicating with the other authors about progress, </w:t>
      </w:r>
      <w:r w:rsidR="42168C21" w:rsidRPr="21C0F3C9">
        <w:rPr>
          <w:rFonts w:ascii="Arial Narrow" w:eastAsia="Arial Narrow" w:hAnsi="Arial Narrow" w:cs="Arial Narrow"/>
          <w:sz w:val="24"/>
          <w:szCs w:val="24"/>
        </w:rPr>
        <w:t>submissions</w:t>
      </w:r>
      <w:r w:rsidRPr="21C0F3C9">
        <w:rPr>
          <w:rFonts w:ascii="Arial Narrow" w:eastAsia="Arial Narrow" w:hAnsi="Arial Narrow" w:cs="Arial Narrow"/>
          <w:sz w:val="24"/>
          <w:szCs w:val="24"/>
        </w:rPr>
        <w:t xml:space="preserve"> of revisions</w:t>
      </w:r>
      <w:r w:rsidR="42168C21" w:rsidRPr="21C0F3C9">
        <w:rPr>
          <w:rFonts w:ascii="Arial Narrow" w:eastAsia="Arial Narrow" w:hAnsi="Arial Narrow" w:cs="Arial Narrow"/>
          <w:sz w:val="24"/>
          <w:szCs w:val="24"/>
        </w:rPr>
        <w:t>,</w:t>
      </w:r>
      <w:r w:rsidRPr="21C0F3C9">
        <w:rPr>
          <w:rFonts w:ascii="Arial Narrow" w:eastAsia="Arial Narrow" w:hAnsi="Arial Narrow" w:cs="Arial Narrow"/>
          <w:sz w:val="24"/>
          <w:szCs w:val="24"/>
        </w:rPr>
        <w:t xml:space="preserve"> and final approval of proofs.</w:t>
      </w:r>
    </w:p>
    <w:p w14:paraId="60A23044" w14:textId="13C3516F" w:rsidR="650A0429" w:rsidRDefault="40834419" w:rsidP="62AC8D14">
      <w:pPr>
        <w:spacing w:after="0" w:line="480" w:lineRule="auto"/>
        <w:ind w:left="221" w:right="108"/>
        <w:jc w:val="both"/>
        <w:rPr>
          <w:rFonts w:ascii="Arial Narrow" w:eastAsia="Arial Narrow" w:hAnsi="Arial Narrow" w:cs="Arial Narrow"/>
          <w:color w:val="000000" w:themeColor="text1"/>
          <w:sz w:val="24"/>
          <w:szCs w:val="24"/>
        </w:rPr>
      </w:pPr>
      <w:r w:rsidRPr="21C0F3C9">
        <w:rPr>
          <w:rFonts w:ascii="Arial Narrow" w:eastAsia="Arial Narrow" w:hAnsi="Arial Narrow" w:cs="Arial Narrow"/>
          <w:sz w:val="24"/>
          <w:szCs w:val="24"/>
        </w:rPr>
        <w:t xml:space="preserve">5. We confirm that we have provided an active, correct email address which is </w:t>
      </w:r>
      <w:r w:rsidR="42168C21" w:rsidRPr="21C0F3C9">
        <w:rPr>
          <w:rFonts w:ascii="Arial Narrow" w:eastAsia="Arial Narrow" w:hAnsi="Arial Narrow" w:cs="Arial Narrow"/>
          <w:sz w:val="24"/>
          <w:szCs w:val="24"/>
        </w:rPr>
        <w:t>accessible</w:t>
      </w:r>
      <w:r w:rsidRPr="21C0F3C9">
        <w:rPr>
          <w:rFonts w:ascii="Arial Narrow" w:eastAsia="Arial Narrow" w:hAnsi="Arial Narrow" w:cs="Arial Narrow"/>
          <w:sz w:val="24"/>
          <w:szCs w:val="24"/>
        </w:rPr>
        <w:t xml:space="preserve"> to the Corresponding Author.</w:t>
      </w:r>
    </w:p>
    <w:tbl>
      <w:tblPr>
        <w:tblStyle w:val="TableGrid"/>
        <w:tblW w:w="0" w:type="auto"/>
        <w:tblInd w:w="720" w:type="dxa"/>
        <w:tblLayout w:type="fixed"/>
        <w:tblLook w:val="06A0" w:firstRow="1" w:lastRow="0" w:firstColumn="1" w:lastColumn="0" w:noHBand="1" w:noVBand="1"/>
      </w:tblPr>
      <w:tblGrid>
        <w:gridCol w:w="2340"/>
        <w:gridCol w:w="2385"/>
        <w:gridCol w:w="1594"/>
        <w:gridCol w:w="1376"/>
      </w:tblGrid>
      <w:tr w:rsidR="4CC5EFAD" w14:paraId="2E58754F" w14:textId="77777777" w:rsidTr="08864B8C">
        <w:trPr>
          <w:trHeight w:val="405"/>
        </w:trPr>
        <w:tc>
          <w:tcPr>
            <w:tcW w:w="2340" w:type="dxa"/>
          </w:tcPr>
          <w:p w14:paraId="26A0B1FB" w14:textId="0763AB23" w:rsidR="4CC5EFAD" w:rsidRDefault="5BB5927A" w:rsidP="48E2A2BB">
            <w:pPr>
              <w:jc w:val="center"/>
              <w:rPr>
                <w:rFonts w:ascii="Arial Narrow" w:eastAsia="Arial Narrow" w:hAnsi="Arial Narrow" w:cs="Arial Narrow"/>
                <w:sz w:val="24"/>
                <w:szCs w:val="24"/>
              </w:rPr>
            </w:pPr>
            <w:r w:rsidRPr="5BB5927A">
              <w:rPr>
                <w:rFonts w:ascii="Arial Narrow" w:eastAsia="Arial Narrow" w:hAnsi="Arial Narrow" w:cs="Arial Narrow"/>
                <w:sz w:val="24"/>
                <w:szCs w:val="24"/>
              </w:rPr>
              <w:t>Author</w:t>
            </w:r>
          </w:p>
        </w:tc>
        <w:tc>
          <w:tcPr>
            <w:tcW w:w="2385" w:type="dxa"/>
          </w:tcPr>
          <w:p w14:paraId="537DBD5E" w14:textId="03EAF6B0" w:rsidR="4CC5EFAD" w:rsidRDefault="48E2A2BB" w:rsidP="48E2A2BB">
            <w:pPr>
              <w:jc w:val="center"/>
              <w:rPr>
                <w:rFonts w:ascii="Arial Narrow" w:eastAsia="Arial Narrow" w:hAnsi="Arial Narrow" w:cs="Arial Narrow"/>
                <w:sz w:val="24"/>
                <w:szCs w:val="24"/>
              </w:rPr>
            </w:pPr>
            <w:r w:rsidRPr="48E2A2BB">
              <w:rPr>
                <w:rFonts w:ascii="Arial Narrow" w:eastAsia="Arial Narrow" w:hAnsi="Arial Narrow" w:cs="Arial Narrow"/>
                <w:sz w:val="24"/>
                <w:szCs w:val="24"/>
              </w:rPr>
              <w:t xml:space="preserve"> </w:t>
            </w:r>
            <w:r w:rsidR="5BB5927A" w:rsidRPr="5BB5927A">
              <w:rPr>
                <w:rFonts w:ascii="Arial Narrow" w:eastAsia="Arial Narrow" w:hAnsi="Arial Narrow" w:cs="Arial Narrow"/>
                <w:sz w:val="24"/>
                <w:szCs w:val="24"/>
              </w:rPr>
              <w:t>E-mail Address</w:t>
            </w:r>
          </w:p>
        </w:tc>
        <w:tc>
          <w:tcPr>
            <w:tcW w:w="1594" w:type="dxa"/>
          </w:tcPr>
          <w:p w14:paraId="7452A093" w14:textId="012CC1BD" w:rsidR="4CC5EFAD" w:rsidRDefault="5BB5927A" w:rsidP="48E2A2BB">
            <w:pPr>
              <w:jc w:val="center"/>
              <w:rPr>
                <w:rFonts w:ascii="Arial Narrow" w:eastAsia="Arial Narrow" w:hAnsi="Arial Narrow" w:cs="Arial Narrow"/>
                <w:sz w:val="24"/>
                <w:szCs w:val="24"/>
              </w:rPr>
            </w:pPr>
            <w:r w:rsidRPr="5BB5927A">
              <w:rPr>
                <w:rFonts w:ascii="Arial Narrow" w:eastAsia="Arial Narrow" w:hAnsi="Arial Narrow" w:cs="Arial Narrow"/>
                <w:sz w:val="24"/>
                <w:szCs w:val="24"/>
              </w:rPr>
              <w:t>Signature</w:t>
            </w:r>
          </w:p>
        </w:tc>
        <w:tc>
          <w:tcPr>
            <w:tcW w:w="1376" w:type="dxa"/>
          </w:tcPr>
          <w:p w14:paraId="652685CE" w14:textId="34D3ACFA" w:rsidR="4CC5EFAD" w:rsidRDefault="5BB5927A" w:rsidP="48E2A2BB">
            <w:pPr>
              <w:jc w:val="center"/>
              <w:rPr>
                <w:rFonts w:ascii="Arial Narrow" w:eastAsia="Arial Narrow" w:hAnsi="Arial Narrow" w:cs="Arial Narrow"/>
                <w:sz w:val="24"/>
                <w:szCs w:val="24"/>
              </w:rPr>
            </w:pPr>
            <w:r w:rsidRPr="5BB5927A">
              <w:rPr>
                <w:rFonts w:ascii="Arial Narrow" w:eastAsia="Arial Narrow" w:hAnsi="Arial Narrow" w:cs="Arial Narrow"/>
                <w:sz w:val="24"/>
                <w:szCs w:val="24"/>
              </w:rPr>
              <w:t>Date</w:t>
            </w:r>
          </w:p>
        </w:tc>
      </w:tr>
      <w:tr w:rsidR="4CC5EFAD" w14:paraId="0A64BEF5" w14:textId="77777777" w:rsidTr="08864B8C">
        <w:trPr>
          <w:trHeight w:val="540"/>
        </w:trPr>
        <w:tc>
          <w:tcPr>
            <w:tcW w:w="2340" w:type="dxa"/>
          </w:tcPr>
          <w:p w14:paraId="46C2BEAF" w14:textId="3C9AB0F0" w:rsidR="4CC5EFAD" w:rsidRDefault="301A3143" w:rsidP="5FFE1421">
            <w:pPr>
              <w:rPr>
                <w:rFonts w:ascii="Arial Narrow" w:eastAsia="Arial Narrow" w:hAnsi="Arial Narrow" w:cs="Arial Narrow"/>
                <w:sz w:val="24"/>
                <w:szCs w:val="24"/>
              </w:rPr>
            </w:pPr>
            <w:r w:rsidRPr="301A3143">
              <w:rPr>
                <w:rFonts w:ascii="Arial Narrow" w:eastAsia="Arial Narrow" w:hAnsi="Arial Narrow" w:cs="Arial Narrow"/>
                <w:sz w:val="24"/>
                <w:szCs w:val="24"/>
              </w:rPr>
              <w:t xml:space="preserve">Garcia, </w:t>
            </w:r>
            <w:r w:rsidR="186C8129" w:rsidRPr="186C8129">
              <w:rPr>
                <w:rFonts w:ascii="Arial Narrow" w:eastAsia="Arial Narrow" w:hAnsi="Arial Narrow" w:cs="Arial Narrow"/>
                <w:sz w:val="24"/>
                <w:szCs w:val="24"/>
              </w:rPr>
              <w:t xml:space="preserve">Rodelio T. </w:t>
            </w:r>
            <w:r w:rsidRPr="301A3143">
              <w:rPr>
                <w:rFonts w:ascii="Arial Narrow" w:eastAsia="Arial Narrow" w:hAnsi="Arial Narrow" w:cs="Arial Narrow"/>
                <w:sz w:val="24"/>
                <w:szCs w:val="24"/>
              </w:rPr>
              <w:t>Jr</w:t>
            </w:r>
            <w:r w:rsidR="3AAFACFC" w:rsidRPr="3AAFACFC">
              <w:rPr>
                <w:rFonts w:ascii="Arial Narrow" w:eastAsia="Arial Narrow" w:hAnsi="Arial Narrow" w:cs="Arial Narrow"/>
                <w:sz w:val="24"/>
                <w:szCs w:val="24"/>
              </w:rPr>
              <w:t>.</w:t>
            </w:r>
          </w:p>
        </w:tc>
        <w:tc>
          <w:tcPr>
            <w:tcW w:w="2385" w:type="dxa"/>
          </w:tcPr>
          <w:p w14:paraId="3E11273C" w14:textId="25C1B57F" w:rsidR="4CC5EFAD" w:rsidRDefault="0E7B95BF" w:rsidP="0E7B95BF">
            <w:pPr>
              <w:jc w:val="center"/>
              <w:rPr>
                <w:rFonts w:ascii="Arial Narrow" w:eastAsia="Aptos" w:hAnsi="Arial Narrow" w:cs="Arial"/>
                <w:sz w:val="24"/>
                <w:szCs w:val="24"/>
              </w:rPr>
            </w:pPr>
            <w:hyperlink r:id="rId83">
              <w:r w:rsidRPr="0E7B95BF">
                <w:rPr>
                  <w:rStyle w:val="Hyperlink"/>
                  <w:rFonts w:ascii="Arial Narrow" w:eastAsia="Aptos" w:hAnsi="Arial Narrow" w:cs="Arial"/>
                  <w:sz w:val="24"/>
                  <w:szCs w:val="24"/>
                </w:rPr>
                <w:t>garciart@students.nu-baliwag.edu.ph</w:t>
              </w:r>
            </w:hyperlink>
          </w:p>
        </w:tc>
        <w:tc>
          <w:tcPr>
            <w:tcW w:w="1594" w:type="dxa"/>
          </w:tcPr>
          <w:p w14:paraId="5CC94348" w14:textId="4B45264A" w:rsidR="4CC5EFAD" w:rsidRDefault="4CC5EFAD" w:rsidP="4CC5EFAD">
            <w:pPr>
              <w:pStyle w:val="ListParagraph"/>
              <w:rPr>
                <w:rFonts w:ascii="Arial Narrow" w:eastAsia="Arial Narrow" w:hAnsi="Arial Narrow" w:cs="Arial Narrow"/>
                <w:sz w:val="24"/>
                <w:szCs w:val="24"/>
              </w:rPr>
            </w:pPr>
          </w:p>
        </w:tc>
        <w:tc>
          <w:tcPr>
            <w:tcW w:w="1376" w:type="dxa"/>
          </w:tcPr>
          <w:p w14:paraId="4B2D5454" w14:textId="0D571FC7" w:rsidR="4CC5EFAD" w:rsidRDefault="4CC5EFAD" w:rsidP="0E7B95BF">
            <w:pPr>
              <w:rPr>
                <w:rFonts w:ascii="Arial Narrow" w:eastAsia="Arial Narrow" w:hAnsi="Arial Narrow" w:cs="Arial Narrow"/>
                <w:sz w:val="24"/>
                <w:szCs w:val="24"/>
              </w:rPr>
            </w:pPr>
          </w:p>
        </w:tc>
      </w:tr>
      <w:tr w:rsidR="4CC5EFAD" w14:paraId="2133860A" w14:textId="77777777" w:rsidTr="08864B8C">
        <w:trPr>
          <w:trHeight w:val="675"/>
        </w:trPr>
        <w:tc>
          <w:tcPr>
            <w:tcW w:w="2340" w:type="dxa"/>
          </w:tcPr>
          <w:p w14:paraId="3CEF8F56" w14:textId="0B32C9D7" w:rsidR="4CC5EFAD" w:rsidRDefault="3AAFACFC" w:rsidP="3AAFACFC">
            <w:pPr>
              <w:rPr>
                <w:rFonts w:ascii="Arial Narrow" w:eastAsia="Arial Narrow" w:hAnsi="Arial Narrow" w:cs="Arial Narrow"/>
                <w:sz w:val="24"/>
                <w:szCs w:val="24"/>
              </w:rPr>
            </w:pPr>
            <w:r w:rsidRPr="3AAFACFC">
              <w:rPr>
                <w:rFonts w:ascii="Arial Narrow" w:eastAsia="Arial Narrow" w:hAnsi="Arial Narrow" w:cs="Arial Narrow"/>
                <w:sz w:val="24"/>
                <w:szCs w:val="24"/>
              </w:rPr>
              <w:t xml:space="preserve">Ibon, Jerome </w:t>
            </w:r>
            <w:r w:rsidR="0E7B95BF" w:rsidRPr="0E7B95BF">
              <w:rPr>
                <w:rFonts w:ascii="Arial Narrow" w:eastAsia="Arial Narrow" w:hAnsi="Arial Narrow" w:cs="Arial Narrow"/>
                <w:sz w:val="24"/>
                <w:szCs w:val="24"/>
              </w:rPr>
              <w:t>Christian V.</w:t>
            </w:r>
          </w:p>
        </w:tc>
        <w:tc>
          <w:tcPr>
            <w:tcW w:w="2385" w:type="dxa"/>
          </w:tcPr>
          <w:p w14:paraId="7ABED91B" w14:textId="7CF22403" w:rsidR="4CC5EFAD" w:rsidRDefault="08864B8C" w:rsidP="08864B8C">
            <w:pPr>
              <w:jc w:val="center"/>
              <w:rPr>
                <w:rFonts w:ascii="Arial Narrow" w:eastAsia="Aptos" w:hAnsi="Arial Narrow" w:cs="Arial"/>
                <w:sz w:val="24"/>
                <w:szCs w:val="24"/>
              </w:rPr>
            </w:pPr>
            <w:hyperlink r:id="rId84">
              <w:r w:rsidRPr="08864B8C">
                <w:rPr>
                  <w:rStyle w:val="Hyperlink"/>
                  <w:rFonts w:ascii="Arial Narrow" w:eastAsia="Aptos" w:hAnsi="Arial Narrow" w:cs="Arial"/>
                  <w:sz w:val="24"/>
                  <w:szCs w:val="24"/>
                </w:rPr>
                <w:t>ibonjv@students.nu-baliwag.edu.ph</w:t>
              </w:r>
            </w:hyperlink>
          </w:p>
        </w:tc>
        <w:tc>
          <w:tcPr>
            <w:tcW w:w="1594" w:type="dxa"/>
          </w:tcPr>
          <w:p w14:paraId="1BE9BABC" w14:textId="4B45264A" w:rsidR="4CC5EFAD" w:rsidRDefault="4CC5EFAD" w:rsidP="4CC5EFAD">
            <w:pPr>
              <w:pStyle w:val="ListParagraph"/>
              <w:rPr>
                <w:rFonts w:ascii="Arial Narrow" w:eastAsia="Arial Narrow" w:hAnsi="Arial Narrow" w:cs="Arial Narrow"/>
                <w:sz w:val="24"/>
                <w:szCs w:val="24"/>
              </w:rPr>
            </w:pPr>
          </w:p>
        </w:tc>
        <w:tc>
          <w:tcPr>
            <w:tcW w:w="1376" w:type="dxa"/>
          </w:tcPr>
          <w:p w14:paraId="4FAF515E" w14:textId="4B45264A" w:rsidR="4CC5EFAD" w:rsidRDefault="4CC5EFAD" w:rsidP="4CC5EFAD">
            <w:pPr>
              <w:pStyle w:val="ListParagraph"/>
              <w:rPr>
                <w:rFonts w:ascii="Arial Narrow" w:eastAsia="Arial Narrow" w:hAnsi="Arial Narrow" w:cs="Arial Narrow"/>
                <w:sz w:val="24"/>
                <w:szCs w:val="24"/>
              </w:rPr>
            </w:pPr>
          </w:p>
        </w:tc>
      </w:tr>
      <w:tr w:rsidR="4CC5EFAD" w14:paraId="35B3D73E" w14:textId="77777777" w:rsidTr="08864B8C">
        <w:trPr>
          <w:trHeight w:val="600"/>
        </w:trPr>
        <w:tc>
          <w:tcPr>
            <w:tcW w:w="2340" w:type="dxa"/>
          </w:tcPr>
          <w:p w14:paraId="434BADAC" w14:textId="581555E2" w:rsidR="0E7B95BF" w:rsidRDefault="0E7B95BF" w:rsidP="0E7B95BF">
            <w:pPr>
              <w:rPr>
                <w:rFonts w:ascii="Arial Narrow" w:eastAsia="Arial Narrow" w:hAnsi="Arial Narrow" w:cs="Arial Narrow"/>
                <w:sz w:val="24"/>
                <w:szCs w:val="24"/>
              </w:rPr>
            </w:pPr>
            <w:r w:rsidRPr="0E7B95BF">
              <w:rPr>
                <w:rFonts w:ascii="Arial Narrow" w:eastAsia="Arial Narrow" w:hAnsi="Arial Narrow" w:cs="Arial Narrow"/>
                <w:sz w:val="24"/>
                <w:szCs w:val="24"/>
              </w:rPr>
              <w:t>Moises, Alaiza Denice V.</w:t>
            </w:r>
          </w:p>
          <w:p w14:paraId="2398F3F0" w14:textId="6A1FBF2B" w:rsidR="4CC5EFAD" w:rsidRDefault="4CC5EFAD" w:rsidP="0E7B95BF">
            <w:pPr>
              <w:rPr>
                <w:rFonts w:ascii="Arial Narrow" w:eastAsia="Arial Narrow" w:hAnsi="Arial Narrow" w:cs="Arial Narrow"/>
                <w:sz w:val="24"/>
                <w:szCs w:val="24"/>
              </w:rPr>
            </w:pPr>
          </w:p>
        </w:tc>
        <w:tc>
          <w:tcPr>
            <w:tcW w:w="2385" w:type="dxa"/>
          </w:tcPr>
          <w:p w14:paraId="1A33B2EC" w14:textId="72FE3D98" w:rsidR="4CC5EFAD" w:rsidRDefault="08864B8C" w:rsidP="08864B8C">
            <w:pPr>
              <w:jc w:val="center"/>
              <w:rPr>
                <w:rFonts w:ascii="Arial Narrow" w:eastAsia="Aptos" w:hAnsi="Arial Narrow" w:cs="Arial"/>
                <w:sz w:val="24"/>
                <w:szCs w:val="24"/>
              </w:rPr>
            </w:pPr>
            <w:hyperlink r:id="rId85">
              <w:r w:rsidRPr="08864B8C">
                <w:rPr>
                  <w:rStyle w:val="Hyperlink"/>
                  <w:rFonts w:ascii="Arial Narrow" w:eastAsia="Aptos" w:hAnsi="Arial Narrow" w:cs="Arial"/>
                  <w:sz w:val="24"/>
                  <w:szCs w:val="24"/>
                </w:rPr>
                <w:t>moisesav@students.nu-baliwag.edu.ph</w:t>
              </w:r>
            </w:hyperlink>
          </w:p>
        </w:tc>
        <w:tc>
          <w:tcPr>
            <w:tcW w:w="1594" w:type="dxa"/>
          </w:tcPr>
          <w:p w14:paraId="578A0BDC" w14:textId="4B45264A" w:rsidR="4CC5EFAD" w:rsidRDefault="4CC5EFAD" w:rsidP="4CC5EFAD">
            <w:pPr>
              <w:pStyle w:val="ListParagraph"/>
              <w:rPr>
                <w:rFonts w:ascii="Arial Narrow" w:eastAsia="Arial Narrow" w:hAnsi="Arial Narrow" w:cs="Arial Narrow"/>
                <w:sz w:val="24"/>
                <w:szCs w:val="24"/>
              </w:rPr>
            </w:pPr>
          </w:p>
        </w:tc>
        <w:tc>
          <w:tcPr>
            <w:tcW w:w="1376" w:type="dxa"/>
          </w:tcPr>
          <w:p w14:paraId="00E3D09B" w14:textId="4B45264A" w:rsidR="4CC5EFAD" w:rsidRDefault="4CC5EFAD" w:rsidP="4CC5EFAD">
            <w:pPr>
              <w:pStyle w:val="ListParagraph"/>
              <w:rPr>
                <w:rFonts w:ascii="Arial Narrow" w:eastAsia="Arial Narrow" w:hAnsi="Arial Narrow" w:cs="Arial Narrow"/>
                <w:sz w:val="24"/>
                <w:szCs w:val="24"/>
              </w:rPr>
            </w:pPr>
          </w:p>
        </w:tc>
      </w:tr>
      <w:tr w:rsidR="4CC5EFAD" w14:paraId="6E3F7AF5" w14:textId="77777777" w:rsidTr="08864B8C">
        <w:trPr>
          <w:trHeight w:val="300"/>
        </w:trPr>
        <w:tc>
          <w:tcPr>
            <w:tcW w:w="2340" w:type="dxa"/>
          </w:tcPr>
          <w:p w14:paraId="568DCF04" w14:textId="31A5BF37" w:rsidR="4CC5EFAD" w:rsidRDefault="0E7B95BF" w:rsidP="0E7B95BF">
            <w:pPr>
              <w:rPr>
                <w:rFonts w:ascii="Arial Narrow" w:eastAsia="Arial Narrow" w:hAnsi="Arial Narrow" w:cs="Arial Narrow"/>
                <w:sz w:val="24"/>
                <w:szCs w:val="24"/>
              </w:rPr>
            </w:pPr>
            <w:r w:rsidRPr="0E7B95BF">
              <w:rPr>
                <w:rFonts w:ascii="Arial Narrow" w:eastAsia="Arial Narrow" w:hAnsi="Arial Narrow" w:cs="Arial Narrow"/>
                <w:sz w:val="24"/>
                <w:szCs w:val="24"/>
              </w:rPr>
              <w:t>Pili, Aira Nicole P.</w:t>
            </w:r>
          </w:p>
        </w:tc>
        <w:tc>
          <w:tcPr>
            <w:tcW w:w="2385" w:type="dxa"/>
          </w:tcPr>
          <w:p w14:paraId="03C1CE05" w14:textId="0E2AB679" w:rsidR="0E7B95BF" w:rsidRDefault="0E7B95BF" w:rsidP="0E7B95BF">
            <w:pPr>
              <w:spacing w:line="360" w:lineRule="auto"/>
              <w:jc w:val="center"/>
              <w:rPr>
                <w:rFonts w:ascii="Arial Narrow" w:eastAsia="Aptos" w:hAnsi="Arial Narrow" w:cs="Arial"/>
                <w:sz w:val="24"/>
                <w:szCs w:val="24"/>
              </w:rPr>
            </w:pPr>
            <w:hyperlink r:id="rId86">
              <w:r w:rsidRPr="0E7B95BF">
                <w:rPr>
                  <w:rStyle w:val="Hyperlink"/>
                  <w:rFonts w:ascii="Arial Narrow" w:eastAsia="Aptos" w:hAnsi="Arial Narrow" w:cs="Arial"/>
                  <w:sz w:val="24"/>
                  <w:szCs w:val="24"/>
                </w:rPr>
                <w:t>piliap@students.nu-baliwag.edu.ph</w:t>
              </w:r>
            </w:hyperlink>
          </w:p>
          <w:p w14:paraId="4A1F5339" w14:textId="4240B354" w:rsidR="4CC5EFAD" w:rsidRDefault="4CC5EFAD" w:rsidP="4CC5EFAD">
            <w:pPr>
              <w:pStyle w:val="ListParagraph"/>
              <w:rPr>
                <w:rFonts w:ascii="Arial Narrow" w:eastAsia="Arial Narrow" w:hAnsi="Arial Narrow" w:cs="Arial Narrow"/>
                <w:sz w:val="24"/>
                <w:szCs w:val="24"/>
              </w:rPr>
            </w:pPr>
          </w:p>
        </w:tc>
        <w:tc>
          <w:tcPr>
            <w:tcW w:w="1594" w:type="dxa"/>
          </w:tcPr>
          <w:p w14:paraId="3A88F84C" w14:textId="75CCD10B" w:rsidR="4CC5EFAD" w:rsidRDefault="0E7B95BF" w:rsidP="4CC5EFAD">
            <w:pPr>
              <w:pStyle w:val="ListParagraph"/>
              <w:rPr>
                <w:rStyle w:val="EndnoteReference"/>
                <w:rFonts w:ascii="Arial Narrow" w:eastAsia="Arial Narrow" w:hAnsi="Arial Narrow" w:cs="Arial Narrow"/>
                <w:sz w:val="24"/>
                <w:szCs w:val="24"/>
              </w:rPr>
            </w:pPr>
            <w:ins w:id="131" w:author="Microsoft Word" w:date="2025-06-04T12:40:00Z" w16du:dateUtc="2025-06-04T04:40:00Z">
              <w:r w:rsidRPr="2FF06D10">
                <w:rPr>
                  <w:rStyle w:val="EndnoteReference"/>
                  <w:rFonts w:ascii="Arial Narrow" w:eastAsia="Arial Narrow" w:hAnsi="Arial Narrow" w:cs="Arial Narrow"/>
                  <w:sz w:val="24"/>
                  <w:szCs w:val="24"/>
                </w:rPr>
                <w:endnoteReference w:id="2"/>
              </w:r>
            </w:ins>
          </w:p>
        </w:tc>
        <w:tc>
          <w:tcPr>
            <w:tcW w:w="1376" w:type="dxa"/>
          </w:tcPr>
          <w:p w14:paraId="0CC66DF9" w14:textId="4B45264A" w:rsidR="4CC5EFAD" w:rsidRDefault="4CC5EFAD" w:rsidP="4CC5EFAD">
            <w:pPr>
              <w:pStyle w:val="ListParagraph"/>
              <w:rPr>
                <w:rFonts w:ascii="Arial Narrow" w:eastAsia="Arial Narrow" w:hAnsi="Arial Narrow" w:cs="Arial Narrow"/>
                <w:sz w:val="24"/>
                <w:szCs w:val="24"/>
              </w:rPr>
            </w:pPr>
          </w:p>
        </w:tc>
      </w:tr>
    </w:tbl>
    <w:p w14:paraId="5CDF4A51" w14:textId="7D119E19" w:rsidR="08864B8C" w:rsidRDefault="08864B8C" w:rsidP="6535434D">
      <w:pPr>
        <w:spacing w:after="0" w:line="480" w:lineRule="auto"/>
        <w:ind w:right="108"/>
        <w:jc w:val="both"/>
        <w:rPr>
          <w:rFonts w:ascii="Arial Narrow" w:eastAsia="Arial Narrow" w:hAnsi="Arial Narrow" w:cs="Arial Narrow"/>
          <w:color w:val="000000" w:themeColor="text1"/>
          <w:sz w:val="24"/>
          <w:szCs w:val="24"/>
        </w:rPr>
      </w:pPr>
    </w:p>
    <w:p w14:paraId="25DDF36E" w14:textId="50616B10" w:rsidR="08864B8C" w:rsidRPr="00385A73" w:rsidRDefault="08864B8C" w:rsidP="4D52A5CC">
      <w:pPr>
        <w:spacing w:after="0" w:line="480" w:lineRule="auto"/>
        <w:ind w:right="108"/>
        <w:jc w:val="center"/>
        <w:rPr>
          <w:rFonts w:ascii="Arial Narrow" w:eastAsia="Arial Narrow" w:hAnsi="Arial Narrow" w:cs="Arial Narrow"/>
          <w:b/>
          <w:color w:val="000000" w:themeColor="text1"/>
          <w:sz w:val="24"/>
          <w:szCs w:val="24"/>
        </w:rPr>
      </w:pPr>
      <w:r w:rsidRPr="00385A73">
        <w:rPr>
          <w:rFonts w:ascii="Arial Narrow" w:eastAsia="Arial Narrow" w:hAnsi="Arial Narrow" w:cs="Arial Narrow"/>
          <w:b/>
          <w:bCs/>
          <w:color w:val="000000" w:themeColor="text1"/>
          <w:sz w:val="24"/>
          <w:szCs w:val="24"/>
        </w:rPr>
        <w:t xml:space="preserve">Appendix 3. </w:t>
      </w:r>
      <w:r w:rsidRPr="2B1E2473">
        <w:rPr>
          <w:rFonts w:ascii="Arial Narrow" w:eastAsia="Arial Narrow" w:hAnsi="Arial Narrow" w:cs="Arial Narrow"/>
          <w:b/>
          <w:sz w:val="24"/>
          <w:szCs w:val="24"/>
        </w:rPr>
        <w:t>Informed Consent</w:t>
      </w:r>
    </w:p>
    <w:p w14:paraId="3B91F875" w14:textId="41FF5D3D" w:rsidR="08864B8C" w:rsidRDefault="08864B8C" w:rsidP="4D52A5CC">
      <w:pPr>
        <w:spacing w:after="0" w:line="480" w:lineRule="auto"/>
        <w:rPr>
          <w:rFonts w:ascii="Arial Narrow" w:eastAsia="Arial Narrow" w:hAnsi="Arial Narrow" w:cs="Arial Narrow"/>
          <w:sz w:val="24"/>
          <w:szCs w:val="24"/>
        </w:rPr>
      </w:pPr>
      <w:r w:rsidRPr="08864B8C">
        <w:rPr>
          <w:rFonts w:ascii="Arial Narrow" w:eastAsia="Arial Narrow" w:hAnsi="Arial Narrow" w:cs="Arial Narrow"/>
          <w:b/>
          <w:bCs/>
          <w:sz w:val="24"/>
          <w:szCs w:val="24"/>
        </w:rPr>
        <w:t xml:space="preserve">Title of Research: </w:t>
      </w:r>
      <w:r w:rsidRPr="08864B8C">
        <w:rPr>
          <w:rFonts w:ascii="Arial Narrow" w:eastAsia="Arial Narrow" w:hAnsi="Arial Narrow" w:cs="Arial Narrow"/>
          <w:sz w:val="24"/>
          <w:szCs w:val="24"/>
        </w:rPr>
        <w:t>ConsultEase: IoT Integrated Consultation System for Enhanced Student-Faculty Interaction</w:t>
      </w:r>
    </w:p>
    <w:p w14:paraId="066A7B5B" w14:textId="192B33F9" w:rsidR="08864B8C" w:rsidRDefault="08864B8C" w:rsidP="4D52A5CC">
      <w:pPr>
        <w:spacing w:after="0" w:line="480" w:lineRule="auto"/>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Principal Investigator:</w:t>
      </w:r>
    </w:p>
    <w:p w14:paraId="3F088630" w14:textId="49E37917" w:rsidR="08864B8C" w:rsidRDefault="08864B8C" w:rsidP="4D52A5CC">
      <w:pPr>
        <w:tabs>
          <w:tab w:val="left" w:pos="2655"/>
        </w:tabs>
        <w:spacing w:after="0" w:line="480" w:lineRule="auto"/>
        <w:rPr>
          <w:rFonts w:ascii="Arial Narrow" w:eastAsia="Arial Narrow" w:hAnsi="Arial Narrow" w:cs="Arial Narrow"/>
          <w:sz w:val="24"/>
          <w:szCs w:val="24"/>
        </w:rPr>
      </w:pPr>
      <w:r w:rsidRPr="08864B8C">
        <w:rPr>
          <w:rFonts w:ascii="Arial Narrow" w:eastAsia="Arial Narrow" w:hAnsi="Arial Narrow" w:cs="Arial Narrow"/>
          <w:sz w:val="24"/>
          <w:szCs w:val="24"/>
        </w:rPr>
        <w:t>Garcia, Rodelio Jr. T</w:t>
      </w:r>
    </w:p>
    <w:p w14:paraId="3EEB8A43" w14:textId="63F2C904" w:rsidR="08864B8C" w:rsidRDefault="08864B8C" w:rsidP="4D52A5CC">
      <w:pPr>
        <w:tabs>
          <w:tab w:val="left" w:pos="2655"/>
        </w:tabs>
        <w:spacing w:after="0" w:line="480" w:lineRule="auto"/>
        <w:rPr>
          <w:rFonts w:ascii="Arial Narrow" w:eastAsia="Arial Narrow" w:hAnsi="Arial Narrow" w:cs="Arial Narrow"/>
          <w:sz w:val="24"/>
          <w:szCs w:val="24"/>
        </w:rPr>
      </w:pPr>
      <w:r w:rsidRPr="08864B8C">
        <w:rPr>
          <w:rFonts w:ascii="Arial Narrow" w:eastAsia="Arial Narrow" w:hAnsi="Arial Narrow" w:cs="Arial Narrow"/>
          <w:sz w:val="24"/>
          <w:szCs w:val="24"/>
        </w:rPr>
        <w:t>Contact Information: 09298990050</w:t>
      </w:r>
    </w:p>
    <w:p w14:paraId="3D9EAC70" w14:textId="1253424B" w:rsidR="08864B8C" w:rsidRDefault="08864B8C" w:rsidP="4D52A5CC">
      <w:pPr>
        <w:tabs>
          <w:tab w:val="left" w:pos="2655"/>
        </w:tabs>
        <w:spacing w:after="0" w:line="480" w:lineRule="auto"/>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Additional Investigators:</w:t>
      </w:r>
    </w:p>
    <w:p w14:paraId="133A7078" w14:textId="60DA85C0" w:rsidR="08864B8C" w:rsidRDefault="08864B8C" w:rsidP="4D52A5CC">
      <w:pPr>
        <w:tabs>
          <w:tab w:val="left" w:pos="2655"/>
        </w:tabs>
        <w:spacing w:after="0" w:line="480" w:lineRule="auto"/>
        <w:rPr>
          <w:rFonts w:ascii="Arial Narrow" w:eastAsia="Arial Narrow" w:hAnsi="Arial Narrow" w:cs="Arial Narrow"/>
          <w:sz w:val="24"/>
          <w:szCs w:val="24"/>
        </w:rPr>
      </w:pPr>
      <w:r w:rsidRPr="08864B8C">
        <w:rPr>
          <w:rFonts w:ascii="Arial Narrow" w:eastAsia="Arial Narrow" w:hAnsi="Arial Narrow" w:cs="Arial Narrow"/>
          <w:sz w:val="24"/>
          <w:szCs w:val="24"/>
        </w:rPr>
        <w:t>Ibon, Jerome Christian V.</w:t>
      </w:r>
    </w:p>
    <w:p w14:paraId="4B1E50A4" w14:textId="37CC30A0" w:rsidR="08864B8C" w:rsidRDefault="08864B8C" w:rsidP="4D52A5CC">
      <w:pPr>
        <w:tabs>
          <w:tab w:val="left" w:pos="2655"/>
        </w:tabs>
        <w:spacing w:after="0" w:line="480" w:lineRule="auto"/>
        <w:rPr>
          <w:rFonts w:ascii="Arial Narrow" w:eastAsia="Arial Narrow" w:hAnsi="Arial Narrow" w:cs="Arial Narrow"/>
          <w:sz w:val="24"/>
          <w:szCs w:val="24"/>
        </w:rPr>
      </w:pPr>
      <w:r w:rsidRPr="08864B8C">
        <w:rPr>
          <w:rFonts w:ascii="Arial Narrow" w:eastAsia="Arial Narrow" w:hAnsi="Arial Narrow" w:cs="Arial Narrow"/>
          <w:sz w:val="24"/>
          <w:szCs w:val="24"/>
        </w:rPr>
        <w:t>Moises, Alaiza Denice V.</w:t>
      </w:r>
    </w:p>
    <w:p w14:paraId="339547D2" w14:textId="024CCB43" w:rsidR="08864B8C" w:rsidRDefault="08864B8C" w:rsidP="4D52A5CC">
      <w:pPr>
        <w:tabs>
          <w:tab w:val="left" w:pos="2655"/>
        </w:tabs>
        <w:spacing w:after="0" w:line="480" w:lineRule="auto"/>
        <w:rPr>
          <w:rFonts w:ascii="Arial Narrow" w:eastAsia="Arial Narrow" w:hAnsi="Arial Narrow" w:cs="Arial Narrow"/>
          <w:sz w:val="24"/>
          <w:szCs w:val="24"/>
        </w:rPr>
      </w:pPr>
      <w:r w:rsidRPr="08864B8C">
        <w:rPr>
          <w:rFonts w:ascii="Arial Narrow" w:eastAsia="Arial Narrow" w:hAnsi="Arial Narrow" w:cs="Arial Narrow"/>
          <w:sz w:val="24"/>
          <w:szCs w:val="24"/>
        </w:rPr>
        <w:t>Pili, Aira Nicole P.</w:t>
      </w:r>
    </w:p>
    <w:p w14:paraId="3D6371BA" w14:textId="38E55A42"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Introduction and Purpose of the Study</w:t>
      </w:r>
    </w:p>
    <w:p w14:paraId="2B528FDA" w14:textId="6BAC4D78"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You are invited to participate in a research study aimed at improving communication between students and faculty. ConsultEase is an IoT-based system that lets students check if a faculty member is present in the room and enables them to request consultations and send messages directly through the device. The purpose of this study is to evaluate the system’s effectiveness in providing real-time information and facilitating prompt consultation requests.</w:t>
      </w:r>
    </w:p>
    <w:p w14:paraId="3B39878D" w14:textId="79D145C5"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Description of the Research</w:t>
      </w:r>
    </w:p>
    <w:p w14:paraId="07ABE084" w14:textId="0EDF9D41"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 xml:space="preserve">When you join this study, you will answer a short question about your current experiences with student faculty communication. </w:t>
      </w:r>
    </w:p>
    <w:p w14:paraId="3BF7A6C7" w14:textId="291D7139" w:rsidR="08864B8C" w:rsidRDefault="08864B8C" w:rsidP="4D52A5CC">
      <w:pPr>
        <w:spacing w:after="0" w:line="480" w:lineRule="auto"/>
        <w:jc w:val="both"/>
        <w:rPr>
          <w:rFonts w:ascii="Arial Narrow" w:eastAsia="Arial Narrow" w:hAnsi="Arial Narrow" w:cs="Arial Narrow"/>
          <w:sz w:val="24"/>
          <w:szCs w:val="24"/>
        </w:rPr>
      </w:pPr>
      <w:r w:rsidRPr="08864B8C">
        <w:rPr>
          <w:rFonts w:ascii="Arial Narrow" w:eastAsia="Arial Narrow" w:hAnsi="Arial Narrow" w:cs="Arial Narrow"/>
          <w:sz w:val="24"/>
          <w:szCs w:val="24"/>
        </w:rPr>
        <w:t xml:space="preserve">For Students: </w:t>
      </w:r>
    </w:p>
    <w:p w14:paraId="05696698" w14:textId="37370B80" w:rsidR="08864B8C" w:rsidRDefault="08864B8C" w:rsidP="4D52A5CC">
      <w:pPr>
        <w:spacing w:after="0" w:line="480" w:lineRule="auto"/>
        <w:jc w:val="both"/>
        <w:rPr>
          <w:rFonts w:ascii="Arial Narrow" w:eastAsia="Arial Narrow" w:hAnsi="Arial Narrow" w:cs="Arial Narrow"/>
          <w:sz w:val="24"/>
          <w:szCs w:val="24"/>
        </w:rPr>
      </w:pPr>
      <w:r w:rsidRPr="08864B8C">
        <w:rPr>
          <w:rFonts w:ascii="Arial Narrow" w:eastAsia="Arial Narrow" w:hAnsi="Arial Narrow" w:cs="Arial Narrow"/>
          <w:sz w:val="24"/>
          <w:szCs w:val="24"/>
        </w:rPr>
        <w:t xml:space="preserve">Step 1: Tap your student ID card </w:t>
      </w:r>
      <w:r w:rsidR="0968BB16" w:rsidRPr="0968BB16">
        <w:rPr>
          <w:rFonts w:ascii="Arial Narrow" w:eastAsia="Arial Narrow" w:hAnsi="Arial Narrow" w:cs="Arial Narrow"/>
          <w:sz w:val="24"/>
          <w:szCs w:val="24"/>
        </w:rPr>
        <w:t>at</w:t>
      </w:r>
      <w:r w:rsidRPr="08864B8C">
        <w:rPr>
          <w:rFonts w:ascii="Arial Narrow" w:eastAsia="Arial Narrow" w:hAnsi="Arial Narrow" w:cs="Arial Narrow"/>
          <w:sz w:val="24"/>
          <w:szCs w:val="24"/>
        </w:rPr>
        <w:t xml:space="preserve"> a kiosk to confirm your identity.</w:t>
      </w:r>
    </w:p>
    <w:p w14:paraId="2B4F0AF3" w14:textId="79885669" w:rsidR="08864B8C" w:rsidRDefault="08864B8C" w:rsidP="4D52A5CC">
      <w:pPr>
        <w:spacing w:after="0" w:line="480" w:lineRule="auto"/>
        <w:jc w:val="both"/>
        <w:rPr>
          <w:rFonts w:ascii="Arial Narrow" w:eastAsia="Arial Narrow" w:hAnsi="Arial Narrow" w:cs="Arial Narrow"/>
          <w:sz w:val="24"/>
          <w:szCs w:val="24"/>
        </w:rPr>
      </w:pPr>
      <w:r w:rsidRPr="08864B8C">
        <w:rPr>
          <w:rFonts w:ascii="Arial Narrow" w:eastAsia="Arial Narrow" w:hAnsi="Arial Narrow" w:cs="Arial Narrow"/>
          <w:sz w:val="24"/>
          <w:szCs w:val="24"/>
        </w:rPr>
        <w:t>Step 2: Check which professors are available in real time (e.g., “Available” or “Busy”).</w:t>
      </w:r>
    </w:p>
    <w:p w14:paraId="3DF4FF48" w14:textId="0505DC9C" w:rsidR="08864B8C" w:rsidRDefault="08864B8C" w:rsidP="4D52A5CC">
      <w:pPr>
        <w:spacing w:after="0" w:line="480" w:lineRule="auto"/>
        <w:jc w:val="both"/>
        <w:rPr>
          <w:rFonts w:ascii="Arial Narrow" w:eastAsia="Arial Narrow" w:hAnsi="Arial Narrow" w:cs="Arial Narrow"/>
          <w:sz w:val="24"/>
          <w:szCs w:val="24"/>
        </w:rPr>
      </w:pPr>
      <w:r w:rsidRPr="08864B8C">
        <w:rPr>
          <w:rFonts w:ascii="Arial Narrow" w:eastAsia="Arial Narrow" w:hAnsi="Arial Narrow" w:cs="Arial Narrow"/>
          <w:sz w:val="24"/>
          <w:szCs w:val="24"/>
        </w:rPr>
        <w:t>Step 3: Send a message or request (e.g., “Can we discuss my project?”) to a professor.</w:t>
      </w:r>
    </w:p>
    <w:p w14:paraId="50837933" w14:textId="75187A29" w:rsidR="08864B8C" w:rsidRDefault="08864B8C" w:rsidP="4D52A5CC">
      <w:pPr>
        <w:spacing w:after="0" w:line="480" w:lineRule="auto"/>
        <w:jc w:val="both"/>
        <w:rPr>
          <w:rFonts w:ascii="Arial Narrow" w:eastAsia="Arial Narrow" w:hAnsi="Arial Narrow" w:cs="Arial Narrow"/>
          <w:sz w:val="24"/>
          <w:szCs w:val="24"/>
        </w:rPr>
      </w:pPr>
      <w:r w:rsidRPr="08864B8C">
        <w:rPr>
          <w:rFonts w:ascii="Arial Narrow" w:eastAsia="Arial Narrow" w:hAnsi="Arial Narrow" w:cs="Arial Narrow"/>
          <w:sz w:val="24"/>
          <w:szCs w:val="24"/>
        </w:rPr>
        <w:t>For Faculty:</w:t>
      </w:r>
    </w:p>
    <w:p w14:paraId="63708EBD" w14:textId="68D55337"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Step 1: Update your status (e.g., “In-office” or “Unavailable”) using a desk device.</w:t>
      </w:r>
    </w:p>
    <w:p w14:paraId="77681144" w14:textId="3957DC15"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Step 2: Receive and respond to student requests on your screen.</w:t>
      </w:r>
    </w:p>
    <w:p w14:paraId="0810D530" w14:textId="2806DDD9"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After using ConsultEase, you’ll complete a second questionnaire in which you’ll evaluate the system.</w:t>
      </w:r>
    </w:p>
    <w:p w14:paraId="061E595A" w14:textId="765530A8"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Subject Participation</w:t>
      </w:r>
    </w:p>
    <w:p w14:paraId="3A8C9F10" w14:textId="4A622B1E" w:rsidR="08864B8C" w:rsidRDefault="08864B8C" w:rsidP="4D52A5CC">
      <w:pPr>
        <w:tabs>
          <w:tab w:val="left" w:pos="240"/>
        </w:tabs>
        <w:spacing w:before="1" w:line="480" w:lineRule="auto"/>
        <w:ind w:firstLine="600"/>
        <w:jc w:val="both"/>
        <w:rPr>
          <w:rFonts w:ascii="Arial Narrow" w:eastAsia="Arial Narrow" w:hAnsi="Arial Narrow" w:cs="Arial Narrow"/>
          <w:sz w:val="24"/>
          <w:szCs w:val="24"/>
        </w:rPr>
      </w:pPr>
      <w:r w:rsidRPr="08864B8C">
        <w:rPr>
          <w:rFonts w:ascii="Arial Narrow" w:eastAsia="Arial Narrow" w:hAnsi="Arial Narrow" w:cs="Arial Narrow"/>
          <w:sz w:val="24"/>
          <w:szCs w:val="24"/>
        </w:rPr>
        <w:t>We are inviting students and faculty who interact with the ConsultEase system. Participation requires basic familiarity with digital devices. Approximately 50 Students and 5 Faculty members will be enrolled, and your role is to use the system as intended and provide honest feedback via questionnaires.</w:t>
      </w:r>
    </w:p>
    <w:p w14:paraId="750EC9B2" w14:textId="3A3FC8D9"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Potential Risks and Discomforts</w:t>
      </w:r>
    </w:p>
    <w:p w14:paraId="5C8555F0" w14:textId="7A2EEE47"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There are no known significant risks associated with participating in this study. Some participants might experience minor discomfort with new technology or digital interfaces. Should any unexpected issues arise, support will be available from the research team.</w:t>
      </w:r>
    </w:p>
    <w:p w14:paraId="3761E3D6" w14:textId="4927DBCA"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Potential Benefits</w:t>
      </w:r>
    </w:p>
    <w:p w14:paraId="2C4FF54F" w14:textId="063FD81B" w:rsidR="4D52A5CC" w:rsidRDefault="4D52A5CC" w:rsidP="4D52A5CC">
      <w:pPr>
        <w:tabs>
          <w:tab w:val="left" w:pos="240"/>
        </w:tabs>
        <w:spacing w:after="0" w:line="480" w:lineRule="auto"/>
        <w:ind w:firstLine="720"/>
        <w:jc w:val="both"/>
        <w:rPr>
          <w:rFonts w:ascii="Arial Narrow" w:eastAsia="Arial Narrow" w:hAnsi="Arial Narrow" w:cs="Arial Narrow"/>
          <w:sz w:val="24"/>
          <w:szCs w:val="24"/>
        </w:rPr>
      </w:pPr>
      <w:r w:rsidRPr="4D52A5CC">
        <w:rPr>
          <w:rFonts w:ascii="Arial Narrow" w:eastAsia="Arial Narrow" w:hAnsi="Arial Narrow" w:cs="Arial Narrow"/>
          <w:sz w:val="24"/>
          <w:szCs w:val="24"/>
        </w:rPr>
        <w:t>By participating, you may help improve a system that streamlines consultation processes between students and faculty. This may lead to less waiting time, faster responses, and organized consultation. As for university, it may potentially be a new tool to improve campus communication.</w:t>
      </w:r>
    </w:p>
    <w:p w14:paraId="31A234E1" w14:textId="517608DA" w:rsidR="08864B8C" w:rsidRDefault="08864B8C" w:rsidP="4D52A5CC">
      <w:pPr>
        <w:spacing w:line="480" w:lineRule="auto"/>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 xml:space="preserve">Confidentiality </w:t>
      </w:r>
    </w:p>
    <w:p w14:paraId="7581EEB3" w14:textId="28A42202"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All information collected will be coded to protect your identity. No personal identifiers (such as your name or contact details) will be used in any reports or publications. Data will be securely stored in locked and/or encrypted files accessible only by the research team and will be destroyed according to institutional guidelines once the study is complete.</w:t>
      </w:r>
    </w:p>
    <w:p w14:paraId="2D3233F6" w14:textId="2818EF44" w:rsidR="08864B8C" w:rsidRDefault="08864B8C" w:rsidP="4D52A5CC">
      <w:pPr>
        <w:spacing w:after="0" w:line="480" w:lineRule="auto"/>
        <w:jc w:val="both"/>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Authorization</w:t>
      </w:r>
    </w:p>
    <w:p w14:paraId="3E64C982" w14:textId="0CD43B43"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By signing below, you authorize the use and disclosure of the information collected during this study for research, educational, and publication purposes. Your feedback may be used in aggregated form in any resulting reports, ensuring your identity remains confidential.</w:t>
      </w:r>
    </w:p>
    <w:p w14:paraId="7E012CFF" w14:textId="62CF03DC" w:rsidR="4D52A5CC" w:rsidRDefault="4D52A5CC" w:rsidP="4D52A5CC">
      <w:pPr>
        <w:spacing w:line="480" w:lineRule="auto"/>
        <w:rPr>
          <w:rFonts w:ascii="Arial Narrow" w:eastAsia="Arial Narrow" w:hAnsi="Arial Narrow" w:cs="Arial Narrow"/>
          <w:sz w:val="24"/>
          <w:szCs w:val="24"/>
        </w:rPr>
      </w:pPr>
      <w:r w:rsidRPr="4D52A5CC">
        <w:rPr>
          <w:rFonts w:ascii="Arial Narrow" w:eastAsia="Arial Narrow" w:hAnsi="Arial Narrow" w:cs="Arial Narrow"/>
          <w:b/>
          <w:bCs/>
          <w:sz w:val="24"/>
          <w:szCs w:val="24"/>
        </w:rPr>
        <w:t>Compensation</w:t>
      </w:r>
      <w:r w:rsidRPr="704288CC">
        <w:rPr>
          <w:rFonts w:ascii="Arial Narrow" w:eastAsia="Arial Narrow" w:hAnsi="Arial Narrow" w:cs="Arial Narrow"/>
          <w:b/>
          <w:sz w:val="24"/>
          <w:szCs w:val="24"/>
        </w:rPr>
        <w:t xml:space="preserve"> </w:t>
      </w:r>
      <w:r>
        <w:br/>
      </w:r>
      <w:r>
        <w:tab/>
      </w:r>
      <w:r w:rsidRPr="704288CC">
        <w:rPr>
          <w:rFonts w:ascii="Arial Narrow" w:eastAsia="Arial Narrow" w:hAnsi="Arial Narrow" w:cs="Arial Narrow"/>
          <w:sz w:val="24"/>
          <w:szCs w:val="24"/>
        </w:rPr>
        <w:t>There will be no compensation will be provided for participation in this study</w:t>
      </w:r>
    </w:p>
    <w:p w14:paraId="7C463371" w14:textId="04118119" w:rsidR="08864B8C" w:rsidRDefault="08864B8C" w:rsidP="4D52A5CC">
      <w:pPr>
        <w:spacing w:line="480" w:lineRule="auto"/>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 xml:space="preserve">Voluntary Participation and Authorization </w:t>
      </w:r>
    </w:p>
    <w:p w14:paraId="4AE3B33E" w14:textId="43EF653F" w:rsidR="08864B8C" w:rsidRDefault="08864B8C" w:rsidP="4D52A5CC">
      <w:pPr>
        <w:spacing w:after="0" w:line="480" w:lineRule="auto"/>
        <w:ind w:firstLine="720"/>
        <w:jc w:val="both"/>
        <w:rPr>
          <w:rFonts w:ascii="Arial Narrow" w:eastAsia="Arial Narrow" w:hAnsi="Arial Narrow" w:cs="Arial Narrow"/>
          <w:sz w:val="24"/>
          <w:szCs w:val="24"/>
        </w:rPr>
      </w:pPr>
      <w:r w:rsidRPr="08864B8C">
        <w:rPr>
          <w:rFonts w:ascii="Arial Narrow" w:eastAsia="Arial Narrow" w:hAnsi="Arial Narrow" w:cs="Arial Narrow"/>
          <w:sz w:val="24"/>
          <w:szCs w:val="24"/>
        </w:rPr>
        <w:t xml:space="preserve">Your decision to participate in this study is </w:t>
      </w:r>
      <w:r w:rsidR="4D52A5CC" w:rsidRPr="4D52A5CC">
        <w:rPr>
          <w:rFonts w:ascii="Arial Narrow" w:eastAsia="Arial Narrow" w:hAnsi="Arial Narrow" w:cs="Arial Narrow"/>
          <w:sz w:val="24"/>
          <w:szCs w:val="24"/>
        </w:rPr>
        <w:t>completely</w:t>
      </w:r>
      <w:r w:rsidRPr="08864B8C">
        <w:rPr>
          <w:rFonts w:ascii="Arial Narrow" w:eastAsia="Arial Narrow" w:hAnsi="Arial Narrow" w:cs="Arial Narrow"/>
          <w:sz w:val="24"/>
          <w:szCs w:val="24"/>
        </w:rPr>
        <w:t xml:space="preserve"> voluntary. If you decide to not participate in this study, it will not affect the care, services, or benefits to which you are entitled.</w:t>
      </w:r>
    </w:p>
    <w:p w14:paraId="35F4F8D6" w14:textId="640A0152" w:rsidR="08864B8C" w:rsidRDefault="08864B8C" w:rsidP="4D52A5CC">
      <w:pPr>
        <w:spacing w:after="0" w:line="480" w:lineRule="auto"/>
        <w:rPr>
          <w:rFonts w:ascii="Arial Narrow" w:eastAsia="Arial Narrow" w:hAnsi="Arial Narrow" w:cs="Arial Narrow"/>
          <w:sz w:val="24"/>
          <w:szCs w:val="24"/>
        </w:rPr>
      </w:pPr>
      <w:r w:rsidRPr="08864B8C">
        <w:rPr>
          <w:rFonts w:ascii="Arial Narrow" w:eastAsia="Arial Narrow" w:hAnsi="Arial Narrow" w:cs="Arial Narrow"/>
          <w:b/>
          <w:bCs/>
          <w:sz w:val="24"/>
          <w:szCs w:val="24"/>
        </w:rPr>
        <w:t xml:space="preserve">Withdrawal from the Study and/or Withdrawal of Authorization </w:t>
      </w:r>
      <w:r>
        <w:br/>
      </w:r>
      <w:r>
        <w:tab/>
      </w:r>
      <w:r w:rsidRPr="704288CC">
        <w:rPr>
          <w:rFonts w:ascii="Arial Narrow" w:eastAsia="Arial Narrow" w:hAnsi="Arial Narrow" w:cs="Arial Narrow"/>
          <w:sz w:val="24"/>
          <w:szCs w:val="24"/>
        </w:rPr>
        <w:t>You may withdraw from the study at any time without any penalty. If you choose to withdraw, any data collected prior to your withdrawal may still be used for research purposes, but your identity will remain confidential.</w:t>
      </w:r>
    </w:p>
    <w:p w14:paraId="371836E8" w14:textId="40683CB8" w:rsidR="08864B8C" w:rsidRDefault="08864B8C" w:rsidP="08864B8C">
      <w:pPr>
        <w:spacing w:after="0"/>
        <w:rPr>
          <w:rFonts w:ascii="Arial Narrow" w:eastAsia="Arial Narrow" w:hAnsi="Arial Narrow" w:cs="Arial Narrow"/>
          <w:b/>
          <w:bCs/>
          <w:sz w:val="24"/>
          <w:szCs w:val="24"/>
        </w:rPr>
      </w:pPr>
      <w:r w:rsidRPr="08864B8C">
        <w:rPr>
          <w:rFonts w:ascii="Arial Narrow" w:eastAsia="Arial Narrow" w:hAnsi="Arial Narrow" w:cs="Arial Narrow"/>
          <w:b/>
          <w:bCs/>
          <w:sz w:val="24"/>
          <w:szCs w:val="24"/>
        </w:rPr>
        <w:t>I voluntarily agree to participate in this research program</w:t>
      </w:r>
    </w:p>
    <w:p w14:paraId="1B85FB8C" w14:textId="2DEB5ECE" w:rsidR="08864B8C" w:rsidRDefault="4D52A5CC" w:rsidP="4D52A5CC">
      <w:pPr>
        <w:spacing w:after="0"/>
        <w:rPr>
          <w:rFonts w:ascii="Arial Narrow" w:eastAsia="Arial Narrow" w:hAnsi="Arial Narrow" w:cs="Arial Narrow"/>
          <w:b/>
          <w:bCs/>
          <w:sz w:val="24"/>
          <w:szCs w:val="24"/>
        </w:rPr>
      </w:pPr>
      <w:r w:rsidRPr="4D52A5CC">
        <w:rPr>
          <w:rFonts w:ascii="Arial Narrow" w:eastAsia="Arial Narrow" w:hAnsi="Arial Narrow" w:cs="Arial Narrow"/>
          <w:b/>
          <w:bCs/>
          <w:sz w:val="24"/>
          <w:szCs w:val="24"/>
        </w:rPr>
        <w:t xml:space="preserve"> </w:t>
      </w:r>
      <w:r w:rsidR="6535434D">
        <w:tab/>
      </w:r>
      <w:r w:rsidR="08864B8C" w:rsidRPr="08864B8C">
        <w:rPr>
          <w:rFonts w:ascii="Arial Narrow" w:eastAsia="Arial Narrow" w:hAnsi="Arial Narrow" w:cs="Arial Narrow"/>
          <w:b/>
          <w:bCs/>
          <w:sz w:val="24"/>
          <w:szCs w:val="24"/>
        </w:rPr>
        <w:t>Yes</w:t>
      </w:r>
    </w:p>
    <w:p w14:paraId="145CE619" w14:textId="75653112" w:rsidR="08864B8C" w:rsidRDefault="4D52A5CC" w:rsidP="4D52A5CC">
      <w:pPr>
        <w:spacing w:after="0"/>
        <w:rPr>
          <w:rFonts w:ascii="Arial Narrow" w:eastAsia="Arial Narrow" w:hAnsi="Arial Narrow" w:cs="Arial Narrow"/>
          <w:b/>
          <w:bCs/>
          <w:sz w:val="24"/>
          <w:szCs w:val="24"/>
        </w:rPr>
      </w:pPr>
      <w:r w:rsidRPr="4D52A5CC">
        <w:rPr>
          <w:rFonts w:ascii="Arial Narrow" w:eastAsia="Arial Narrow" w:hAnsi="Arial Narrow" w:cs="Arial Narrow"/>
          <w:b/>
          <w:bCs/>
          <w:sz w:val="24"/>
          <w:szCs w:val="24"/>
        </w:rPr>
        <w:t xml:space="preserve"> </w:t>
      </w:r>
      <w:r w:rsidR="6535434D">
        <w:tab/>
      </w:r>
      <w:r w:rsidR="08864B8C" w:rsidRPr="08864B8C">
        <w:rPr>
          <w:rFonts w:ascii="Arial Narrow" w:eastAsia="Arial Narrow" w:hAnsi="Arial Narrow" w:cs="Arial Narrow"/>
          <w:b/>
          <w:bCs/>
          <w:sz w:val="24"/>
          <w:szCs w:val="24"/>
        </w:rPr>
        <w:t>No</w:t>
      </w:r>
    </w:p>
    <w:p w14:paraId="56DA07CF" w14:textId="496055F7" w:rsidR="08864B8C" w:rsidRDefault="08864B8C" w:rsidP="08864B8C">
      <w:pPr>
        <w:spacing w:after="0"/>
        <w:rPr>
          <w:rFonts w:ascii="Arial Narrow" w:eastAsia="Arial Narrow" w:hAnsi="Arial Narrow" w:cs="Arial Narrow"/>
          <w:sz w:val="24"/>
          <w:szCs w:val="24"/>
        </w:rPr>
      </w:pPr>
      <w:r w:rsidRPr="08864B8C">
        <w:rPr>
          <w:rFonts w:ascii="Arial Narrow" w:eastAsia="Arial Narrow" w:hAnsi="Arial Narrow" w:cs="Arial Narrow"/>
          <w:sz w:val="24"/>
          <w:szCs w:val="24"/>
        </w:rPr>
        <w:t>I understand that I will be given a copy of this signed Consent Form.</w:t>
      </w:r>
    </w:p>
    <w:tbl>
      <w:tblPr>
        <w:tblW w:w="0" w:type="auto"/>
        <w:tblLayout w:type="fixed"/>
        <w:tblLook w:val="01E0" w:firstRow="1" w:lastRow="1" w:firstColumn="1" w:lastColumn="1" w:noHBand="0" w:noVBand="0"/>
      </w:tblPr>
      <w:tblGrid>
        <w:gridCol w:w="7312"/>
      </w:tblGrid>
      <w:tr w:rsidR="08864B8C" w14:paraId="6302953C" w14:textId="77777777" w:rsidTr="08864B8C">
        <w:trPr>
          <w:trHeight w:val="1065"/>
        </w:trPr>
        <w:tc>
          <w:tcPr>
            <w:tcW w:w="73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9EAEAF" w14:textId="4DF0FC7D" w:rsidR="08864B8C" w:rsidRDefault="08864B8C" w:rsidP="08864B8C">
            <w:pPr>
              <w:tabs>
                <w:tab w:val="left" w:pos="7643"/>
                <w:tab w:val="left" w:pos="7823"/>
              </w:tabs>
              <w:spacing w:before="27"/>
              <w:ind w:left="2063" w:right="996" w:hanging="1956"/>
              <w:rPr>
                <w:rFonts w:ascii="Arial Narrow" w:eastAsia="Arial Narrow" w:hAnsi="Arial Narrow" w:cs="Arial Narrow"/>
                <w:sz w:val="24"/>
                <w:szCs w:val="24"/>
              </w:rPr>
            </w:pPr>
            <w:r w:rsidRPr="08864B8C">
              <w:rPr>
                <w:rFonts w:ascii="Arial Narrow" w:eastAsia="Arial Narrow" w:hAnsi="Arial Narrow" w:cs="Arial Narrow"/>
                <w:b/>
                <w:bCs/>
                <w:sz w:val="24"/>
                <w:szCs w:val="24"/>
              </w:rPr>
              <w:t>Name of Evaluator (print)</w:t>
            </w:r>
            <w:r w:rsidRPr="08864B8C">
              <w:rPr>
                <w:rFonts w:ascii="Arial Narrow" w:eastAsia="Arial Narrow" w:hAnsi="Arial Narrow" w:cs="Arial Narrow"/>
                <w:sz w:val="24"/>
                <w:szCs w:val="24"/>
              </w:rPr>
              <w:t>: Signature:                                                                                Date:</w:t>
            </w:r>
          </w:p>
        </w:tc>
      </w:tr>
      <w:tr w:rsidR="08864B8C" w14:paraId="76BC2DF0" w14:textId="77777777" w:rsidTr="08864B8C">
        <w:trPr>
          <w:trHeight w:val="1065"/>
        </w:trPr>
        <w:tc>
          <w:tcPr>
            <w:tcW w:w="73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3A0AB" w14:textId="3BA3381E" w:rsidR="08864B8C" w:rsidRDefault="08864B8C" w:rsidP="08864B8C">
            <w:pPr>
              <w:tabs>
                <w:tab w:val="left" w:pos="7643"/>
                <w:tab w:val="left" w:pos="7823"/>
              </w:tabs>
              <w:spacing w:before="27"/>
              <w:ind w:left="2063" w:right="996" w:hanging="1956"/>
              <w:rPr>
                <w:rFonts w:ascii="Arial Narrow" w:eastAsia="Arial Narrow" w:hAnsi="Arial Narrow" w:cs="Arial Narrow"/>
                <w:sz w:val="24"/>
                <w:szCs w:val="24"/>
              </w:rPr>
            </w:pPr>
            <w:r w:rsidRPr="08864B8C">
              <w:rPr>
                <w:rFonts w:ascii="Arial Narrow" w:eastAsia="Arial Narrow" w:hAnsi="Arial Narrow" w:cs="Arial Narrow"/>
                <w:b/>
                <w:bCs/>
                <w:sz w:val="24"/>
                <w:szCs w:val="24"/>
              </w:rPr>
              <w:t>Principal Investigator</w:t>
            </w:r>
            <w:r w:rsidRPr="08864B8C">
              <w:rPr>
                <w:rFonts w:ascii="Arial Narrow" w:eastAsia="Arial Narrow" w:hAnsi="Arial Narrow" w:cs="Arial Narrow"/>
                <w:sz w:val="24"/>
                <w:szCs w:val="24"/>
              </w:rPr>
              <w:t>: Signature:                                                                                Date:</w:t>
            </w:r>
          </w:p>
        </w:tc>
      </w:tr>
    </w:tbl>
    <w:p w14:paraId="1C4B1CBA" w14:textId="385628E3" w:rsidR="6535434D" w:rsidRDefault="6535434D" w:rsidP="4D52A5CC">
      <w:pPr>
        <w:spacing w:after="0" w:line="480" w:lineRule="auto"/>
        <w:rPr>
          <w:rFonts w:ascii="Arial Narrow" w:eastAsia="Arial Narrow" w:hAnsi="Arial Narrow" w:cs="Arial Narrow"/>
          <w:b/>
          <w:bCs/>
          <w:color w:val="000000" w:themeColor="text1"/>
          <w:sz w:val="24"/>
          <w:szCs w:val="24"/>
        </w:rPr>
      </w:pPr>
    </w:p>
    <w:p w14:paraId="3A4FD0D9" w14:textId="733D06EC" w:rsidR="6535434D" w:rsidRDefault="10C9CC34" w:rsidP="10C9CC34">
      <w:pPr>
        <w:spacing w:after="0" w:line="480" w:lineRule="auto"/>
        <w:ind w:right="20"/>
        <w:jc w:val="center"/>
        <w:rPr>
          <w:rFonts w:ascii="Arial Narrow" w:eastAsia="Arial Narrow" w:hAnsi="Arial Narrow" w:cs="Arial Narrow"/>
          <w:b/>
          <w:sz w:val="24"/>
          <w:szCs w:val="24"/>
        </w:rPr>
      </w:pPr>
      <w:r w:rsidRPr="10C9CC34">
        <w:rPr>
          <w:rFonts w:ascii="Arial Narrow" w:eastAsia="Arial Narrow" w:hAnsi="Arial Narrow" w:cs="Arial Narrow"/>
          <w:b/>
          <w:bCs/>
          <w:color w:val="000000" w:themeColor="text1"/>
          <w:sz w:val="24"/>
          <w:szCs w:val="24"/>
        </w:rPr>
        <w:t>APPENDIX 4.</w:t>
      </w:r>
      <w:r w:rsidR="31A5F5C2" w:rsidRPr="31A5F5C2">
        <w:rPr>
          <w:rFonts w:ascii="Arial Narrow" w:eastAsia="Arial Narrow" w:hAnsi="Arial Narrow" w:cs="Arial Narrow"/>
          <w:b/>
          <w:bCs/>
          <w:color w:val="000000" w:themeColor="text1"/>
          <w:sz w:val="24"/>
          <w:szCs w:val="24"/>
        </w:rPr>
        <w:t xml:space="preserve"> </w:t>
      </w:r>
      <w:r w:rsidR="25A271C3" w:rsidRPr="25A271C3">
        <w:rPr>
          <w:rFonts w:ascii="Arial Narrow" w:eastAsia="Arial Narrow" w:hAnsi="Arial Narrow" w:cs="Arial Narrow"/>
          <w:b/>
          <w:bCs/>
          <w:color w:val="000000" w:themeColor="text1"/>
          <w:sz w:val="24"/>
          <w:szCs w:val="24"/>
        </w:rPr>
        <w:t xml:space="preserve">TEST CASE MATRIX </w:t>
      </w:r>
      <w:r w:rsidR="53789979" w:rsidRPr="53789979">
        <w:rPr>
          <w:rFonts w:ascii="Arial Narrow" w:eastAsia="Arial Narrow" w:hAnsi="Arial Narrow" w:cs="Arial Narrow"/>
          <w:b/>
          <w:bCs/>
          <w:color w:val="000000" w:themeColor="text1"/>
          <w:sz w:val="24"/>
          <w:szCs w:val="24"/>
        </w:rPr>
        <w:t>AND RESULTS</w:t>
      </w:r>
    </w:p>
    <w:p w14:paraId="20CCB56F"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Project: ConsultEase: IoT Integrated Consultation System</w:t>
      </w:r>
    </w:p>
    <w:p w14:paraId="685931D9"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Test Type: Functional Testing</w:t>
      </w:r>
    </w:p>
    <w:p w14:paraId="40DA3975"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Date of Evaluation:</w:t>
      </w:r>
    </w:p>
    <w:p w14:paraId="0EDB1F5D"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Device Used: ConsultEase Prototype (Central Terminal + Faculty Desk Unit)</w:t>
      </w:r>
    </w:p>
    <w:p w14:paraId="074EEECE"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Developers: Rodelio Garcia Jr. &amp; Jerome Christian Ibon</w:t>
      </w:r>
    </w:p>
    <w:p w14:paraId="091EF605" w14:textId="2835879B" w:rsidR="0026017D" w:rsidRDefault="0026017D" w:rsidP="0026017D">
      <w:pPr>
        <w:spacing w:line="480" w:lineRule="auto"/>
        <w:rPr>
          <w:rFonts w:ascii="Arial Narrow" w:hAnsi="Arial Narrow"/>
          <w:b/>
          <w:bCs/>
        </w:rPr>
      </w:pPr>
      <w:r w:rsidRPr="00F74456">
        <w:rPr>
          <w:rFonts w:ascii="Arial Narrow" w:hAnsi="Arial Narrow"/>
          <w:b/>
          <w:bCs/>
        </w:rPr>
        <w:t>Evaluators: Alaiza Denice Moises &amp; Aira Nicole Pili</w:t>
      </w:r>
    </w:p>
    <w:p w14:paraId="605A8E3F" w14:textId="77777777" w:rsidR="00B97DDB" w:rsidRPr="0026017D" w:rsidRDefault="00B97DDB" w:rsidP="0026017D">
      <w:pPr>
        <w:spacing w:line="480" w:lineRule="auto"/>
        <w:rPr>
          <w:rFonts w:ascii="Arial Narrow" w:hAnsi="Arial Narrow"/>
          <w:b/>
          <w:bCs/>
        </w:rPr>
      </w:pPr>
    </w:p>
    <w:p w14:paraId="03D0CA1A"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I. Student Authentication</w:t>
      </w:r>
    </w:p>
    <w:p w14:paraId="7BE60854"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Upon tapping a valid student ID on the RFID reader, the system verifies identity and grants access.</w:t>
      </w:r>
    </w:p>
    <w:p w14:paraId="42DA8A42"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If an invalid/unregistered ID is tapped, the system displays an error message.</w:t>
      </w:r>
    </w:p>
    <w:p w14:paraId="54F6D6AC"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After successful verification, the system displays the faculty availability interface.</w:t>
      </w:r>
    </w:p>
    <w:p w14:paraId="1C967661"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II. Faculty Availability Detection</w:t>
      </w:r>
    </w:p>
    <w:p w14:paraId="53481E4F"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When a faculty BLE beacon is within range, the system updates their status to "Available" in real-time.</w:t>
      </w:r>
    </w:p>
    <w:p w14:paraId="10BFA9F3"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When the beacon moves out of range, status automatically changes to "Unavailable."</w:t>
      </w:r>
    </w:p>
    <w:p w14:paraId="23E77C50"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Availability status is accurately reflected on both central terminal and faculty desk unit displays.</w:t>
      </w:r>
    </w:p>
    <w:p w14:paraId="0298C2E9"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III. Consultation Request</w:t>
      </w:r>
    </w:p>
    <w:p w14:paraId="397A20D0"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Students can search/select faculty members and submit consultation requests via the touchscreen.</w:t>
      </w:r>
    </w:p>
    <w:p w14:paraId="1D499FF0"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Submitted requests appear instantly on the target faculty's desk unit TFT screen.</w:t>
      </w:r>
    </w:p>
    <w:p w14:paraId="2C897289"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Faculty can accept requests or mark themselves as "Busy" using the ESP32 interface.</w:t>
      </w:r>
    </w:p>
    <w:p w14:paraId="2FFBBC06"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IV. Notification System</w:t>
      </w:r>
    </w:p>
    <w:p w14:paraId="67690C3E"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Faculty desk unit LED lights up when new requests arrive </w:t>
      </w:r>
    </w:p>
    <w:p w14:paraId="44078D1A"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Notification persists until faculty interacts with the request (Accept/Busy).</w:t>
      </w:r>
    </w:p>
    <w:p w14:paraId="70BCEB78"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Central terminal shows request status updates (e.g., "Sent," "Accepted," "Declined").</w:t>
      </w:r>
    </w:p>
    <w:p w14:paraId="1AA2504F" w14:textId="77777777" w:rsidR="0026017D" w:rsidRPr="00F74456" w:rsidRDefault="0026017D" w:rsidP="0026017D">
      <w:pPr>
        <w:spacing w:line="480" w:lineRule="auto"/>
        <w:rPr>
          <w:rFonts w:ascii="Arial Narrow" w:hAnsi="Arial Narrow"/>
          <w:b/>
          <w:bCs/>
        </w:rPr>
      </w:pPr>
      <w:r w:rsidRPr="00F74456">
        <w:rPr>
          <w:rFonts w:ascii="Arial Narrow" w:hAnsi="Arial Narrow"/>
          <w:b/>
          <w:bCs/>
        </w:rPr>
        <w:t>V. Data Management</w:t>
      </w:r>
    </w:p>
    <w:p w14:paraId="5FEFA7F6"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All RFID verifications, requests, and faculty responses are logged in the PostgreSQL database.</w:t>
      </w:r>
    </w:p>
    <w:p w14:paraId="080B6A3A"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System maintains data integrity during Wi-Fi interruptions using local SQLite fallback.</w:t>
      </w:r>
    </w:p>
    <w:p w14:paraId="38F6EF17" w14:textId="77777777" w:rsidR="0026017D" w:rsidRPr="00F74456" w:rsidRDefault="0026017D" w:rsidP="0026017D">
      <w:pPr>
        <w:spacing w:line="480" w:lineRule="auto"/>
        <w:rPr>
          <w:rFonts w:ascii="Arial Narrow" w:hAnsi="Arial Narrow"/>
        </w:rPr>
      </w:pPr>
      <w:r w:rsidRPr="00F74456">
        <w:rPr>
          <w:rFonts w:ascii="Arial Narrow" w:hAnsi="Arial Narrow"/>
        </w:rPr>
        <w:t xml:space="preserve">    Admin dashboard displays real-time logs of system activity.</w:t>
      </w:r>
    </w:p>
    <w:p w14:paraId="2A39A4D8" w14:textId="04B10F46" w:rsidR="1C19FD38" w:rsidRDefault="00EA40AF" w:rsidP="00EA40AF">
      <w:pPr>
        <w:spacing w:after="0" w:line="480" w:lineRule="auto"/>
        <w:ind w:right="20"/>
        <w:rPr>
          <w:rFonts w:ascii="Arial Narrow" w:eastAsia="Arial Narrow" w:hAnsi="Arial Narrow" w:cs="Arial Narrow"/>
          <w:color w:val="000000" w:themeColor="text1"/>
          <w:sz w:val="24"/>
          <w:szCs w:val="24"/>
        </w:rPr>
      </w:pPr>
      <w:r w:rsidRPr="00EA40AF">
        <w:rPr>
          <w:rFonts w:ascii="Arial Narrow" w:eastAsia="Arial Narrow" w:hAnsi="Arial Narrow" w:cs="Arial Narrow"/>
          <w:color w:val="000000" w:themeColor="text1"/>
          <w:sz w:val="24"/>
          <w:szCs w:val="24"/>
        </w:rPr>
        <w:t>Remarks</w:t>
      </w:r>
      <w:r>
        <w:rPr>
          <w:rFonts w:ascii="Arial Narrow" w:eastAsia="Arial Narrow" w:hAnsi="Arial Narrow" w:cs="Arial Narrow"/>
          <w:color w:val="000000" w:themeColor="text1"/>
          <w:sz w:val="24"/>
          <w:szCs w:val="24"/>
        </w:rPr>
        <w:t>:</w:t>
      </w:r>
    </w:p>
    <w:p w14:paraId="52DC8F85" w14:textId="6A31056A" w:rsidR="00EA40AF" w:rsidRPr="00EA40AF" w:rsidRDefault="000A6C79" w:rsidP="00EA40AF">
      <w:pPr>
        <w:spacing w:after="0" w:line="480" w:lineRule="auto"/>
        <w:ind w:right="20"/>
        <w:rPr>
          <w:rFonts w:ascii="Arial Narrow" w:eastAsia="Arial Narrow" w:hAnsi="Arial Narrow" w:cs="Arial Narrow"/>
          <w:color w:val="000000" w:themeColor="text1"/>
          <w:sz w:val="24"/>
          <w:szCs w:val="24"/>
        </w:rPr>
      </w:pPr>
      <w:r>
        <w:rPr>
          <w:rFonts w:ascii="Arial Narrow" w:eastAsia="Arial Narrow" w:hAnsi="Arial Narrow" w:cs="Arial Narrow"/>
          <w:color w:val="000000" w:themeColor="text1"/>
          <w:sz w:val="24"/>
          <w:szCs w:val="24"/>
        </w:rPr>
        <w:tab/>
        <w:t>After multiple testing</w:t>
      </w:r>
      <w:r w:rsidR="003337F6">
        <w:rPr>
          <w:rFonts w:ascii="Arial Narrow" w:eastAsia="Arial Narrow" w:hAnsi="Arial Narrow" w:cs="Arial Narrow"/>
          <w:color w:val="000000" w:themeColor="text1"/>
          <w:sz w:val="24"/>
          <w:szCs w:val="24"/>
        </w:rPr>
        <w:t xml:space="preserve"> ConsultEase</w:t>
      </w:r>
      <w:r w:rsidR="009A682D">
        <w:rPr>
          <w:rFonts w:ascii="Arial Narrow" w:eastAsia="Arial Narrow" w:hAnsi="Arial Narrow" w:cs="Arial Narrow"/>
          <w:color w:val="000000" w:themeColor="text1"/>
          <w:sz w:val="24"/>
          <w:szCs w:val="24"/>
        </w:rPr>
        <w:t xml:space="preserve"> was able to satisfy</w:t>
      </w:r>
      <w:r w:rsidR="006E56B5">
        <w:rPr>
          <w:rFonts w:ascii="Arial Narrow" w:eastAsia="Arial Narrow" w:hAnsi="Arial Narrow" w:cs="Arial Narrow"/>
          <w:color w:val="000000" w:themeColor="text1"/>
          <w:sz w:val="24"/>
          <w:szCs w:val="24"/>
        </w:rPr>
        <w:t xml:space="preserve"> the test cases above with minor refinements</w:t>
      </w:r>
    </w:p>
    <w:p w14:paraId="5B67428C" w14:textId="51A9D3F1" w:rsidR="6535434D" w:rsidRDefault="6535434D" w:rsidP="4D52A5CC">
      <w:pPr>
        <w:pStyle w:val="ListParagraph"/>
        <w:spacing w:after="0" w:line="480" w:lineRule="auto"/>
        <w:ind w:right="108"/>
        <w:jc w:val="center"/>
        <w:rPr>
          <w:rFonts w:ascii="Arial Narrow" w:eastAsia="Arial Narrow" w:hAnsi="Arial Narrow" w:cs="Arial Narrow"/>
          <w:b/>
          <w:bCs/>
          <w:color w:val="000000" w:themeColor="text1"/>
          <w:sz w:val="24"/>
          <w:szCs w:val="24"/>
        </w:rPr>
      </w:pPr>
    </w:p>
    <w:p w14:paraId="56BDDA64" w14:textId="31DC44C2" w:rsidR="000E03AE" w:rsidRPr="00282A72" w:rsidRDefault="4D52A5CC" w:rsidP="2B1E2473">
      <w:pPr>
        <w:ind w:right="20"/>
        <w:jc w:val="center"/>
        <w:rPr>
          <w:del w:id="142" w:author="Microsoft Word" w:date="2025-06-03T22:21:00Z" w16du:dateUtc="2025-06-04T05:21:00Z"/>
          <w:rFonts w:ascii="Arial Narrow" w:eastAsia="Arial Narrow" w:hAnsi="Arial Narrow" w:cs="Arial Narrow"/>
          <w:b/>
          <w:sz w:val="24"/>
          <w:szCs w:val="24"/>
        </w:rPr>
      </w:pPr>
      <w:r w:rsidRPr="4D52A5CC">
        <w:rPr>
          <w:rFonts w:ascii="Arial Narrow" w:eastAsia="Arial Narrow" w:hAnsi="Arial Narrow" w:cs="Arial Narrow"/>
          <w:b/>
          <w:bCs/>
          <w:color w:val="000000" w:themeColor="text1"/>
          <w:sz w:val="24"/>
          <w:szCs w:val="24"/>
        </w:rPr>
        <w:t xml:space="preserve">APPENDIX 5. </w:t>
      </w:r>
      <w:r w:rsidR="1C27D43F" w:rsidRPr="1C27D43F">
        <w:rPr>
          <w:rFonts w:ascii="Arial Narrow" w:eastAsia="Arial Narrow" w:hAnsi="Arial Narrow" w:cs="Arial Narrow"/>
          <w:b/>
          <w:bCs/>
          <w:color w:val="000000" w:themeColor="text1"/>
          <w:sz w:val="24"/>
          <w:szCs w:val="24"/>
        </w:rPr>
        <w:t xml:space="preserve">EVALUATION </w:t>
      </w:r>
      <w:r w:rsidR="231FB340" w:rsidRPr="231FB340">
        <w:rPr>
          <w:rFonts w:ascii="Arial Narrow" w:eastAsia="Arial Narrow" w:hAnsi="Arial Narrow" w:cs="Arial Narrow"/>
          <w:b/>
          <w:bCs/>
          <w:color w:val="000000" w:themeColor="text1"/>
          <w:sz w:val="24"/>
          <w:szCs w:val="24"/>
        </w:rPr>
        <w:t>TOOL</w:t>
      </w:r>
    </w:p>
    <w:p w14:paraId="517A78D3" w14:textId="17B0CD92" w:rsidR="625B54EE" w:rsidRDefault="000E03AE" w:rsidP="625B54EE">
      <w:pPr>
        <w:ind w:right="20"/>
        <w:jc w:val="center"/>
        <w:rPr>
          <w:rFonts w:ascii="Arial Narrow" w:hAnsi="Arial Narrow"/>
          <w:sz w:val="24"/>
          <w:szCs w:val="24"/>
        </w:rPr>
      </w:pPr>
      <w:r w:rsidRPr="00282A72">
        <w:rPr>
          <w:rFonts w:ascii="Arial Narrow" w:eastAsia="Arial Narrow" w:hAnsi="Arial Narrow" w:cs="Arial Narrow"/>
          <w:b/>
          <w:bCs/>
          <w:sz w:val="24"/>
          <w:szCs w:val="24"/>
        </w:rPr>
        <w:t xml:space="preserve"> </w:t>
      </w:r>
    </w:p>
    <w:p w14:paraId="0AA81381" w14:textId="43BFC7AF" w:rsidR="000E03AE" w:rsidRPr="00282A72" w:rsidRDefault="799ADC60" w:rsidP="799ADC60">
      <w:pPr>
        <w:rPr>
          <w:rFonts w:ascii="Arial Narrow" w:hAnsi="Arial Narrow"/>
          <w:sz w:val="24"/>
          <w:szCs w:val="24"/>
        </w:rPr>
      </w:pPr>
      <w:r w:rsidRPr="799ADC60">
        <w:rPr>
          <w:rFonts w:ascii="Arial Narrow" w:eastAsia="Arial Narrow" w:hAnsi="Arial Narrow" w:cs="Arial Narrow"/>
          <w:b/>
          <w:bCs/>
          <w:sz w:val="24"/>
          <w:szCs w:val="24"/>
        </w:rPr>
        <w:t>Overview of</w:t>
      </w:r>
      <w:r w:rsidR="000E03AE" w:rsidRPr="00282A72">
        <w:rPr>
          <w:rFonts w:ascii="Arial Narrow" w:eastAsia="Arial Narrow" w:hAnsi="Arial Narrow" w:cs="Arial Narrow"/>
          <w:b/>
          <w:bCs/>
          <w:sz w:val="24"/>
          <w:szCs w:val="24"/>
        </w:rPr>
        <w:t xml:space="preserve"> the Study</w:t>
      </w:r>
    </w:p>
    <w:p w14:paraId="6D00EC6A" w14:textId="0727CC7D" w:rsidR="000E03AE" w:rsidRPr="00282A72" w:rsidRDefault="000E03AE" w:rsidP="799ADC60">
      <w:pPr>
        <w:ind w:firstLine="720"/>
        <w:jc w:val="both"/>
        <w:rPr>
          <w:rFonts w:ascii="Arial Narrow" w:hAnsi="Arial Narrow"/>
          <w:sz w:val="24"/>
          <w:szCs w:val="24"/>
        </w:rPr>
      </w:pPr>
      <w:r w:rsidRPr="00282A72">
        <w:rPr>
          <w:rFonts w:ascii="Arial Narrow" w:eastAsia="Arial Narrow" w:hAnsi="Arial Narrow" w:cs="Arial Narrow"/>
          <w:sz w:val="24"/>
          <w:szCs w:val="24"/>
        </w:rPr>
        <w:t>The general objective of this study is to design and develop ConsultEase, an IoT-based system aimed at enhancing student-faculty consultations at National University Baliwag. It allows students to check real-time faculty availability and request appointments using their ID cards. The system helps students connect with professors more efficiently while minimizing disruptions for faculty. It is evaluated using the ISO/IEC 25010 model, focusing on functional suitability, interaction capability, reliability, maintainability, and security.</w:t>
      </w:r>
    </w:p>
    <w:p w14:paraId="14729186" w14:textId="4D604163" w:rsidR="000E03AE" w:rsidRPr="00282A72" w:rsidRDefault="000E03AE" w:rsidP="128E46D5">
      <w:pPr>
        <w:ind w:right="20" w:firstLine="720"/>
        <w:jc w:val="both"/>
        <w:rPr>
          <w:rFonts w:ascii="Arial Narrow" w:hAnsi="Arial Narrow"/>
          <w:sz w:val="24"/>
          <w:szCs w:val="24"/>
        </w:rPr>
      </w:pPr>
      <w:r w:rsidRPr="00282A72">
        <w:rPr>
          <w:rFonts w:ascii="Arial Narrow" w:eastAsia="Arial Narrow" w:hAnsi="Arial Narrow" w:cs="Arial Narrow"/>
          <w:i/>
          <w:iCs/>
          <w:sz w:val="24"/>
          <w:szCs w:val="24"/>
        </w:rPr>
        <w:t>“Rest assured that it will strictly adhere to the RA 10173 “Data Privacy Act of 2012.” All the data gathered from this questionnaire will be treated with utmost confidentiality and will be solely used for research purposes.”</w:t>
      </w:r>
    </w:p>
    <w:p w14:paraId="2889503A" w14:textId="0098CDF1"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Each dimension contains five criteria that are evaluated using a 5-point Likert scale, where:</w:t>
      </w:r>
    </w:p>
    <w:p w14:paraId="060BA917" w14:textId="0FA0EAED"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5 – Strongly Agre</w:t>
      </w:r>
    </w:p>
    <w:p w14:paraId="48BF702E" w14:textId="5F0FFFE6"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4 – Agree</w:t>
      </w:r>
    </w:p>
    <w:p w14:paraId="61676114" w14:textId="184CF7D2"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3 – Neutral</w:t>
      </w:r>
    </w:p>
    <w:p w14:paraId="7643D64E" w14:textId="369FD075"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2 – Disagree</w:t>
      </w:r>
    </w:p>
    <w:p w14:paraId="35B44A50" w14:textId="35949D6A"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1 – Strongly Agree</w:t>
      </w:r>
    </w:p>
    <w:p w14:paraId="1EFB1E27" w14:textId="7EED16BE" w:rsidR="000E03AE" w:rsidRPr="00282A72" w:rsidRDefault="000E03AE" w:rsidP="000E03AE">
      <w:pPr>
        <w:rPr>
          <w:rFonts w:ascii="Arial Narrow" w:hAnsi="Arial Narrow"/>
          <w:sz w:val="24"/>
          <w:szCs w:val="24"/>
        </w:rPr>
      </w:pPr>
      <w:r w:rsidRPr="00282A72">
        <w:rPr>
          <w:rFonts w:ascii="Arial Narrow" w:eastAsia="Arial Narrow" w:hAnsi="Arial Narrow" w:cs="Arial Narrow"/>
          <w:b/>
          <w:bCs/>
          <w:sz w:val="24"/>
          <w:szCs w:val="24"/>
        </w:rPr>
        <w:t>Respondent Information</w:t>
      </w:r>
    </w:p>
    <w:p w14:paraId="4CAC2EEA" w14:textId="73716AEA"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Role:</w:t>
      </w:r>
    </w:p>
    <w:p w14:paraId="04909E3A" w14:textId="77777777" w:rsidR="000E03AE" w:rsidRPr="00282A72" w:rsidRDefault="000E03AE" w:rsidP="000E03AE">
      <w:pPr>
        <w:tabs>
          <w:tab w:val="left" w:pos="720"/>
        </w:tabs>
        <w:ind w:left="362" w:right="7980"/>
        <w:jc w:val="both"/>
        <w:rPr>
          <w:rFonts w:ascii="Arial Narrow" w:eastAsia="Courier New" w:hAnsi="Arial Narrow" w:cs="Courier New"/>
          <w:sz w:val="24"/>
          <w:szCs w:val="24"/>
        </w:rPr>
      </w:pPr>
      <w:r w:rsidRPr="00282A72">
        <w:rPr>
          <w:rFonts w:ascii="Arial Narrow" w:eastAsia="Arial Narrow" w:hAnsi="Arial Narrow" w:cs="Arial Narrow"/>
          <w:sz w:val="24"/>
          <w:szCs w:val="24"/>
        </w:rPr>
        <w:t>Student Faculty</w:t>
      </w:r>
    </w:p>
    <w:p w14:paraId="3B12DB08" w14:textId="77777777" w:rsidR="000E03AE" w:rsidRPr="00282A72" w:rsidRDefault="000E03AE" w:rsidP="000E03AE">
      <w:pPr>
        <w:rPr>
          <w:rFonts w:ascii="Arial Narrow" w:hAnsi="Arial Narrow"/>
          <w:sz w:val="24"/>
          <w:szCs w:val="24"/>
        </w:rPr>
      </w:pPr>
    </w:p>
    <w:p w14:paraId="5D699214" w14:textId="77777777" w:rsidR="000E03AE" w:rsidRPr="00282A72" w:rsidRDefault="000E03AE" w:rsidP="000E03AE">
      <w:pPr>
        <w:rPr>
          <w:rFonts w:ascii="Arial Narrow" w:hAnsi="Arial Narrow"/>
          <w:sz w:val="24"/>
          <w:szCs w:val="24"/>
        </w:rPr>
      </w:pPr>
      <w:r w:rsidRPr="00282A72">
        <w:rPr>
          <w:rFonts w:ascii="Arial Narrow" w:eastAsia="Arial Narrow" w:hAnsi="Arial Narrow" w:cs="Arial Narrow"/>
          <w:sz w:val="24"/>
          <w:szCs w:val="24"/>
        </w:rPr>
        <w:t>Department: _____________________________</w:t>
      </w:r>
    </w:p>
    <w:p w14:paraId="3615F0BE" w14:textId="77777777" w:rsidR="000E03AE" w:rsidRPr="00282A72" w:rsidRDefault="000E03AE" w:rsidP="000E03AE">
      <w:pPr>
        <w:rPr>
          <w:rFonts w:ascii="Arial Narrow" w:hAnsi="Arial Narrow"/>
          <w:sz w:val="24"/>
          <w:szCs w:val="24"/>
        </w:rPr>
        <w:sectPr w:rsidR="000E03AE" w:rsidRPr="00282A72" w:rsidSect="000E03AE">
          <w:headerReference w:type="even" r:id="rId87"/>
          <w:footerReference w:type="even" r:id="rId88"/>
          <w:pgSz w:w="11907" w:h="16839"/>
          <w:pgMar w:top="1440" w:right="1420" w:bottom="1440" w:left="1440" w:header="0" w:footer="0" w:gutter="0"/>
          <w:cols w:space="720" w:equalWidth="0">
            <w:col w:w="9380"/>
          </w:cols>
        </w:sectPr>
      </w:pPr>
    </w:p>
    <w:p w14:paraId="02C17CF2" w14:textId="77777777" w:rsidR="000E03AE" w:rsidRPr="00282A72" w:rsidRDefault="000E03AE" w:rsidP="000E03AE">
      <w:pPr>
        <w:rPr>
          <w:rFonts w:ascii="Arial Narrow" w:hAnsi="Arial Narrow"/>
          <w:sz w:val="24"/>
          <w:szCs w:val="24"/>
        </w:rPr>
      </w:pPr>
    </w:p>
    <w:p w14:paraId="53E3142C" w14:textId="77777777" w:rsidR="000E03AE" w:rsidRPr="00282A72" w:rsidRDefault="000E03AE" w:rsidP="000E03AE">
      <w:pPr>
        <w:widowControl w:val="0"/>
        <w:autoSpaceDE w:val="0"/>
        <w:autoSpaceDN w:val="0"/>
        <w:ind w:left="154"/>
        <w:rPr>
          <w:rFonts w:ascii="Arial Narrow" w:eastAsia="Arial MT" w:hAnsi="Arial Narrow" w:cs="Arial MT"/>
          <w:sz w:val="24"/>
          <w:szCs w:val="24"/>
        </w:rPr>
      </w:pPr>
      <w:r w:rsidRPr="00282A72">
        <w:rPr>
          <w:rFonts w:ascii="Arial Narrow" w:eastAsia="Arial MT" w:hAnsi="Arial Narrow" w:cs="Arial MT"/>
          <w:w w:val="80"/>
          <w:sz w:val="24"/>
          <w:szCs w:val="24"/>
        </w:rPr>
        <w:t>Use</w:t>
      </w:r>
      <w:r w:rsidRPr="00282A72">
        <w:rPr>
          <w:rFonts w:ascii="Arial Narrow" w:eastAsia="Arial MT" w:hAnsi="Arial Narrow" w:cs="Arial MT"/>
          <w:spacing w:val="-8"/>
          <w:sz w:val="24"/>
          <w:szCs w:val="24"/>
        </w:rPr>
        <w:t xml:space="preserve"> </w:t>
      </w:r>
      <w:r w:rsidRPr="00282A72">
        <w:rPr>
          <w:rFonts w:ascii="Arial Narrow" w:eastAsia="Arial MT" w:hAnsi="Arial Narrow" w:cs="Arial MT"/>
          <w:w w:val="80"/>
          <w:sz w:val="24"/>
          <w:szCs w:val="24"/>
        </w:rPr>
        <w:t>the</w:t>
      </w:r>
      <w:r w:rsidRPr="00282A72">
        <w:rPr>
          <w:rFonts w:ascii="Arial Narrow" w:eastAsia="Arial MT" w:hAnsi="Arial Narrow" w:cs="Arial MT"/>
          <w:spacing w:val="-8"/>
          <w:sz w:val="24"/>
          <w:szCs w:val="24"/>
        </w:rPr>
        <w:t xml:space="preserve"> </w:t>
      </w:r>
      <w:r w:rsidRPr="00282A72">
        <w:rPr>
          <w:rFonts w:ascii="Arial Narrow" w:eastAsia="Arial MT" w:hAnsi="Arial Narrow" w:cs="Arial MT"/>
          <w:w w:val="80"/>
          <w:sz w:val="24"/>
          <w:szCs w:val="24"/>
        </w:rPr>
        <w:t>guidelines</w:t>
      </w:r>
      <w:r w:rsidRPr="00282A72">
        <w:rPr>
          <w:rFonts w:ascii="Arial Narrow" w:eastAsia="Arial MT" w:hAnsi="Arial Narrow" w:cs="Arial MT"/>
          <w:spacing w:val="-7"/>
          <w:sz w:val="24"/>
          <w:szCs w:val="24"/>
        </w:rPr>
        <w:t xml:space="preserve"> </w:t>
      </w:r>
      <w:r w:rsidRPr="00282A72">
        <w:rPr>
          <w:rFonts w:ascii="Arial Narrow" w:eastAsia="Arial MT" w:hAnsi="Arial Narrow" w:cs="Arial MT"/>
          <w:spacing w:val="-2"/>
          <w:w w:val="80"/>
          <w:sz w:val="24"/>
          <w:szCs w:val="24"/>
        </w:rPr>
        <w:t>provided:</w:t>
      </w:r>
    </w:p>
    <w:p w14:paraId="4989C808" w14:textId="77777777" w:rsidR="000E03AE" w:rsidRPr="00282A72" w:rsidRDefault="000E03AE" w:rsidP="000E03AE">
      <w:pPr>
        <w:widowControl w:val="0"/>
        <w:autoSpaceDE w:val="0"/>
        <w:autoSpaceDN w:val="0"/>
        <w:spacing w:before="47" w:after="1"/>
        <w:rPr>
          <w:rFonts w:ascii="Arial Narrow" w:eastAsia="Arial MT" w:hAnsi="Arial Narrow" w:cs="Arial MT"/>
          <w:sz w:val="24"/>
          <w:szCs w:val="24"/>
        </w:rPr>
      </w:pPr>
    </w:p>
    <w:tbl>
      <w:tblPr>
        <w:tblW w:w="0" w:type="auto"/>
        <w:tblInd w:w="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gridCol w:w="1440"/>
        <w:gridCol w:w="1441"/>
        <w:gridCol w:w="1440"/>
      </w:tblGrid>
      <w:tr w:rsidR="000E03AE" w:rsidRPr="00282A72" w14:paraId="7FF7BB87" w14:textId="77777777">
        <w:trPr>
          <w:trHeight w:val="550"/>
        </w:trPr>
        <w:tc>
          <w:tcPr>
            <w:tcW w:w="1440" w:type="dxa"/>
            <w:tcBorders>
              <w:top w:val="single" w:sz="4" w:space="0" w:color="000000"/>
              <w:left w:val="single" w:sz="4" w:space="0" w:color="000000"/>
              <w:bottom w:val="single" w:sz="4" w:space="0" w:color="000000"/>
              <w:right w:val="single" w:sz="4" w:space="0" w:color="000000"/>
            </w:tcBorders>
            <w:hideMark/>
          </w:tcPr>
          <w:p w14:paraId="45CBC8E7" w14:textId="77777777" w:rsidR="000E03AE" w:rsidRPr="00282A72" w:rsidRDefault="000E03AE">
            <w:pPr>
              <w:widowControl w:val="0"/>
              <w:autoSpaceDE w:val="0"/>
              <w:autoSpaceDN w:val="0"/>
              <w:ind w:left="107" w:right="98"/>
              <w:rPr>
                <w:rFonts w:ascii="Arial Narrow" w:eastAsia="Arial MT" w:hAnsi="Arial Narrow" w:cs="Arial MT"/>
                <w:sz w:val="24"/>
                <w:szCs w:val="24"/>
                <w:lang w:val="en-PH"/>
              </w:rPr>
            </w:pPr>
            <w:r w:rsidRPr="00282A72">
              <w:rPr>
                <w:rFonts w:ascii="Arial Narrow" w:eastAsia="Arial MT" w:hAnsi="Arial Narrow" w:cs="Arial MT"/>
                <w:spacing w:val="-2"/>
                <w:w w:val="80"/>
                <w:sz w:val="24"/>
                <w:szCs w:val="24"/>
                <w:lang w:val="en-PH"/>
              </w:rPr>
              <w:t xml:space="preserve">Strongly </w:t>
            </w:r>
            <w:r w:rsidRPr="00282A72">
              <w:rPr>
                <w:rFonts w:ascii="Arial Narrow" w:eastAsia="Arial MT" w:hAnsi="Arial Narrow" w:cs="Arial MT"/>
                <w:spacing w:val="-4"/>
                <w:w w:val="90"/>
                <w:sz w:val="24"/>
                <w:szCs w:val="24"/>
                <w:lang w:val="en-PH"/>
              </w:rPr>
              <w:t>Agree</w:t>
            </w:r>
          </w:p>
        </w:tc>
        <w:tc>
          <w:tcPr>
            <w:tcW w:w="1440" w:type="dxa"/>
            <w:tcBorders>
              <w:top w:val="single" w:sz="4" w:space="0" w:color="000000"/>
              <w:left w:val="single" w:sz="4" w:space="0" w:color="000000"/>
              <w:bottom w:val="single" w:sz="4" w:space="0" w:color="000000"/>
              <w:right w:val="single" w:sz="4" w:space="0" w:color="000000"/>
            </w:tcBorders>
            <w:hideMark/>
          </w:tcPr>
          <w:p w14:paraId="35E71245" w14:textId="77777777" w:rsidR="000E03AE" w:rsidRPr="00282A72" w:rsidRDefault="000E03AE">
            <w:pPr>
              <w:widowControl w:val="0"/>
              <w:autoSpaceDE w:val="0"/>
              <w:autoSpaceDN w:val="0"/>
              <w:ind w:left="106"/>
              <w:rPr>
                <w:rFonts w:ascii="Arial Narrow" w:eastAsia="Arial MT" w:hAnsi="Arial Narrow" w:cs="Arial MT"/>
                <w:sz w:val="24"/>
                <w:szCs w:val="24"/>
                <w:lang w:val="en-PH"/>
              </w:rPr>
            </w:pPr>
            <w:r w:rsidRPr="00282A72">
              <w:rPr>
                <w:rFonts w:ascii="Arial Narrow" w:eastAsia="Arial MT" w:hAnsi="Arial Narrow" w:cs="Arial MT"/>
                <w:spacing w:val="-4"/>
                <w:w w:val="90"/>
                <w:sz w:val="24"/>
                <w:szCs w:val="24"/>
                <w:lang w:val="en-PH"/>
              </w:rPr>
              <w:t>Agree</w:t>
            </w:r>
          </w:p>
        </w:tc>
        <w:tc>
          <w:tcPr>
            <w:tcW w:w="1440" w:type="dxa"/>
            <w:tcBorders>
              <w:top w:val="single" w:sz="4" w:space="0" w:color="000000"/>
              <w:left w:val="single" w:sz="4" w:space="0" w:color="000000"/>
              <w:bottom w:val="single" w:sz="4" w:space="0" w:color="000000"/>
              <w:right w:val="single" w:sz="4" w:space="0" w:color="000000"/>
            </w:tcBorders>
            <w:hideMark/>
          </w:tcPr>
          <w:p w14:paraId="7CB4BE6C" w14:textId="77777777" w:rsidR="000E03AE" w:rsidRPr="00282A72" w:rsidRDefault="000E03AE">
            <w:pPr>
              <w:widowControl w:val="0"/>
              <w:autoSpaceDE w:val="0"/>
              <w:autoSpaceDN w:val="0"/>
              <w:ind w:left="107" w:right="98"/>
              <w:rPr>
                <w:rFonts w:ascii="Arial Narrow" w:eastAsia="Arial MT" w:hAnsi="Arial Narrow" w:cs="Arial MT"/>
                <w:sz w:val="24"/>
                <w:szCs w:val="24"/>
                <w:lang w:val="en-PH"/>
              </w:rPr>
            </w:pPr>
            <w:r w:rsidRPr="00282A72">
              <w:rPr>
                <w:rFonts w:ascii="Arial Narrow" w:eastAsia="Arial MT" w:hAnsi="Arial Narrow" w:cs="Arial MT"/>
                <w:spacing w:val="-2"/>
                <w:w w:val="80"/>
                <w:sz w:val="24"/>
                <w:szCs w:val="24"/>
                <w:lang w:val="en-PH"/>
              </w:rPr>
              <w:t xml:space="preserve">Somewhat </w:t>
            </w:r>
            <w:r w:rsidRPr="00282A72">
              <w:rPr>
                <w:rFonts w:ascii="Arial Narrow" w:eastAsia="Arial MT" w:hAnsi="Arial Narrow" w:cs="Arial MT"/>
                <w:spacing w:val="-4"/>
                <w:w w:val="90"/>
                <w:sz w:val="24"/>
                <w:szCs w:val="24"/>
                <w:lang w:val="en-PH"/>
              </w:rPr>
              <w:t>Agree</w:t>
            </w:r>
          </w:p>
        </w:tc>
        <w:tc>
          <w:tcPr>
            <w:tcW w:w="1441" w:type="dxa"/>
            <w:tcBorders>
              <w:top w:val="single" w:sz="4" w:space="0" w:color="000000"/>
              <w:left w:val="single" w:sz="4" w:space="0" w:color="000000"/>
              <w:bottom w:val="single" w:sz="4" w:space="0" w:color="000000"/>
              <w:right w:val="single" w:sz="4" w:space="0" w:color="000000"/>
            </w:tcBorders>
            <w:hideMark/>
          </w:tcPr>
          <w:p w14:paraId="3CFA41E0" w14:textId="77777777" w:rsidR="000E03AE" w:rsidRPr="00282A72" w:rsidRDefault="000E03AE">
            <w:pPr>
              <w:widowControl w:val="0"/>
              <w:autoSpaceDE w:val="0"/>
              <w:autoSpaceDN w:val="0"/>
              <w:ind w:left="107"/>
              <w:rPr>
                <w:rFonts w:ascii="Arial Narrow" w:eastAsia="Arial MT" w:hAnsi="Arial Narrow" w:cs="Arial MT"/>
                <w:sz w:val="24"/>
                <w:szCs w:val="24"/>
                <w:lang w:val="en-PH"/>
              </w:rPr>
            </w:pPr>
            <w:r w:rsidRPr="00282A72">
              <w:rPr>
                <w:rFonts w:ascii="Arial Narrow" w:eastAsia="Arial MT" w:hAnsi="Arial Narrow" w:cs="Arial MT"/>
                <w:spacing w:val="-2"/>
                <w:w w:val="90"/>
                <w:sz w:val="24"/>
                <w:szCs w:val="24"/>
                <w:lang w:val="en-PH"/>
              </w:rPr>
              <w:t>Disagree</w:t>
            </w:r>
          </w:p>
        </w:tc>
        <w:tc>
          <w:tcPr>
            <w:tcW w:w="1440" w:type="dxa"/>
            <w:tcBorders>
              <w:top w:val="single" w:sz="4" w:space="0" w:color="000000"/>
              <w:left w:val="single" w:sz="4" w:space="0" w:color="000000"/>
              <w:bottom w:val="single" w:sz="4" w:space="0" w:color="000000"/>
              <w:right w:val="single" w:sz="4" w:space="0" w:color="000000"/>
            </w:tcBorders>
            <w:hideMark/>
          </w:tcPr>
          <w:p w14:paraId="67BE05F7" w14:textId="77777777" w:rsidR="000E03AE" w:rsidRPr="00282A72" w:rsidRDefault="000E03AE">
            <w:pPr>
              <w:widowControl w:val="0"/>
              <w:autoSpaceDE w:val="0"/>
              <w:autoSpaceDN w:val="0"/>
              <w:ind w:left="106" w:right="527"/>
              <w:rPr>
                <w:rFonts w:ascii="Arial Narrow" w:eastAsia="Arial MT" w:hAnsi="Arial Narrow" w:cs="Arial MT"/>
                <w:sz w:val="24"/>
                <w:szCs w:val="24"/>
                <w:lang w:val="en-PH"/>
              </w:rPr>
            </w:pPr>
            <w:r w:rsidRPr="00282A72">
              <w:rPr>
                <w:rFonts w:ascii="Arial Narrow" w:eastAsia="Arial MT" w:hAnsi="Arial Narrow" w:cs="Arial MT"/>
                <w:spacing w:val="-2"/>
                <w:w w:val="90"/>
                <w:sz w:val="24"/>
                <w:szCs w:val="24"/>
                <w:lang w:val="en-PH"/>
              </w:rPr>
              <w:t xml:space="preserve">Strongly </w:t>
            </w:r>
            <w:r w:rsidRPr="00282A72">
              <w:rPr>
                <w:rFonts w:ascii="Arial Narrow" w:eastAsia="Arial MT" w:hAnsi="Arial Narrow" w:cs="Arial MT"/>
                <w:spacing w:val="-2"/>
                <w:w w:val="80"/>
                <w:sz w:val="24"/>
                <w:szCs w:val="24"/>
                <w:lang w:val="en-PH"/>
              </w:rPr>
              <w:t>Disagree</w:t>
            </w:r>
          </w:p>
        </w:tc>
      </w:tr>
      <w:tr w:rsidR="000E03AE" w:rsidRPr="00282A72" w14:paraId="265A6698" w14:textId="77777777">
        <w:trPr>
          <w:trHeight w:val="274"/>
        </w:trPr>
        <w:tc>
          <w:tcPr>
            <w:tcW w:w="1440" w:type="dxa"/>
            <w:tcBorders>
              <w:top w:val="single" w:sz="4" w:space="0" w:color="000000"/>
              <w:left w:val="single" w:sz="4" w:space="0" w:color="000000"/>
              <w:bottom w:val="single" w:sz="4" w:space="0" w:color="000000"/>
              <w:right w:val="single" w:sz="4" w:space="0" w:color="000000"/>
            </w:tcBorders>
            <w:hideMark/>
          </w:tcPr>
          <w:p w14:paraId="5DE23256" w14:textId="77777777" w:rsidR="000E03AE" w:rsidRPr="00282A72" w:rsidRDefault="000E03AE">
            <w:pPr>
              <w:widowControl w:val="0"/>
              <w:autoSpaceDE w:val="0"/>
              <w:autoSpaceDN w:val="0"/>
              <w:ind w:left="107"/>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5</w:t>
            </w:r>
          </w:p>
        </w:tc>
        <w:tc>
          <w:tcPr>
            <w:tcW w:w="1440" w:type="dxa"/>
            <w:tcBorders>
              <w:top w:val="single" w:sz="4" w:space="0" w:color="000000"/>
              <w:left w:val="single" w:sz="4" w:space="0" w:color="000000"/>
              <w:bottom w:val="single" w:sz="4" w:space="0" w:color="000000"/>
              <w:right w:val="single" w:sz="4" w:space="0" w:color="000000"/>
            </w:tcBorders>
            <w:hideMark/>
          </w:tcPr>
          <w:p w14:paraId="49B1F6AB" w14:textId="77777777" w:rsidR="000E03AE" w:rsidRPr="00282A72" w:rsidRDefault="000E03AE">
            <w:pPr>
              <w:widowControl w:val="0"/>
              <w:autoSpaceDE w:val="0"/>
              <w:autoSpaceDN w:val="0"/>
              <w:ind w:left="106"/>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4</w:t>
            </w:r>
          </w:p>
        </w:tc>
        <w:tc>
          <w:tcPr>
            <w:tcW w:w="1440" w:type="dxa"/>
            <w:tcBorders>
              <w:top w:val="single" w:sz="4" w:space="0" w:color="000000"/>
              <w:left w:val="single" w:sz="4" w:space="0" w:color="000000"/>
              <w:bottom w:val="single" w:sz="4" w:space="0" w:color="000000"/>
              <w:right w:val="single" w:sz="4" w:space="0" w:color="000000"/>
            </w:tcBorders>
            <w:hideMark/>
          </w:tcPr>
          <w:p w14:paraId="4B50C767" w14:textId="77777777" w:rsidR="000E03AE" w:rsidRPr="00282A72" w:rsidRDefault="000E03AE">
            <w:pPr>
              <w:widowControl w:val="0"/>
              <w:autoSpaceDE w:val="0"/>
              <w:autoSpaceDN w:val="0"/>
              <w:ind w:left="107"/>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3</w:t>
            </w:r>
          </w:p>
        </w:tc>
        <w:tc>
          <w:tcPr>
            <w:tcW w:w="1441" w:type="dxa"/>
            <w:tcBorders>
              <w:top w:val="single" w:sz="4" w:space="0" w:color="000000"/>
              <w:left w:val="single" w:sz="4" w:space="0" w:color="000000"/>
              <w:bottom w:val="single" w:sz="4" w:space="0" w:color="000000"/>
              <w:right w:val="single" w:sz="4" w:space="0" w:color="000000"/>
            </w:tcBorders>
            <w:hideMark/>
          </w:tcPr>
          <w:p w14:paraId="74FE869E" w14:textId="77777777" w:rsidR="000E03AE" w:rsidRPr="00282A72" w:rsidRDefault="000E03AE">
            <w:pPr>
              <w:widowControl w:val="0"/>
              <w:autoSpaceDE w:val="0"/>
              <w:autoSpaceDN w:val="0"/>
              <w:ind w:left="107"/>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2</w:t>
            </w:r>
          </w:p>
        </w:tc>
        <w:tc>
          <w:tcPr>
            <w:tcW w:w="1440" w:type="dxa"/>
            <w:tcBorders>
              <w:top w:val="single" w:sz="4" w:space="0" w:color="000000"/>
              <w:left w:val="single" w:sz="4" w:space="0" w:color="000000"/>
              <w:bottom w:val="single" w:sz="4" w:space="0" w:color="000000"/>
              <w:right w:val="single" w:sz="4" w:space="0" w:color="000000"/>
            </w:tcBorders>
            <w:hideMark/>
          </w:tcPr>
          <w:p w14:paraId="637F512F" w14:textId="77777777" w:rsidR="000E03AE" w:rsidRPr="00282A72" w:rsidRDefault="000E03AE">
            <w:pPr>
              <w:widowControl w:val="0"/>
              <w:autoSpaceDE w:val="0"/>
              <w:autoSpaceDN w:val="0"/>
              <w:ind w:left="106"/>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1</w:t>
            </w:r>
          </w:p>
        </w:tc>
      </w:tr>
    </w:tbl>
    <w:p w14:paraId="751EABFC" w14:textId="77777777" w:rsidR="000E03AE" w:rsidRPr="00282A72" w:rsidRDefault="000E03AE" w:rsidP="000E03AE">
      <w:pPr>
        <w:widowControl w:val="0"/>
        <w:autoSpaceDE w:val="0"/>
        <w:autoSpaceDN w:val="0"/>
        <w:rPr>
          <w:rFonts w:ascii="Arial Narrow" w:eastAsia="Arial MT" w:hAnsi="Arial Narrow" w:cs="Arial MT"/>
          <w:sz w:val="24"/>
          <w:szCs w:val="24"/>
        </w:rPr>
      </w:pPr>
    </w:p>
    <w:p w14:paraId="34B8C96D" w14:textId="77777777" w:rsidR="000E03AE" w:rsidRPr="00282A72" w:rsidRDefault="000E03AE" w:rsidP="000E03AE">
      <w:pPr>
        <w:widowControl w:val="0"/>
        <w:autoSpaceDE w:val="0"/>
        <w:autoSpaceDN w:val="0"/>
        <w:spacing w:before="90"/>
        <w:rPr>
          <w:rFonts w:ascii="Arial Narrow" w:eastAsia="Arial MT" w:hAnsi="Arial Narrow" w:cs="Arial MT"/>
          <w:sz w:val="24"/>
          <w:szCs w:val="24"/>
        </w:rPr>
      </w:pPr>
    </w:p>
    <w:tbl>
      <w:tblPr>
        <w:tblW w:w="5000" w:type="pc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81"/>
        <w:gridCol w:w="878"/>
        <w:gridCol w:w="883"/>
        <w:gridCol w:w="919"/>
        <w:gridCol w:w="752"/>
        <w:gridCol w:w="783"/>
      </w:tblGrid>
      <w:tr w:rsidR="000E03AE" w:rsidRPr="00282A72" w14:paraId="3B76774D"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1D3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16674" w14:textId="77777777" w:rsidR="000E03AE" w:rsidRPr="00282A72" w:rsidRDefault="000E03AE">
            <w:pPr>
              <w:widowControl w:val="0"/>
              <w:autoSpaceDE w:val="0"/>
              <w:autoSpaceDN w:val="0"/>
              <w:spacing w:before="1" w:line="480" w:lineRule="auto"/>
              <w:ind w:left="108"/>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5</w:t>
            </w: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42EB5" w14:textId="77777777" w:rsidR="000E03AE" w:rsidRPr="00282A72" w:rsidRDefault="000E03AE">
            <w:pPr>
              <w:widowControl w:val="0"/>
              <w:autoSpaceDE w:val="0"/>
              <w:autoSpaceDN w:val="0"/>
              <w:spacing w:before="1" w:line="480" w:lineRule="auto"/>
              <w:ind w:left="108"/>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4</w:t>
            </w: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70A2EF" w14:textId="77777777" w:rsidR="000E03AE" w:rsidRPr="00282A72" w:rsidRDefault="000E03AE">
            <w:pPr>
              <w:widowControl w:val="0"/>
              <w:autoSpaceDE w:val="0"/>
              <w:autoSpaceDN w:val="0"/>
              <w:spacing w:before="1" w:line="480" w:lineRule="auto"/>
              <w:ind w:left="108"/>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3</w:t>
            </w: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2761BF" w14:textId="77777777" w:rsidR="000E03AE" w:rsidRPr="00282A72" w:rsidRDefault="000E03AE">
            <w:pPr>
              <w:widowControl w:val="0"/>
              <w:autoSpaceDE w:val="0"/>
              <w:autoSpaceDN w:val="0"/>
              <w:spacing w:before="1" w:line="480" w:lineRule="auto"/>
              <w:ind w:left="105"/>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2</w:t>
            </w: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DDBBB3" w14:textId="77777777" w:rsidR="000E03AE" w:rsidRPr="00282A72" w:rsidRDefault="000E03AE">
            <w:pPr>
              <w:widowControl w:val="0"/>
              <w:autoSpaceDE w:val="0"/>
              <w:autoSpaceDN w:val="0"/>
              <w:spacing w:before="1" w:line="480" w:lineRule="auto"/>
              <w:ind w:left="106"/>
              <w:rPr>
                <w:rFonts w:ascii="Arial Narrow" w:eastAsia="Arial MT" w:hAnsi="Arial Narrow" w:cs="Arial MT"/>
                <w:b/>
                <w:sz w:val="24"/>
                <w:szCs w:val="24"/>
                <w:lang w:val="en-PH"/>
              </w:rPr>
            </w:pPr>
            <w:r w:rsidRPr="00282A72">
              <w:rPr>
                <w:rFonts w:ascii="Arial Narrow" w:eastAsia="Arial MT" w:hAnsi="Arial Narrow" w:cs="Arial MT"/>
                <w:b/>
                <w:spacing w:val="-10"/>
                <w:w w:val="90"/>
                <w:sz w:val="24"/>
                <w:szCs w:val="24"/>
                <w:lang w:val="en-PH"/>
              </w:rPr>
              <w:t>1</w:t>
            </w:r>
          </w:p>
        </w:tc>
      </w:tr>
      <w:tr w:rsidR="000E03AE" w:rsidRPr="00282A72" w14:paraId="23FAFF49"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BA46E" w14:textId="77777777" w:rsidR="000E03AE" w:rsidRPr="00282A72" w:rsidRDefault="000E03AE">
            <w:pPr>
              <w:widowControl w:val="0"/>
              <w:autoSpaceDE w:val="0"/>
              <w:autoSpaceDN w:val="0"/>
              <w:spacing w:before="1" w:line="480" w:lineRule="auto"/>
              <w:ind w:left="106"/>
              <w:rPr>
                <w:rFonts w:ascii="Arial Narrow" w:eastAsia="Arial MT" w:hAnsi="Arial Narrow" w:cs="Arial MT"/>
                <w:b/>
                <w:sz w:val="24"/>
                <w:szCs w:val="24"/>
                <w:lang w:val="en-PH"/>
              </w:rPr>
            </w:pPr>
            <w:r w:rsidRPr="00282A72">
              <w:rPr>
                <w:rFonts w:ascii="Arial Narrow" w:eastAsia="Arial MT" w:hAnsi="Arial Narrow" w:cs="Arial MT"/>
                <w:b/>
                <w:spacing w:val="-2"/>
                <w:w w:val="90"/>
                <w:sz w:val="24"/>
                <w:szCs w:val="24"/>
                <w:lang w:val="en-PH"/>
              </w:rPr>
              <w:t>Functionality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FF98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4D3F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554DE"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5CAA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C21D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3A58E854"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20669D" w14:textId="77777777" w:rsidR="000E03AE" w:rsidRPr="00282A72" w:rsidRDefault="000E03AE">
            <w:pPr>
              <w:widowControl w:val="0"/>
              <w:autoSpaceDE w:val="0"/>
              <w:autoSpaceDN w:val="0"/>
              <w:spacing w:line="480" w:lineRule="auto"/>
              <w:ind w:left="106" w:right="53"/>
              <w:rPr>
                <w:rFonts w:ascii="Arial Narrow" w:eastAsia="Arial MT" w:hAnsi="Arial Narrow" w:cs="Arial MT"/>
                <w:sz w:val="24"/>
                <w:szCs w:val="24"/>
                <w:lang w:val="en-PH"/>
              </w:rPr>
            </w:pPr>
            <w:r w:rsidRPr="00282A72">
              <w:rPr>
                <w:rFonts w:ascii="Arial Narrow" w:eastAsia="Arial MT" w:hAnsi="Arial Narrow" w:cs="Arial MT"/>
                <w:w w:val="80"/>
                <w:sz w:val="24"/>
                <w:szCs w:val="24"/>
              </w:rPr>
              <w:t>The system accurately verifies student identity through RFID technology.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D7FB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A1BF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3F0C2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1E39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453D9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73711E16"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5BEDF"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rPr>
              <w:t>The system correctly displays faculty availability status in real-time</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8617B"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77E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40EE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CC08FB"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1825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42C7B6FD"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C28D4" w14:textId="3438A4A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spacing w:val="-2"/>
                <w:w w:val="85"/>
                <w:sz w:val="24"/>
                <w:szCs w:val="24"/>
              </w:rPr>
              <w:t>The system successfully delivers consultation requests to the appropriate faculty members.</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72A2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78EB8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0F10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ADEE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5089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07274CC0"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3E6D9" w14:textId="77777777" w:rsidR="000E03AE" w:rsidRPr="00282A72" w:rsidRDefault="000E03AE">
            <w:pPr>
              <w:widowControl w:val="0"/>
              <w:autoSpaceDE w:val="0"/>
              <w:autoSpaceDN w:val="0"/>
              <w:spacing w:line="480" w:lineRule="auto"/>
              <w:ind w:left="106"/>
              <w:rPr>
                <w:rFonts w:ascii="Arial Narrow" w:eastAsia="Arial MT" w:hAnsi="Arial Narrow" w:cs="Arial MT"/>
                <w:b/>
                <w:sz w:val="24"/>
                <w:szCs w:val="24"/>
                <w:lang w:val="en-PH"/>
              </w:rPr>
            </w:pPr>
            <w:r w:rsidRPr="00282A72">
              <w:rPr>
                <w:rFonts w:ascii="Arial Narrow" w:eastAsia="Arial MT" w:hAnsi="Arial Narrow" w:cs="Arial MT"/>
                <w:b/>
                <w:spacing w:val="-2"/>
                <w:w w:val="90"/>
                <w:sz w:val="24"/>
                <w:szCs w:val="24"/>
                <w:lang w:val="en-PH"/>
              </w:rPr>
              <w:t>Usability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7BCBA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FAD32"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4092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F89D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7B5D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55EEB02E"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82736" w14:textId="77777777" w:rsidR="000E03AE" w:rsidRPr="00282A72" w:rsidRDefault="000E03AE">
            <w:pPr>
              <w:widowControl w:val="0"/>
              <w:autoSpaceDE w:val="0"/>
              <w:autoSpaceDN w:val="0"/>
              <w:spacing w:before="1" w:line="480" w:lineRule="auto"/>
              <w:ind w:left="106"/>
              <w:rPr>
                <w:rFonts w:ascii="Arial Narrow" w:eastAsia="Arial MT" w:hAnsi="Arial Narrow" w:cs="Arial MT"/>
                <w:sz w:val="24"/>
                <w:szCs w:val="24"/>
                <w:lang w:val="en-PH"/>
              </w:rPr>
            </w:pPr>
            <w:r w:rsidRPr="00282A72">
              <w:rPr>
                <w:rFonts w:ascii="Arial Narrow" w:eastAsia="Arial MT" w:hAnsi="Arial Narrow" w:cs="Arial MT"/>
                <w:w w:val="80"/>
                <w:sz w:val="24"/>
                <w:szCs w:val="24"/>
                <w:lang w:val="en-PH"/>
              </w:rPr>
              <w:t>The</w:t>
            </w:r>
            <w:r w:rsidRPr="00282A72">
              <w:rPr>
                <w:rFonts w:ascii="Arial Narrow" w:eastAsia="Arial MT" w:hAnsi="Arial Narrow" w:cs="Arial MT"/>
                <w:spacing w:val="-7"/>
                <w:sz w:val="24"/>
                <w:szCs w:val="24"/>
                <w:lang w:val="en-PH"/>
              </w:rPr>
              <w:t xml:space="preserve"> </w:t>
            </w:r>
            <w:r w:rsidRPr="00282A72">
              <w:rPr>
                <w:rFonts w:ascii="Arial Narrow" w:eastAsia="Arial MT" w:hAnsi="Arial Narrow" w:cs="Arial MT"/>
                <w:w w:val="80"/>
                <w:sz w:val="24"/>
                <w:szCs w:val="24"/>
                <w:lang w:val="en-PH"/>
              </w:rPr>
              <w:t>system</w:t>
            </w:r>
            <w:r w:rsidRPr="00282A72">
              <w:rPr>
                <w:rFonts w:ascii="Arial Narrow" w:eastAsia="Arial MT" w:hAnsi="Arial Narrow" w:cs="Arial MT"/>
                <w:spacing w:val="-7"/>
                <w:sz w:val="24"/>
                <w:szCs w:val="24"/>
                <w:lang w:val="en-PH"/>
              </w:rPr>
              <w:t xml:space="preserve"> </w:t>
            </w:r>
            <w:r w:rsidRPr="00282A72">
              <w:rPr>
                <w:rFonts w:ascii="Arial Narrow" w:eastAsia="Arial MT" w:hAnsi="Arial Narrow" w:cs="Arial MT"/>
                <w:w w:val="80"/>
                <w:sz w:val="24"/>
                <w:szCs w:val="24"/>
                <w:lang w:val="en-PH"/>
              </w:rPr>
              <w:t>is</w:t>
            </w:r>
            <w:r w:rsidRPr="00282A72">
              <w:rPr>
                <w:rFonts w:ascii="Arial Narrow" w:eastAsia="Arial MT" w:hAnsi="Arial Narrow" w:cs="Arial MT"/>
                <w:spacing w:val="-8"/>
                <w:sz w:val="24"/>
                <w:szCs w:val="24"/>
                <w:lang w:val="en-PH"/>
              </w:rPr>
              <w:t xml:space="preserve"> </w:t>
            </w:r>
            <w:r w:rsidRPr="00282A72">
              <w:rPr>
                <w:rFonts w:ascii="Arial Narrow" w:eastAsia="Arial MT" w:hAnsi="Arial Narrow" w:cs="Arial MT"/>
                <w:w w:val="80"/>
                <w:sz w:val="24"/>
                <w:szCs w:val="24"/>
                <w:lang w:val="en-PH"/>
              </w:rPr>
              <w:t>easy</w:t>
            </w:r>
            <w:r w:rsidRPr="00282A72">
              <w:rPr>
                <w:rFonts w:ascii="Arial Narrow" w:eastAsia="Arial MT" w:hAnsi="Arial Narrow" w:cs="Arial MT"/>
                <w:spacing w:val="-6"/>
                <w:sz w:val="24"/>
                <w:szCs w:val="24"/>
                <w:lang w:val="en-PH"/>
              </w:rPr>
              <w:t xml:space="preserve"> </w:t>
            </w:r>
            <w:r w:rsidRPr="00282A72">
              <w:rPr>
                <w:rFonts w:ascii="Arial Narrow" w:eastAsia="Arial MT" w:hAnsi="Arial Narrow" w:cs="Arial MT"/>
                <w:w w:val="80"/>
                <w:sz w:val="24"/>
                <w:szCs w:val="24"/>
                <w:lang w:val="en-PH"/>
              </w:rPr>
              <w:t>to</w:t>
            </w:r>
            <w:r w:rsidRPr="00282A72">
              <w:rPr>
                <w:rFonts w:ascii="Arial Narrow" w:eastAsia="Arial MT" w:hAnsi="Arial Narrow" w:cs="Arial MT"/>
                <w:spacing w:val="-5"/>
                <w:sz w:val="24"/>
                <w:szCs w:val="24"/>
                <w:lang w:val="en-PH"/>
              </w:rPr>
              <w:t xml:space="preserve"> </w:t>
            </w:r>
            <w:r w:rsidRPr="00282A72">
              <w:rPr>
                <w:rFonts w:ascii="Arial Narrow" w:eastAsia="Arial MT" w:hAnsi="Arial Narrow" w:cs="Arial MT"/>
                <w:w w:val="80"/>
                <w:sz w:val="24"/>
                <w:szCs w:val="24"/>
                <w:lang w:val="en-PH"/>
              </w:rPr>
              <w:t>use</w:t>
            </w:r>
            <w:r w:rsidRPr="00282A72">
              <w:rPr>
                <w:rFonts w:ascii="Arial Narrow" w:eastAsia="Arial MT" w:hAnsi="Arial Narrow" w:cs="Arial MT"/>
                <w:spacing w:val="-6"/>
                <w:sz w:val="24"/>
                <w:szCs w:val="24"/>
                <w:lang w:val="en-PH"/>
              </w:rPr>
              <w:t xml:space="preserve"> </w:t>
            </w:r>
            <w:r w:rsidRPr="00282A72">
              <w:rPr>
                <w:rFonts w:ascii="Arial Narrow" w:eastAsia="Arial MT" w:hAnsi="Arial Narrow" w:cs="Arial MT"/>
                <w:w w:val="80"/>
                <w:sz w:val="24"/>
                <w:szCs w:val="24"/>
                <w:lang w:val="en-PH"/>
              </w:rPr>
              <w:t>and</w:t>
            </w:r>
            <w:r w:rsidRPr="00282A72">
              <w:rPr>
                <w:rFonts w:ascii="Arial Narrow" w:eastAsia="Arial MT" w:hAnsi="Arial Narrow" w:cs="Arial MT"/>
                <w:spacing w:val="-7"/>
                <w:sz w:val="24"/>
                <w:szCs w:val="24"/>
                <w:lang w:val="en-PH"/>
              </w:rPr>
              <w:t xml:space="preserve"> </w:t>
            </w:r>
            <w:r w:rsidRPr="00282A72">
              <w:rPr>
                <w:rFonts w:ascii="Arial Narrow" w:eastAsia="Arial MT" w:hAnsi="Arial Narrow" w:cs="Arial MT"/>
                <w:spacing w:val="-2"/>
                <w:w w:val="80"/>
                <w:sz w:val="24"/>
                <w:szCs w:val="24"/>
                <w:lang w:val="en-PH"/>
              </w:rPr>
              <w:t>navigate.</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504B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524F2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4267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4C17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F572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35CE90CB"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E9C614"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rPr>
              <w:t>The system provides clear instructions for completing tasks.</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0D74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00C8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E287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2E2EE"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87072"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79B6EE93"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58B3F"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90"/>
                <w:sz w:val="24"/>
                <w:szCs w:val="24"/>
                <w:lang w:val="en-PH"/>
              </w:rPr>
              <w:t>I</w:t>
            </w:r>
            <w:r w:rsidRPr="00282A72">
              <w:rPr>
                <w:rFonts w:ascii="Arial Narrow" w:eastAsia="Arial MT" w:hAnsi="Arial Narrow" w:cs="Arial MT"/>
                <w:spacing w:val="12"/>
                <w:sz w:val="24"/>
                <w:szCs w:val="24"/>
                <w:lang w:val="en-PH"/>
              </w:rPr>
              <w:t xml:space="preserve"> </w:t>
            </w:r>
            <w:r w:rsidRPr="00282A72">
              <w:rPr>
                <w:rFonts w:ascii="Arial Narrow" w:eastAsia="Arial MT" w:hAnsi="Arial Narrow" w:cs="Arial MT"/>
                <w:w w:val="90"/>
                <w:sz w:val="24"/>
                <w:szCs w:val="24"/>
                <w:lang w:val="en-PH"/>
              </w:rPr>
              <w:t>was</w:t>
            </w:r>
            <w:r w:rsidRPr="00282A72">
              <w:rPr>
                <w:rFonts w:ascii="Arial Narrow" w:eastAsia="Arial MT" w:hAnsi="Arial Narrow" w:cs="Arial MT"/>
                <w:spacing w:val="13"/>
                <w:sz w:val="24"/>
                <w:szCs w:val="24"/>
                <w:lang w:val="en-PH"/>
              </w:rPr>
              <w:t xml:space="preserve"> </w:t>
            </w:r>
            <w:r w:rsidRPr="00282A72">
              <w:rPr>
                <w:rFonts w:ascii="Arial Narrow" w:eastAsia="Arial MT" w:hAnsi="Arial Narrow" w:cs="Arial MT"/>
                <w:w w:val="90"/>
                <w:sz w:val="24"/>
                <w:szCs w:val="24"/>
                <w:lang w:val="en-PH"/>
              </w:rPr>
              <w:t>able</w:t>
            </w:r>
            <w:r w:rsidRPr="00282A72">
              <w:rPr>
                <w:rFonts w:ascii="Arial Narrow" w:eastAsia="Arial MT" w:hAnsi="Arial Narrow" w:cs="Arial MT"/>
                <w:spacing w:val="14"/>
                <w:sz w:val="24"/>
                <w:szCs w:val="24"/>
                <w:lang w:val="en-PH"/>
              </w:rPr>
              <w:t xml:space="preserve"> </w:t>
            </w:r>
            <w:r w:rsidRPr="00282A72">
              <w:rPr>
                <w:rFonts w:ascii="Arial Narrow" w:eastAsia="Arial MT" w:hAnsi="Arial Narrow" w:cs="Arial MT"/>
                <w:w w:val="90"/>
                <w:sz w:val="24"/>
                <w:szCs w:val="24"/>
                <w:lang w:val="en-PH"/>
              </w:rPr>
              <w:t>to</w:t>
            </w:r>
            <w:r w:rsidRPr="00282A72">
              <w:rPr>
                <w:rFonts w:ascii="Arial Narrow" w:eastAsia="Arial MT" w:hAnsi="Arial Narrow" w:cs="Arial MT"/>
                <w:spacing w:val="13"/>
                <w:sz w:val="24"/>
                <w:szCs w:val="24"/>
                <w:lang w:val="en-PH"/>
              </w:rPr>
              <w:t xml:space="preserve"> </w:t>
            </w:r>
            <w:r w:rsidRPr="00282A72">
              <w:rPr>
                <w:rFonts w:ascii="Arial Narrow" w:eastAsia="Arial MT" w:hAnsi="Arial Narrow" w:cs="Arial MT"/>
                <w:w w:val="90"/>
                <w:sz w:val="24"/>
                <w:szCs w:val="24"/>
                <w:lang w:val="en-PH"/>
              </w:rPr>
              <w:t>easily</w:t>
            </w:r>
            <w:r w:rsidRPr="00282A72">
              <w:rPr>
                <w:rFonts w:ascii="Arial Narrow" w:eastAsia="Arial MT" w:hAnsi="Arial Narrow" w:cs="Arial MT"/>
                <w:spacing w:val="12"/>
                <w:sz w:val="24"/>
                <w:szCs w:val="24"/>
                <w:lang w:val="en-PH"/>
              </w:rPr>
              <w:t xml:space="preserve"> </w:t>
            </w:r>
            <w:r w:rsidRPr="00282A72">
              <w:rPr>
                <w:rFonts w:ascii="Arial Narrow" w:eastAsia="Arial MT" w:hAnsi="Arial Narrow" w:cs="Arial MT"/>
                <w:w w:val="90"/>
                <w:sz w:val="24"/>
                <w:szCs w:val="24"/>
                <w:lang w:val="en-PH"/>
              </w:rPr>
              <w:t>find</w:t>
            </w:r>
            <w:r w:rsidRPr="00282A72">
              <w:rPr>
                <w:rFonts w:ascii="Arial Narrow" w:eastAsia="Arial MT" w:hAnsi="Arial Narrow" w:cs="Arial MT"/>
                <w:spacing w:val="13"/>
                <w:sz w:val="24"/>
                <w:szCs w:val="24"/>
                <w:lang w:val="en-PH"/>
              </w:rPr>
              <w:t xml:space="preserve"> </w:t>
            </w:r>
            <w:r w:rsidRPr="00282A72">
              <w:rPr>
                <w:rFonts w:ascii="Arial Narrow" w:eastAsia="Arial MT" w:hAnsi="Arial Narrow" w:cs="Arial MT"/>
                <w:w w:val="90"/>
                <w:sz w:val="24"/>
                <w:szCs w:val="24"/>
                <w:lang w:val="en-PH"/>
              </w:rPr>
              <w:t>the</w:t>
            </w:r>
            <w:r w:rsidRPr="00282A72">
              <w:rPr>
                <w:rFonts w:ascii="Arial Narrow" w:eastAsia="Arial MT" w:hAnsi="Arial Narrow" w:cs="Arial MT"/>
                <w:spacing w:val="13"/>
                <w:sz w:val="24"/>
                <w:szCs w:val="24"/>
                <w:lang w:val="en-PH"/>
              </w:rPr>
              <w:t xml:space="preserve"> </w:t>
            </w:r>
            <w:r w:rsidRPr="00282A72">
              <w:rPr>
                <w:rFonts w:ascii="Arial Narrow" w:eastAsia="Arial MT" w:hAnsi="Arial Narrow" w:cs="Arial MT"/>
                <w:w w:val="90"/>
                <w:sz w:val="24"/>
                <w:szCs w:val="24"/>
                <w:lang w:val="en-PH"/>
              </w:rPr>
              <w:t>information</w:t>
            </w:r>
            <w:r w:rsidRPr="00282A72">
              <w:rPr>
                <w:rFonts w:ascii="Arial Narrow" w:eastAsia="Arial MT" w:hAnsi="Arial Narrow" w:cs="Arial MT"/>
                <w:spacing w:val="12"/>
                <w:sz w:val="24"/>
                <w:szCs w:val="24"/>
                <w:lang w:val="en-PH"/>
              </w:rPr>
              <w:t xml:space="preserve"> </w:t>
            </w:r>
            <w:r w:rsidRPr="00282A72">
              <w:rPr>
                <w:rFonts w:ascii="Arial Narrow" w:eastAsia="Arial MT" w:hAnsi="Arial Narrow" w:cs="Arial MT"/>
                <w:w w:val="90"/>
                <w:sz w:val="24"/>
                <w:szCs w:val="24"/>
                <w:lang w:val="en-PH"/>
              </w:rPr>
              <w:t xml:space="preserve">I </w:t>
            </w:r>
            <w:r w:rsidRPr="00282A72">
              <w:rPr>
                <w:rFonts w:ascii="Arial Narrow" w:eastAsia="Arial MT" w:hAnsi="Arial Narrow" w:cs="Arial MT"/>
                <w:spacing w:val="-2"/>
                <w:w w:val="90"/>
                <w:sz w:val="24"/>
                <w:szCs w:val="24"/>
                <w:lang w:val="en-PH"/>
              </w:rPr>
              <w:t>needed</w:t>
            </w:r>
            <w:r w:rsidRPr="00282A72">
              <w:rPr>
                <w:rFonts w:ascii="Arial Narrow" w:eastAsia="Arial MT" w:hAnsi="Arial Narrow" w:cs="Arial MT"/>
                <w:spacing w:val="-10"/>
                <w:w w:val="90"/>
                <w:sz w:val="24"/>
                <w:szCs w:val="24"/>
                <w:lang w:val="en-PH"/>
              </w:rPr>
              <w:t xml:space="preserve"> </w:t>
            </w:r>
            <w:r w:rsidRPr="00282A72">
              <w:rPr>
                <w:rFonts w:ascii="Arial Narrow" w:eastAsia="Arial MT" w:hAnsi="Arial Narrow" w:cs="Arial MT"/>
                <w:spacing w:val="-2"/>
                <w:w w:val="90"/>
                <w:sz w:val="24"/>
                <w:szCs w:val="24"/>
                <w:lang w:val="en-PH"/>
              </w:rPr>
              <w:t>within</w:t>
            </w:r>
            <w:r w:rsidRPr="00282A72">
              <w:rPr>
                <w:rFonts w:ascii="Arial Narrow" w:eastAsia="Arial MT" w:hAnsi="Arial Narrow" w:cs="Arial MT"/>
                <w:spacing w:val="-8"/>
                <w:w w:val="90"/>
                <w:sz w:val="24"/>
                <w:szCs w:val="24"/>
                <w:lang w:val="en-PH"/>
              </w:rPr>
              <w:t xml:space="preserve"> </w:t>
            </w:r>
            <w:r w:rsidRPr="00282A72">
              <w:rPr>
                <w:rFonts w:ascii="Arial Narrow" w:eastAsia="Arial MT" w:hAnsi="Arial Narrow" w:cs="Arial MT"/>
                <w:spacing w:val="-2"/>
                <w:w w:val="90"/>
                <w:sz w:val="24"/>
                <w:szCs w:val="24"/>
                <w:lang w:val="en-PH"/>
              </w:rPr>
              <w:t>the</w:t>
            </w:r>
            <w:r w:rsidRPr="00282A72">
              <w:rPr>
                <w:rFonts w:ascii="Arial Narrow" w:eastAsia="Arial MT" w:hAnsi="Arial Narrow" w:cs="Arial MT"/>
                <w:spacing w:val="-8"/>
                <w:w w:val="90"/>
                <w:sz w:val="24"/>
                <w:szCs w:val="24"/>
                <w:lang w:val="en-PH"/>
              </w:rPr>
              <w:t xml:space="preserve"> </w:t>
            </w:r>
            <w:r w:rsidRPr="00282A72">
              <w:rPr>
                <w:rFonts w:ascii="Arial Narrow" w:eastAsia="Arial MT" w:hAnsi="Arial Narrow" w:cs="Arial MT"/>
                <w:spacing w:val="-2"/>
                <w:w w:val="90"/>
                <w:sz w:val="24"/>
                <w:szCs w:val="24"/>
                <w:lang w:val="en-PH"/>
              </w:rPr>
              <w:t>system.</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BBF0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BA8B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51B8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EAF3E"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8587C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4C2DE979"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EB8552" w14:textId="77777777" w:rsidR="000E03AE" w:rsidRPr="00282A72" w:rsidRDefault="000E03AE">
            <w:pPr>
              <w:widowControl w:val="0"/>
              <w:autoSpaceDE w:val="0"/>
              <w:autoSpaceDN w:val="0"/>
              <w:spacing w:line="480" w:lineRule="auto"/>
              <w:ind w:left="106"/>
              <w:rPr>
                <w:rFonts w:ascii="Arial Narrow" w:eastAsia="Arial MT" w:hAnsi="Arial Narrow" w:cs="Arial MT"/>
                <w:b/>
                <w:sz w:val="24"/>
                <w:szCs w:val="24"/>
                <w:lang w:val="en-PH"/>
              </w:rPr>
            </w:pPr>
            <w:r>
              <w:rPr>
                <w:rFonts w:ascii="Arial Narrow" w:eastAsia="Arial MT" w:hAnsi="Arial Narrow" w:cs="Arial MT"/>
                <w:b/>
                <w:spacing w:val="-2"/>
                <w:w w:val="90"/>
                <w:sz w:val="24"/>
                <w:szCs w:val="24"/>
                <w:lang w:val="en-PH"/>
              </w:rPr>
              <w:t>Reliability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687CF"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F522"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CC02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4E88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FBCF"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5930877E"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2A66B"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0"/>
                <w:sz w:val="24"/>
                <w:szCs w:val="24"/>
                <w:lang w:val="en-PH"/>
              </w:rPr>
              <w:t xml:space="preserve">I encountered few or no technical issues while </w:t>
            </w:r>
            <w:r w:rsidRPr="00282A72">
              <w:rPr>
                <w:rFonts w:ascii="Arial Narrow" w:eastAsia="Arial MT" w:hAnsi="Arial Narrow" w:cs="Arial MT"/>
                <w:w w:val="90"/>
                <w:sz w:val="24"/>
                <w:szCs w:val="24"/>
                <w:lang w:val="en-PH"/>
              </w:rPr>
              <w:t>using the system</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971A1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06ED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93EC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C1EB"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E3C0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48CE8F2F"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ACF28"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lang w:val="en-PH"/>
              </w:rPr>
              <w:t>The</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system</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is</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consistently</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available</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 xml:space="preserve">and </w:t>
            </w:r>
            <w:r w:rsidRPr="00282A72">
              <w:rPr>
                <w:rFonts w:ascii="Arial Narrow" w:eastAsia="Arial MT" w:hAnsi="Arial Narrow" w:cs="Arial MT"/>
                <w:w w:val="90"/>
                <w:sz w:val="24"/>
                <w:szCs w:val="24"/>
                <w:lang w:val="en-PH"/>
              </w:rPr>
              <w:t>performs</w:t>
            </w:r>
            <w:r w:rsidRPr="00282A72">
              <w:rPr>
                <w:rFonts w:ascii="Arial Narrow" w:eastAsia="Arial MT" w:hAnsi="Arial Narrow" w:cs="Arial MT"/>
                <w:spacing w:val="-12"/>
                <w:w w:val="90"/>
                <w:sz w:val="24"/>
                <w:szCs w:val="24"/>
                <w:lang w:val="en-PH"/>
              </w:rPr>
              <w:t xml:space="preserve"> </w:t>
            </w:r>
            <w:r w:rsidRPr="00282A72">
              <w:rPr>
                <w:rFonts w:ascii="Arial Narrow" w:eastAsia="Arial MT" w:hAnsi="Arial Narrow" w:cs="Arial MT"/>
                <w:w w:val="90"/>
                <w:sz w:val="24"/>
                <w:szCs w:val="24"/>
                <w:lang w:val="en-PH"/>
              </w:rPr>
              <w:t>as</w:t>
            </w:r>
            <w:r w:rsidRPr="00282A72">
              <w:rPr>
                <w:rFonts w:ascii="Arial Narrow" w:eastAsia="Arial MT" w:hAnsi="Arial Narrow" w:cs="Arial MT"/>
                <w:spacing w:val="-10"/>
                <w:w w:val="90"/>
                <w:sz w:val="24"/>
                <w:szCs w:val="24"/>
                <w:lang w:val="en-PH"/>
              </w:rPr>
              <w:t xml:space="preserve"> </w:t>
            </w:r>
            <w:r w:rsidRPr="00282A72">
              <w:rPr>
                <w:rFonts w:ascii="Arial Narrow" w:eastAsia="Arial MT" w:hAnsi="Arial Narrow" w:cs="Arial MT"/>
                <w:w w:val="90"/>
                <w:sz w:val="24"/>
                <w:szCs w:val="24"/>
                <w:lang w:val="en-PH"/>
              </w:rPr>
              <w:t>expected</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9F7F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A8EAE"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07BC8"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987F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30EBB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4EB1A892"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7EC85"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rPr>
              <w:t>The system handles unexpected inputs or conditions gracefully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97A1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E9588"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B6AEF"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2153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48FE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6A406315"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CDB75" w14:textId="77777777" w:rsidR="000E03AE" w:rsidRPr="00282A72" w:rsidRDefault="000E03AE">
            <w:pPr>
              <w:widowControl w:val="0"/>
              <w:autoSpaceDE w:val="0"/>
              <w:autoSpaceDN w:val="0"/>
              <w:spacing w:line="480" w:lineRule="auto"/>
              <w:ind w:left="106"/>
              <w:rPr>
                <w:rFonts w:ascii="Arial Narrow" w:eastAsia="Arial MT" w:hAnsi="Arial Narrow" w:cs="Arial MT"/>
                <w:b/>
                <w:bCs/>
                <w:w w:val="85"/>
                <w:sz w:val="24"/>
                <w:szCs w:val="24"/>
              </w:rPr>
            </w:pPr>
            <w:r w:rsidRPr="00282A72">
              <w:rPr>
                <w:rFonts w:ascii="Arial Narrow" w:eastAsia="Arial MT" w:hAnsi="Arial Narrow" w:cs="Arial MT"/>
                <w:b/>
                <w:bCs/>
                <w:w w:val="85"/>
                <w:sz w:val="24"/>
                <w:szCs w:val="24"/>
              </w:rPr>
              <w:t>Maintainability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BD8F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058A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69495"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EC04B"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3BE8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6AEBFF80"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5FF03" w14:textId="77777777" w:rsidR="000E03AE" w:rsidRPr="00282A72" w:rsidRDefault="000E03AE">
            <w:pPr>
              <w:widowControl w:val="0"/>
              <w:autoSpaceDE w:val="0"/>
              <w:autoSpaceDN w:val="0"/>
              <w:spacing w:line="480" w:lineRule="auto"/>
              <w:ind w:left="106"/>
              <w:rPr>
                <w:rFonts w:ascii="Arial Narrow" w:eastAsia="Arial MT" w:hAnsi="Arial Narrow" w:cs="Arial MT"/>
                <w:w w:val="85"/>
                <w:sz w:val="24"/>
                <w:szCs w:val="24"/>
              </w:rPr>
            </w:pPr>
            <w:r w:rsidRPr="00585383">
              <w:rPr>
                <w:rFonts w:ascii="Arial Narrow" w:eastAsia="Arial MT" w:hAnsi="Arial Narrow" w:cs="Arial MT"/>
                <w:w w:val="85"/>
                <w:sz w:val="24"/>
                <w:szCs w:val="24"/>
              </w:rPr>
              <w:t>The system's hardware components are modular and can be individually replaced.</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B4DC86"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CD0A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C831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CB6E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0CD2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259559AD"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5CEA1" w14:textId="77777777" w:rsidR="000E03AE" w:rsidRPr="00282A72" w:rsidRDefault="000E03AE">
            <w:pPr>
              <w:widowControl w:val="0"/>
              <w:autoSpaceDE w:val="0"/>
              <w:autoSpaceDN w:val="0"/>
              <w:spacing w:line="480" w:lineRule="auto"/>
              <w:ind w:left="106"/>
              <w:rPr>
                <w:rFonts w:ascii="Arial Narrow" w:eastAsia="Arial MT" w:hAnsi="Arial Narrow" w:cs="Arial MT"/>
                <w:w w:val="85"/>
                <w:sz w:val="24"/>
                <w:szCs w:val="24"/>
              </w:rPr>
            </w:pPr>
            <w:r w:rsidRPr="00585383">
              <w:rPr>
                <w:rFonts w:ascii="Arial Narrow" w:eastAsia="Arial MT" w:hAnsi="Arial Narrow" w:cs="Arial MT"/>
                <w:w w:val="85"/>
                <w:sz w:val="24"/>
                <w:szCs w:val="24"/>
              </w:rPr>
              <w:t>The system can be expanded to include additional faculty offices or departments.</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4DD8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2E18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1CF7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07AD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4906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794B97B7"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DFE8A" w14:textId="77777777" w:rsidR="000E03AE" w:rsidRPr="00282A72" w:rsidRDefault="000E03AE">
            <w:pPr>
              <w:widowControl w:val="0"/>
              <w:autoSpaceDE w:val="0"/>
              <w:autoSpaceDN w:val="0"/>
              <w:spacing w:line="480" w:lineRule="auto"/>
              <w:ind w:left="106"/>
              <w:rPr>
                <w:rFonts w:ascii="Arial Narrow" w:eastAsia="Arial MT" w:hAnsi="Arial Narrow" w:cs="Arial MT"/>
                <w:w w:val="85"/>
                <w:sz w:val="24"/>
                <w:szCs w:val="24"/>
              </w:rPr>
            </w:pPr>
            <w:r w:rsidRPr="00585383">
              <w:rPr>
                <w:rFonts w:ascii="Arial Narrow" w:eastAsia="Arial MT" w:hAnsi="Arial Narrow" w:cs="Arial MT"/>
                <w:w w:val="85"/>
                <w:sz w:val="24"/>
                <w:szCs w:val="24"/>
              </w:rPr>
              <w:t>The system provides diagnostic information that helps identify issues.</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AD2E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A52A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2470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BE0B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97C89"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581E5AF0"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842BC" w14:textId="77777777" w:rsidR="000E03AE" w:rsidRPr="00282A72" w:rsidRDefault="000E03AE">
            <w:pPr>
              <w:widowControl w:val="0"/>
              <w:autoSpaceDE w:val="0"/>
              <w:autoSpaceDN w:val="0"/>
              <w:spacing w:line="480" w:lineRule="auto"/>
              <w:ind w:left="106"/>
              <w:rPr>
                <w:rFonts w:ascii="Arial Narrow" w:eastAsia="Arial MT" w:hAnsi="Arial Narrow" w:cs="Arial MT"/>
                <w:b/>
                <w:sz w:val="24"/>
                <w:szCs w:val="24"/>
                <w:lang w:val="en-PH"/>
              </w:rPr>
            </w:pPr>
            <w:r w:rsidRPr="00282A72">
              <w:rPr>
                <w:rFonts w:ascii="Arial Narrow" w:eastAsia="Arial MT" w:hAnsi="Arial Narrow" w:cs="Arial MT"/>
                <w:b/>
                <w:spacing w:val="-2"/>
                <w:w w:val="90"/>
                <w:sz w:val="24"/>
                <w:szCs w:val="24"/>
                <w:lang w:val="en-PH"/>
              </w:rPr>
              <w:t>Security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F51ED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D9B5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E168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3077F"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34D6F"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78743944"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38B32"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lang w:val="en-PH"/>
              </w:rPr>
              <w:t>The</w:t>
            </w:r>
            <w:r w:rsidRPr="00282A72">
              <w:rPr>
                <w:rFonts w:ascii="Arial Narrow" w:eastAsia="Arial MT" w:hAnsi="Arial Narrow" w:cs="Arial MT"/>
                <w:spacing w:val="-3"/>
                <w:sz w:val="24"/>
                <w:szCs w:val="24"/>
                <w:lang w:val="en-PH"/>
              </w:rPr>
              <w:t xml:space="preserve"> </w:t>
            </w:r>
            <w:r w:rsidRPr="00282A72">
              <w:rPr>
                <w:rFonts w:ascii="Arial Narrow" w:eastAsia="Arial MT" w:hAnsi="Arial Narrow" w:cs="Arial MT"/>
                <w:w w:val="85"/>
                <w:sz w:val="24"/>
                <w:szCs w:val="24"/>
                <w:lang w:val="en-PH"/>
              </w:rPr>
              <w:t>system</w:t>
            </w:r>
            <w:r w:rsidRPr="00282A72">
              <w:rPr>
                <w:rFonts w:ascii="Arial Narrow" w:eastAsia="Arial MT" w:hAnsi="Arial Narrow" w:cs="Arial MT"/>
                <w:spacing w:val="-3"/>
                <w:sz w:val="24"/>
                <w:szCs w:val="24"/>
                <w:lang w:val="en-PH"/>
              </w:rPr>
              <w:t xml:space="preserve"> </w:t>
            </w:r>
            <w:r w:rsidRPr="00282A72">
              <w:rPr>
                <w:rFonts w:ascii="Arial Narrow" w:eastAsia="Arial MT" w:hAnsi="Arial Narrow" w:cs="Arial MT"/>
                <w:w w:val="85"/>
                <w:sz w:val="24"/>
                <w:szCs w:val="24"/>
                <w:lang w:val="en-PH"/>
              </w:rPr>
              <w:t>securely</w:t>
            </w:r>
            <w:r w:rsidRPr="00282A72">
              <w:rPr>
                <w:rFonts w:ascii="Arial Narrow" w:eastAsia="Arial MT" w:hAnsi="Arial Narrow" w:cs="Arial MT"/>
                <w:spacing w:val="-2"/>
                <w:sz w:val="24"/>
                <w:szCs w:val="24"/>
                <w:lang w:val="en-PH"/>
              </w:rPr>
              <w:t xml:space="preserve"> </w:t>
            </w:r>
            <w:r w:rsidRPr="00282A72">
              <w:rPr>
                <w:rFonts w:ascii="Arial Narrow" w:eastAsia="Arial MT" w:hAnsi="Arial Narrow" w:cs="Arial MT"/>
                <w:w w:val="85"/>
                <w:sz w:val="24"/>
                <w:szCs w:val="24"/>
                <w:lang w:val="en-PH"/>
              </w:rPr>
              <w:t>verifies</w:t>
            </w:r>
            <w:r w:rsidRPr="00282A72">
              <w:rPr>
                <w:rFonts w:ascii="Arial Narrow" w:eastAsia="Arial MT" w:hAnsi="Arial Narrow" w:cs="Arial MT"/>
                <w:spacing w:val="-3"/>
                <w:sz w:val="24"/>
                <w:szCs w:val="24"/>
                <w:lang w:val="en-PH"/>
              </w:rPr>
              <w:t xml:space="preserve"> </w:t>
            </w:r>
            <w:r w:rsidRPr="00282A72">
              <w:rPr>
                <w:rFonts w:ascii="Arial Narrow" w:eastAsia="Arial MT" w:hAnsi="Arial Narrow" w:cs="Arial MT"/>
                <w:w w:val="85"/>
                <w:sz w:val="24"/>
                <w:szCs w:val="24"/>
                <w:lang w:val="en-PH"/>
              </w:rPr>
              <w:t>student</w:t>
            </w:r>
            <w:r w:rsidRPr="00282A72">
              <w:rPr>
                <w:rFonts w:ascii="Arial Narrow" w:eastAsia="Arial MT" w:hAnsi="Arial Narrow" w:cs="Arial MT"/>
                <w:spacing w:val="-4"/>
                <w:sz w:val="24"/>
                <w:szCs w:val="24"/>
                <w:lang w:val="en-PH"/>
              </w:rPr>
              <w:t xml:space="preserve"> </w:t>
            </w:r>
            <w:r w:rsidRPr="00282A72">
              <w:rPr>
                <w:rFonts w:ascii="Arial Narrow" w:eastAsia="Arial MT" w:hAnsi="Arial Narrow" w:cs="Arial MT"/>
                <w:spacing w:val="-2"/>
                <w:w w:val="85"/>
                <w:sz w:val="24"/>
                <w:szCs w:val="24"/>
                <w:lang w:val="en-PH"/>
              </w:rPr>
              <w:t>identity</w:t>
            </w:r>
          </w:p>
          <w:p w14:paraId="7A4FC71D"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lang w:val="en-PH"/>
              </w:rPr>
              <w:t>before</w:t>
            </w:r>
            <w:r w:rsidRPr="00282A72">
              <w:rPr>
                <w:rFonts w:ascii="Arial Narrow" w:eastAsia="Arial MT" w:hAnsi="Arial Narrow" w:cs="Arial MT"/>
                <w:spacing w:val="35"/>
                <w:sz w:val="24"/>
                <w:szCs w:val="24"/>
                <w:lang w:val="en-PH"/>
              </w:rPr>
              <w:t xml:space="preserve"> </w:t>
            </w:r>
            <w:r w:rsidRPr="00282A72">
              <w:rPr>
                <w:rFonts w:ascii="Arial Narrow" w:eastAsia="Arial MT" w:hAnsi="Arial Narrow" w:cs="Arial MT"/>
                <w:w w:val="85"/>
                <w:sz w:val="24"/>
                <w:szCs w:val="24"/>
                <w:lang w:val="en-PH"/>
              </w:rPr>
              <w:t>allowing</w:t>
            </w:r>
            <w:r w:rsidRPr="00282A72">
              <w:rPr>
                <w:rFonts w:ascii="Arial Narrow" w:eastAsia="Arial MT" w:hAnsi="Arial Narrow" w:cs="Arial MT"/>
                <w:spacing w:val="34"/>
                <w:sz w:val="24"/>
                <w:szCs w:val="24"/>
                <w:lang w:val="en-PH"/>
              </w:rPr>
              <w:t xml:space="preserve"> </w:t>
            </w:r>
            <w:r w:rsidRPr="00282A72">
              <w:rPr>
                <w:rFonts w:ascii="Arial Narrow" w:eastAsia="Arial MT" w:hAnsi="Arial Narrow" w:cs="Arial MT"/>
                <w:w w:val="85"/>
                <w:sz w:val="24"/>
                <w:szCs w:val="24"/>
                <w:lang w:val="en-PH"/>
              </w:rPr>
              <w:t>access</w:t>
            </w:r>
            <w:r w:rsidRPr="00282A72">
              <w:rPr>
                <w:rFonts w:ascii="Arial Narrow" w:eastAsia="Arial MT" w:hAnsi="Arial Narrow" w:cs="Arial MT"/>
                <w:spacing w:val="34"/>
                <w:sz w:val="24"/>
                <w:szCs w:val="24"/>
                <w:lang w:val="en-PH"/>
              </w:rPr>
              <w:t xml:space="preserve"> </w:t>
            </w:r>
            <w:r w:rsidRPr="00282A72">
              <w:rPr>
                <w:rFonts w:ascii="Arial Narrow" w:eastAsia="Arial MT" w:hAnsi="Arial Narrow" w:cs="Arial MT"/>
                <w:w w:val="85"/>
                <w:sz w:val="24"/>
                <w:szCs w:val="24"/>
                <w:lang w:val="en-PH"/>
              </w:rPr>
              <w:t>to</w:t>
            </w:r>
            <w:r w:rsidRPr="00282A72">
              <w:rPr>
                <w:rFonts w:ascii="Arial Narrow" w:eastAsia="Arial MT" w:hAnsi="Arial Narrow" w:cs="Arial MT"/>
                <w:spacing w:val="35"/>
                <w:sz w:val="24"/>
                <w:szCs w:val="24"/>
                <w:lang w:val="en-PH"/>
              </w:rPr>
              <w:t xml:space="preserve"> </w:t>
            </w:r>
            <w:r w:rsidRPr="00282A72">
              <w:rPr>
                <w:rFonts w:ascii="Arial Narrow" w:eastAsia="Arial MT" w:hAnsi="Arial Narrow" w:cs="Arial MT"/>
                <w:w w:val="85"/>
                <w:sz w:val="24"/>
                <w:szCs w:val="24"/>
                <w:lang w:val="en-PH"/>
              </w:rPr>
              <w:t>the</w:t>
            </w:r>
            <w:r w:rsidRPr="00282A72">
              <w:rPr>
                <w:rFonts w:ascii="Arial Narrow" w:eastAsia="Arial MT" w:hAnsi="Arial Narrow" w:cs="Arial MT"/>
                <w:spacing w:val="35"/>
                <w:sz w:val="24"/>
                <w:szCs w:val="24"/>
                <w:lang w:val="en-PH"/>
              </w:rPr>
              <w:t xml:space="preserve"> </w:t>
            </w:r>
            <w:r w:rsidRPr="00282A72">
              <w:rPr>
                <w:rFonts w:ascii="Arial Narrow" w:eastAsia="Arial MT" w:hAnsi="Arial Narrow" w:cs="Arial MT"/>
                <w:w w:val="85"/>
                <w:sz w:val="24"/>
                <w:szCs w:val="24"/>
                <w:lang w:val="en-PH"/>
              </w:rPr>
              <w:t xml:space="preserve">consultation </w:t>
            </w:r>
            <w:r w:rsidRPr="00282A72">
              <w:rPr>
                <w:rFonts w:ascii="Arial Narrow" w:eastAsia="Arial MT" w:hAnsi="Arial Narrow" w:cs="Arial MT"/>
                <w:spacing w:val="-2"/>
                <w:w w:val="90"/>
                <w:sz w:val="24"/>
                <w:szCs w:val="24"/>
                <w:lang w:val="en-PH"/>
              </w:rPr>
              <w:t>system.</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6AE73"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F68FC"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B8B6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B73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B4EA"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6E316460"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5D1C1" w14:textId="77777777" w:rsidR="000E03AE" w:rsidRPr="00282A72" w:rsidRDefault="000E03AE">
            <w:pPr>
              <w:widowControl w:val="0"/>
              <w:autoSpaceDE w:val="0"/>
              <w:autoSpaceDN w:val="0"/>
              <w:spacing w:line="480" w:lineRule="auto"/>
              <w:ind w:left="106"/>
              <w:rPr>
                <w:rFonts w:ascii="Arial Narrow" w:eastAsia="Arial MT" w:hAnsi="Arial Narrow" w:cs="Arial MT"/>
                <w:w w:val="85"/>
                <w:sz w:val="24"/>
                <w:szCs w:val="24"/>
                <w:lang w:val="en-PH"/>
              </w:rPr>
            </w:pPr>
            <w:r w:rsidRPr="00282A72">
              <w:rPr>
                <w:rFonts w:ascii="Arial Narrow" w:eastAsia="Arial MT" w:hAnsi="Arial Narrow" w:cs="Arial MT"/>
                <w:w w:val="80"/>
                <w:sz w:val="24"/>
                <w:szCs w:val="24"/>
                <w:lang w:val="en-PH"/>
              </w:rPr>
              <w:t xml:space="preserve">The system has sufficient security measures to </w:t>
            </w:r>
            <w:r w:rsidRPr="00282A72">
              <w:rPr>
                <w:rFonts w:ascii="Arial Narrow" w:eastAsia="Arial MT" w:hAnsi="Arial Narrow" w:cs="Arial MT"/>
                <w:w w:val="85"/>
                <w:sz w:val="24"/>
                <w:szCs w:val="24"/>
                <w:lang w:val="en-PH"/>
              </w:rPr>
              <w:t>prevent unauthorized access.</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C89E4"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2D33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C865E"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BAB4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E59927"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r w:rsidR="000E03AE" w:rsidRPr="00282A72" w14:paraId="7355A57A" w14:textId="77777777" w:rsidTr="0A6043D9">
        <w:trPr>
          <w:trHeight w:val="551"/>
        </w:trPr>
        <w:tc>
          <w:tcPr>
            <w:tcW w:w="246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4B6B3" w14:textId="77777777" w:rsidR="000E03AE" w:rsidRPr="00282A72" w:rsidRDefault="000E03AE">
            <w:pPr>
              <w:widowControl w:val="0"/>
              <w:autoSpaceDE w:val="0"/>
              <w:autoSpaceDN w:val="0"/>
              <w:spacing w:line="480" w:lineRule="auto"/>
              <w:ind w:left="106"/>
              <w:rPr>
                <w:rFonts w:ascii="Arial Narrow" w:eastAsia="Arial MT" w:hAnsi="Arial Narrow" w:cs="Arial MT"/>
                <w:sz w:val="24"/>
                <w:szCs w:val="24"/>
                <w:lang w:val="en-PH"/>
              </w:rPr>
            </w:pPr>
            <w:r w:rsidRPr="00282A72">
              <w:rPr>
                <w:rFonts w:ascii="Arial Narrow" w:eastAsia="Arial MT" w:hAnsi="Arial Narrow" w:cs="Arial MT"/>
                <w:w w:val="85"/>
                <w:sz w:val="24"/>
                <w:szCs w:val="24"/>
                <w:lang w:val="en-PH"/>
              </w:rPr>
              <w:t>Sensitive</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data</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(e.g.,</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student</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records)</w:t>
            </w:r>
            <w:r w:rsidRPr="00282A72">
              <w:rPr>
                <w:rFonts w:ascii="Arial Narrow" w:eastAsia="Arial MT" w:hAnsi="Arial Narrow" w:cs="Arial MT"/>
                <w:spacing w:val="40"/>
                <w:sz w:val="24"/>
                <w:szCs w:val="24"/>
                <w:lang w:val="en-PH"/>
              </w:rPr>
              <w:t xml:space="preserve"> </w:t>
            </w:r>
            <w:r w:rsidRPr="00282A72">
              <w:rPr>
                <w:rFonts w:ascii="Arial Narrow" w:eastAsia="Arial MT" w:hAnsi="Arial Narrow" w:cs="Arial MT"/>
                <w:w w:val="85"/>
                <w:sz w:val="24"/>
                <w:szCs w:val="24"/>
                <w:lang w:val="en-PH"/>
              </w:rPr>
              <w:t>are protected and handled confidentially.</w:t>
            </w:r>
          </w:p>
        </w:tc>
        <w:tc>
          <w:tcPr>
            <w:tcW w:w="5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1ECBD"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3BDF1"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55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A91A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5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1A77B"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c>
          <w:tcPr>
            <w:tcW w:w="4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2D300" w14:textId="77777777" w:rsidR="000E03AE" w:rsidRPr="00282A72" w:rsidRDefault="000E03AE">
            <w:pPr>
              <w:widowControl w:val="0"/>
              <w:autoSpaceDE w:val="0"/>
              <w:autoSpaceDN w:val="0"/>
              <w:spacing w:line="480" w:lineRule="auto"/>
              <w:rPr>
                <w:rFonts w:ascii="Arial Narrow" w:eastAsia="Arial MT" w:hAnsi="Arial Narrow" w:cs="Arial MT"/>
                <w:sz w:val="24"/>
                <w:szCs w:val="24"/>
                <w:lang w:val="en-PH"/>
              </w:rPr>
            </w:pPr>
          </w:p>
        </w:tc>
      </w:tr>
    </w:tbl>
    <w:p w14:paraId="1C12A133" w14:textId="2CF22DA2" w:rsidR="6535434D" w:rsidRDefault="6535434D" w:rsidP="4D52A5CC">
      <w:pPr>
        <w:pStyle w:val="ListParagraph"/>
        <w:spacing w:after="0" w:line="480" w:lineRule="auto"/>
        <w:ind w:right="108"/>
        <w:jc w:val="center"/>
        <w:rPr>
          <w:rFonts w:ascii="Arial Narrow" w:eastAsia="Arial Narrow" w:hAnsi="Arial Narrow" w:cs="Arial Narrow"/>
          <w:b/>
          <w:bCs/>
          <w:color w:val="000000" w:themeColor="text1"/>
          <w:sz w:val="24"/>
          <w:szCs w:val="24"/>
        </w:rPr>
      </w:pPr>
    </w:p>
    <w:p w14:paraId="068C9C3D" w14:textId="55D8C9EF" w:rsidR="00385A73" w:rsidRPr="00282A72" w:rsidRDefault="00385A73" w:rsidP="00385A73">
      <w:pPr>
        <w:rPr>
          <w:rFonts w:ascii="Arial Narrow" w:hAnsi="Arial Narrow"/>
          <w:sz w:val="24"/>
          <w:szCs w:val="24"/>
        </w:rPr>
      </w:pPr>
      <w:r w:rsidRPr="00282A72">
        <w:rPr>
          <w:rFonts w:ascii="Arial Narrow" w:eastAsia="Arial Narrow" w:hAnsi="Arial Narrow" w:cs="Arial Narrow"/>
          <w:b/>
          <w:bCs/>
          <w:sz w:val="24"/>
          <w:szCs w:val="24"/>
        </w:rPr>
        <w:t>Additional Questions</w:t>
      </w:r>
    </w:p>
    <w:p w14:paraId="5B5284C2" w14:textId="7AA1E907" w:rsidR="00385A73" w:rsidRPr="00282A72" w:rsidRDefault="00385A73" w:rsidP="00385A73">
      <w:pPr>
        <w:rPr>
          <w:rFonts w:ascii="Arial Narrow" w:hAnsi="Arial Narrow"/>
          <w:sz w:val="24"/>
          <w:szCs w:val="24"/>
        </w:rPr>
      </w:pPr>
    </w:p>
    <w:p w14:paraId="07BBF3F3" w14:textId="36DA3833"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What aspects of the ConsultEase system do you find most valuable?</w:t>
      </w:r>
    </w:p>
    <w:p w14:paraId="508A7337" w14:textId="16898FB6" w:rsidR="00385A73" w:rsidRPr="00282A72" w:rsidRDefault="00385A73" w:rsidP="00385A73">
      <w:pPr>
        <w:rPr>
          <w:rFonts w:ascii="Arial Narrow" w:hAnsi="Arial Narrow"/>
          <w:sz w:val="24"/>
          <w:szCs w:val="24"/>
        </w:rPr>
      </w:pPr>
    </w:p>
    <w:p w14:paraId="6A72D8D3" w14:textId="307CEB20"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52F4FA4E" w14:textId="1B11867C" w:rsidR="00385A73" w:rsidRPr="00282A72" w:rsidRDefault="00385A73" w:rsidP="00385A73">
      <w:pPr>
        <w:rPr>
          <w:rFonts w:ascii="Arial Narrow" w:hAnsi="Arial Narrow"/>
          <w:sz w:val="24"/>
          <w:szCs w:val="24"/>
        </w:rPr>
      </w:pPr>
    </w:p>
    <w:p w14:paraId="1B337282" w14:textId="4DE6CFCD"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1FBC957C" w14:textId="58F0AA1C" w:rsidR="00385A73" w:rsidRPr="00282A72" w:rsidRDefault="00385A73" w:rsidP="00385A73">
      <w:pPr>
        <w:rPr>
          <w:rFonts w:ascii="Arial Narrow" w:hAnsi="Arial Narrow"/>
          <w:sz w:val="24"/>
          <w:szCs w:val="24"/>
        </w:rPr>
      </w:pPr>
    </w:p>
    <w:p w14:paraId="20BF68A0" w14:textId="62C1B6EF"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What aspects of the ConsultEase system need improvement?</w:t>
      </w:r>
    </w:p>
    <w:p w14:paraId="6A1D8CE7" w14:textId="6FC7FAAC" w:rsidR="00385A73" w:rsidRPr="00282A72" w:rsidRDefault="00385A73" w:rsidP="00385A73">
      <w:pPr>
        <w:rPr>
          <w:rFonts w:ascii="Arial Narrow" w:hAnsi="Arial Narrow"/>
          <w:sz w:val="24"/>
          <w:szCs w:val="24"/>
        </w:rPr>
      </w:pPr>
    </w:p>
    <w:p w14:paraId="0AB35E66" w14:textId="26C98058"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1E3938C9" w14:textId="415D6311" w:rsidR="00385A73" w:rsidRPr="00282A72" w:rsidRDefault="00385A73" w:rsidP="00385A73">
      <w:pPr>
        <w:rPr>
          <w:rFonts w:ascii="Arial Narrow" w:hAnsi="Arial Narrow"/>
          <w:sz w:val="24"/>
          <w:szCs w:val="24"/>
        </w:rPr>
      </w:pPr>
    </w:p>
    <w:p w14:paraId="144446AC" w14:textId="4C62EC58"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1A57EB2F" w14:textId="0B10270D" w:rsidR="00385A73" w:rsidRPr="00282A72" w:rsidRDefault="00385A73" w:rsidP="00385A73">
      <w:pPr>
        <w:rPr>
          <w:rFonts w:ascii="Arial Narrow" w:hAnsi="Arial Narrow"/>
          <w:sz w:val="24"/>
          <w:szCs w:val="24"/>
        </w:rPr>
      </w:pPr>
    </w:p>
    <w:p w14:paraId="39E6347B" w14:textId="414CC60C"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Would you recommend the ConsultEase system to other departments or institutions? Why or why not?</w:t>
      </w:r>
    </w:p>
    <w:p w14:paraId="4F781452" w14:textId="620CD350" w:rsidR="00385A73" w:rsidRPr="00282A72" w:rsidRDefault="00385A73" w:rsidP="00385A73">
      <w:pPr>
        <w:rPr>
          <w:rFonts w:ascii="Arial Narrow" w:hAnsi="Arial Narrow"/>
          <w:sz w:val="24"/>
          <w:szCs w:val="24"/>
        </w:rPr>
      </w:pPr>
    </w:p>
    <w:p w14:paraId="4CB06C20" w14:textId="2EA4BE1C"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2730D567" w14:textId="734AD47F" w:rsidR="00385A73" w:rsidRPr="00282A72" w:rsidRDefault="00385A73" w:rsidP="00385A73">
      <w:pPr>
        <w:rPr>
          <w:rFonts w:ascii="Arial Narrow" w:hAnsi="Arial Narrow"/>
          <w:sz w:val="24"/>
          <w:szCs w:val="24"/>
        </w:rPr>
      </w:pPr>
    </w:p>
    <w:p w14:paraId="177798BA" w14:textId="6821386B"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_______________________________________________________________________</w:t>
      </w:r>
    </w:p>
    <w:p w14:paraId="622AD5E9" w14:textId="73C86BD1" w:rsidR="00385A73" w:rsidRPr="00282A72" w:rsidRDefault="00385A73" w:rsidP="00385A73">
      <w:pPr>
        <w:rPr>
          <w:rFonts w:ascii="Arial Narrow" w:hAnsi="Arial Narrow"/>
          <w:sz w:val="24"/>
          <w:szCs w:val="24"/>
        </w:rPr>
      </w:pPr>
    </w:p>
    <w:p w14:paraId="205D2A48" w14:textId="18679107" w:rsidR="00385A73" w:rsidRPr="00282A72" w:rsidRDefault="00385A73" w:rsidP="00385A73">
      <w:pPr>
        <w:rPr>
          <w:rFonts w:ascii="Arial Narrow" w:hAnsi="Arial Narrow"/>
          <w:sz w:val="24"/>
          <w:szCs w:val="24"/>
        </w:rPr>
      </w:pPr>
    </w:p>
    <w:p w14:paraId="312BCF71" w14:textId="132F59F1" w:rsidR="00385A73" w:rsidRPr="00282A72" w:rsidRDefault="00385A73" w:rsidP="00385A73">
      <w:pPr>
        <w:rPr>
          <w:rFonts w:ascii="Arial Narrow" w:hAnsi="Arial Narrow"/>
          <w:sz w:val="24"/>
          <w:szCs w:val="24"/>
        </w:rPr>
      </w:pPr>
      <w:r w:rsidRPr="00282A72">
        <w:rPr>
          <w:rFonts w:ascii="Arial Narrow" w:eastAsia="Arial Narrow" w:hAnsi="Arial Narrow" w:cs="Arial Narrow"/>
          <w:sz w:val="24"/>
          <w:szCs w:val="24"/>
        </w:rPr>
        <w:t>Thank you for completing this evaluation. Your feedback is valuable for improving the ConsultEase system.</w:t>
      </w:r>
    </w:p>
    <w:p w14:paraId="78C2003C" w14:textId="38A7AA68" w:rsidR="00385A73" w:rsidRPr="00282A72" w:rsidRDefault="00385A73" w:rsidP="00385A73">
      <w:pPr>
        <w:rPr>
          <w:rFonts w:ascii="Arial Narrow" w:hAnsi="Arial Narrow"/>
          <w:sz w:val="24"/>
          <w:szCs w:val="24"/>
        </w:rPr>
      </w:pPr>
    </w:p>
    <w:p w14:paraId="458FE400" w14:textId="50F615F7" w:rsidR="00385A73" w:rsidRPr="00282A72" w:rsidRDefault="00385A73" w:rsidP="00385A73">
      <w:pPr>
        <w:rPr>
          <w:rFonts w:ascii="Arial Narrow" w:hAnsi="Arial Narrow"/>
          <w:sz w:val="24"/>
          <w:szCs w:val="24"/>
        </w:rPr>
      </w:pPr>
    </w:p>
    <w:p w14:paraId="3C2AA48C" w14:textId="173756FF" w:rsidR="00385A73" w:rsidRPr="00282A72" w:rsidRDefault="00385A73" w:rsidP="00385A73">
      <w:pPr>
        <w:rPr>
          <w:rFonts w:ascii="Arial Narrow" w:hAnsi="Arial Narrow"/>
          <w:sz w:val="24"/>
          <w:szCs w:val="24"/>
        </w:rPr>
      </w:pPr>
    </w:p>
    <w:p w14:paraId="4AF772D0" w14:textId="0B839F99" w:rsidR="00385A73" w:rsidRPr="00282A72" w:rsidRDefault="00385A73" w:rsidP="00385A73">
      <w:pPr>
        <w:rPr>
          <w:rFonts w:ascii="Arial Narrow" w:hAnsi="Arial Narrow"/>
          <w:sz w:val="24"/>
          <w:szCs w:val="24"/>
        </w:rPr>
      </w:pPr>
    </w:p>
    <w:p w14:paraId="11FC7B3E" w14:textId="3051F95A" w:rsidR="00385A73" w:rsidRPr="00282A72" w:rsidRDefault="00385A73" w:rsidP="00385A73">
      <w:pPr>
        <w:rPr>
          <w:rFonts w:ascii="Arial Narrow" w:hAnsi="Arial Narrow"/>
          <w:sz w:val="24"/>
          <w:szCs w:val="24"/>
        </w:rPr>
      </w:pPr>
    </w:p>
    <w:p w14:paraId="1E10BFA9" w14:textId="1E1BD07A" w:rsidR="00385A73" w:rsidRPr="00282A72" w:rsidRDefault="00385A73" w:rsidP="00385A73">
      <w:pPr>
        <w:rPr>
          <w:rFonts w:ascii="Arial Narrow" w:hAnsi="Arial Narrow"/>
          <w:sz w:val="24"/>
          <w:szCs w:val="24"/>
        </w:rPr>
      </w:pPr>
      <w:r w:rsidRPr="00282A72">
        <w:rPr>
          <w:rFonts w:ascii="Arial Narrow" w:eastAsia="Arial Narrow" w:hAnsi="Arial Narrow" w:cs="Arial Narrow"/>
          <w:b/>
          <w:bCs/>
          <w:sz w:val="24"/>
          <w:szCs w:val="24"/>
        </w:rPr>
        <w:t>Validated By: _____________________________________</w:t>
      </w:r>
    </w:p>
    <w:p w14:paraId="03956A79" w14:textId="319F272C" w:rsidR="00385A73" w:rsidRPr="00282A72" w:rsidRDefault="00385A73" w:rsidP="00385A73">
      <w:pPr>
        <w:rPr>
          <w:rFonts w:ascii="Arial Narrow" w:hAnsi="Arial Narrow"/>
          <w:sz w:val="24"/>
          <w:szCs w:val="24"/>
        </w:rPr>
      </w:pPr>
    </w:p>
    <w:p w14:paraId="73FE0693" w14:textId="5D38833E" w:rsidR="00385A73" w:rsidRPr="00282A72" w:rsidRDefault="620C90B7" w:rsidP="00385A73">
      <w:pPr>
        <w:rPr>
          <w:rFonts w:ascii="Arial Narrow" w:hAnsi="Arial Narrow"/>
          <w:sz w:val="24"/>
          <w:szCs w:val="24"/>
        </w:rPr>
      </w:pPr>
      <w:r w:rsidRPr="620C90B7">
        <w:rPr>
          <w:rFonts w:ascii="Arial Narrow" w:eastAsia="Arial Narrow" w:hAnsi="Arial Narrow" w:cs="Arial Narrow"/>
          <w:b/>
          <w:bCs/>
          <w:sz w:val="24"/>
          <w:szCs w:val="24"/>
        </w:rPr>
        <w:t>Date: ____________________________________________</w:t>
      </w:r>
    </w:p>
    <w:p w14:paraId="734F31B5" w14:textId="483D3BC4" w:rsidR="00385A73" w:rsidRPr="00282A72" w:rsidRDefault="00385A73" w:rsidP="00385A73">
      <w:pPr>
        <w:rPr>
          <w:rFonts w:ascii="Arial Narrow" w:hAnsi="Arial Narrow"/>
          <w:sz w:val="24"/>
          <w:szCs w:val="24"/>
        </w:rPr>
      </w:pPr>
    </w:p>
    <w:p w14:paraId="4032D3C8" w14:textId="47CBE96C" w:rsidR="00385A73" w:rsidRPr="00282A72" w:rsidRDefault="00385A73" w:rsidP="00385A73">
      <w:pPr>
        <w:rPr>
          <w:rFonts w:ascii="Arial Narrow" w:hAnsi="Arial Narrow"/>
          <w:sz w:val="24"/>
          <w:szCs w:val="24"/>
        </w:rPr>
      </w:pPr>
    </w:p>
    <w:p w14:paraId="76EB4E62" w14:textId="09D7A233" w:rsidR="6535434D" w:rsidRDefault="6535434D" w:rsidP="4D52A5CC">
      <w:pPr>
        <w:spacing w:after="0" w:line="480" w:lineRule="auto"/>
        <w:ind w:right="108"/>
        <w:rPr>
          <w:rFonts w:ascii="Arial Narrow" w:eastAsia="Arial Narrow" w:hAnsi="Arial Narrow" w:cs="Arial Narrow"/>
          <w:b/>
          <w:bCs/>
          <w:color w:val="000000" w:themeColor="text1"/>
          <w:sz w:val="24"/>
          <w:szCs w:val="24"/>
        </w:rPr>
      </w:pPr>
    </w:p>
    <w:p w14:paraId="69E4323F" w14:textId="4BCB5298"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2F74B9B4" w14:textId="27C99E81"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74DD435A" w14:textId="27215C0A"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171AE354" w14:textId="65339AB1"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4A6E8091" w14:textId="4F37EC18"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4F311873" w14:textId="78014139"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64242D2B" w14:textId="06CFB8F3"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0E80AB4F" w14:textId="3A59E1AC"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227EF5F7" w14:textId="17BB8181"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273C3C5E" w14:textId="7A84273C"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14C04DCC" w14:textId="2E822A4F"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12AFCBBC" w14:textId="26A8E177"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4FE81323" w14:textId="56DD79B5"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5AED6645" w14:textId="3A94B47A"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7533E55D" w14:textId="60D069DD"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4EAD6141" w14:textId="55EC0E3D"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2873235C" w14:textId="1182A3A2"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358C7CB3" w14:textId="623D2798"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72A8E96E" w14:textId="77777777" w:rsidR="00451131" w:rsidRDefault="00451131" w:rsidP="3E7DDA69">
      <w:pPr>
        <w:spacing w:after="0" w:line="480" w:lineRule="auto"/>
        <w:ind w:right="108"/>
        <w:jc w:val="center"/>
        <w:rPr>
          <w:rFonts w:ascii="Arial Narrow" w:eastAsia="Arial Narrow" w:hAnsi="Arial Narrow" w:cs="Arial Narrow"/>
          <w:b/>
          <w:bCs/>
          <w:color w:val="000000" w:themeColor="text1"/>
          <w:sz w:val="24"/>
          <w:szCs w:val="24"/>
        </w:rPr>
      </w:pPr>
    </w:p>
    <w:p w14:paraId="401A99D8" w14:textId="05C42C6B" w:rsidR="4D52A5CC" w:rsidRDefault="4D52A5CC" w:rsidP="4D52A5CC">
      <w:pPr>
        <w:spacing w:after="0" w:line="480" w:lineRule="auto"/>
        <w:ind w:right="108"/>
        <w:jc w:val="center"/>
        <w:rPr>
          <w:rFonts w:ascii="Arial Narrow" w:eastAsia="Arial Narrow" w:hAnsi="Arial Narrow" w:cs="Arial Narrow"/>
          <w:b/>
          <w:bCs/>
          <w:color w:val="000000" w:themeColor="text1"/>
          <w:sz w:val="24"/>
          <w:szCs w:val="24"/>
        </w:rPr>
      </w:pPr>
    </w:p>
    <w:p w14:paraId="03C6C3CA" w14:textId="6AF0152D" w:rsidR="4D52A5CC" w:rsidRDefault="4D52A5CC" w:rsidP="4D52A5CC">
      <w:pPr>
        <w:pStyle w:val="ListParagraph"/>
        <w:spacing w:after="0" w:line="480" w:lineRule="auto"/>
        <w:ind w:right="108"/>
        <w:jc w:val="cente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 xml:space="preserve">APPENDIX 6. CONSULTATION LOG </w:t>
      </w:r>
    </w:p>
    <w:tbl>
      <w:tblPr>
        <w:tblStyle w:val="TableGrid"/>
        <w:tblW w:w="0" w:type="auto"/>
        <w:tblInd w:w="720" w:type="dxa"/>
        <w:tblLayout w:type="fixed"/>
        <w:tblLook w:val="06A0" w:firstRow="1" w:lastRow="0" w:firstColumn="1" w:lastColumn="0" w:noHBand="1" w:noVBand="1"/>
      </w:tblPr>
      <w:tblGrid>
        <w:gridCol w:w="2490"/>
        <w:gridCol w:w="1990"/>
        <w:gridCol w:w="2140"/>
        <w:gridCol w:w="935"/>
        <w:gridCol w:w="1990"/>
        <w:gridCol w:w="3075"/>
      </w:tblGrid>
      <w:tr w:rsidR="2E300FE0" w14:paraId="506EE1F0" w14:textId="77777777" w:rsidTr="2DD76751">
        <w:trPr>
          <w:trHeight w:val="300"/>
        </w:trPr>
        <w:tc>
          <w:tcPr>
            <w:tcW w:w="2490" w:type="dxa"/>
            <w:gridSpan w:val="4"/>
          </w:tcPr>
          <w:p w14:paraId="75203F43" w14:textId="3F2DEB3F" w:rsidR="58D1EB69" w:rsidRDefault="58D1EB69" w:rsidP="58D1EB69">
            <w:pPr>
              <w:rPr>
                <w:rFonts w:ascii="Arial Narrow" w:eastAsia="Arial Narrow" w:hAnsi="Arial Narrow" w:cs="Arial Narrow"/>
                <w:b/>
                <w:bCs/>
                <w:color w:val="000000" w:themeColor="text1"/>
                <w:sz w:val="24"/>
                <w:szCs w:val="24"/>
              </w:rPr>
            </w:pPr>
            <w:r w:rsidRPr="58D1EB69">
              <w:rPr>
                <w:rFonts w:ascii="Arial Narrow" w:eastAsia="Arial Narrow" w:hAnsi="Arial Narrow" w:cs="Arial Narrow"/>
                <w:b/>
                <w:bCs/>
                <w:color w:val="000000" w:themeColor="text1"/>
                <w:sz w:val="24"/>
                <w:szCs w:val="24"/>
              </w:rPr>
              <w:t xml:space="preserve">Title: </w:t>
            </w:r>
          </w:p>
          <w:p w14:paraId="258EB37E" w14:textId="54C40C10" w:rsidR="58D1EB69" w:rsidRDefault="58D1EB69" w:rsidP="58D1EB69">
            <w:pPr>
              <w:rPr>
                <w:rFonts w:ascii="Arial Narrow" w:eastAsia="Arial Narrow" w:hAnsi="Arial Narrow" w:cs="Arial Narrow"/>
                <w:b/>
                <w:bCs/>
                <w:color w:val="000000" w:themeColor="text1"/>
                <w:sz w:val="24"/>
                <w:szCs w:val="24"/>
              </w:rPr>
            </w:pPr>
          </w:p>
          <w:p w14:paraId="7BFB7D37" w14:textId="7D9E5984" w:rsidR="58D1EB69" w:rsidRDefault="58D1EB69" w:rsidP="58D1EB69">
            <w:pPr>
              <w:rPr>
                <w:rFonts w:ascii="Arial Narrow" w:eastAsia="Arial Narrow" w:hAnsi="Arial Narrow" w:cs="Arial Narrow"/>
                <w:color w:val="000000" w:themeColor="text1"/>
                <w:sz w:val="24"/>
                <w:szCs w:val="24"/>
              </w:rPr>
            </w:pPr>
            <w:r w:rsidRPr="58D1EB69">
              <w:rPr>
                <w:rFonts w:ascii="Arial Narrow" w:eastAsia="Arial Narrow" w:hAnsi="Arial Narrow" w:cs="Arial Narrow"/>
                <w:b/>
                <w:bCs/>
                <w:color w:val="000000" w:themeColor="text1"/>
                <w:sz w:val="24"/>
                <w:szCs w:val="24"/>
              </w:rPr>
              <w:t>CONSULTATION LOG</w:t>
            </w:r>
          </w:p>
          <w:p w14:paraId="5B804819" w14:textId="3DABC7D5" w:rsidR="2E300FE0" w:rsidRDefault="2E300FE0" w:rsidP="2E300FE0">
            <w:pPr>
              <w:pStyle w:val="ListParagraph"/>
              <w:rPr>
                <w:rFonts w:ascii="Arial Narrow" w:eastAsia="Arial Narrow" w:hAnsi="Arial Narrow" w:cs="Arial Narrow"/>
                <w:b/>
                <w:bCs/>
                <w:color w:val="000000" w:themeColor="text1"/>
                <w:sz w:val="24"/>
                <w:szCs w:val="24"/>
              </w:rPr>
            </w:pPr>
          </w:p>
        </w:tc>
        <w:tc>
          <w:tcPr>
            <w:tcW w:w="1990" w:type="dxa"/>
          </w:tcPr>
          <w:p w14:paraId="6D8E9FDD" w14:textId="3C9EDB3E" w:rsidR="28694788" w:rsidRDefault="28694788" w:rsidP="28694788">
            <w:pPr>
              <w:rPr>
                <w:rFonts w:ascii="Arial Narrow" w:eastAsia="Arial Narrow" w:hAnsi="Arial Narrow" w:cs="Arial Narrow"/>
                <w:b/>
                <w:bCs/>
                <w:color w:val="000000" w:themeColor="text1"/>
                <w:sz w:val="24"/>
                <w:szCs w:val="24"/>
              </w:rPr>
            </w:pPr>
            <w:r w:rsidRPr="28694788">
              <w:rPr>
                <w:rFonts w:ascii="Arial Narrow" w:eastAsia="Arial Narrow" w:hAnsi="Arial Narrow" w:cs="Arial Narrow"/>
                <w:b/>
                <w:bCs/>
                <w:color w:val="000000" w:themeColor="text1"/>
                <w:sz w:val="24"/>
                <w:szCs w:val="24"/>
              </w:rPr>
              <w:t>Reference No.</w:t>
            </w:r>
          </w:p>
          <w:p w14:paraId="23AC6F63" w14:textId="2C111867" w:rsidR="2E300FE0" w:rsidRDefault="2E300FE0" w:rsidP="2E300FE0">
            <w:pPr>
              <w:pStyle w:val="ListParagraph"/>
              <w:rPr>
                <w:rFonts w:ascii="Arial Narrow" w:eastAsia="Arial Narrow" w:hAnsi="Arial Narrow" w:cs="Arial Narrow"/>
                <w:b/>
                <w:bCs/>
                <w:color w:val="000000" w:themeColor="text1"/>
                <w:sz w:val="24"/>
                <w:szCs w:val="24"/>
              </w:rPr>
            </w:pPr>
          </w:p>
        </w:tc>
        <w:tc>
          <w:tcPr>
            <w:tcW w:w="3075" w:type="dxa"/>
          </w:tcPr>
          <w:p w14:paraId="49C785AD" w14:textId="59AC3E19" w:rsidR="0BBDCFFD" w:rsidRDefault="0BBDCFFD" w:rsidP="0BBDCFFD">
            <w:pPr>
              <w:rPr>
                <w:rFonts w:ascii="Arial Narrow" w:eastAsia="Arial Narrow" w:hAnsi="Arial Narrow" w:cs="Arial Narrow"/>
                <w:color w:val="000000" w:themeColor="text1"/>
                <w:sz w:val="24"/>
                <w:szCs w:val="24"/>
              </w:rPr>
            </w:pPr>
          </w:p>
          <w:p w14:paraId="6037AA10" w14:textId="7309EF81" w:rsidR="2E300FE0" w:rsidRDefault="2E300FE0" w:rsidP="2E300FE0">
            <w:pPr>
              <w:pStyle w:val="ListParagraph"/>
              <w:rPr>
                <w:rFonts w:ascii="Arial Narrow" w:eastAsia="Arial Narrow" w:hAnsi="Arial Narrow" w:cs="Arial Narrow"/>
                <w:b/>
                <w:bCs/>
                <w:color w:val="000000" w:themeColor="text1"/>
                <w:sz w:val="24"/>
                <w:szCs w:val="24"/>
              </w:rPr>
            </w:pPr>
          </w:p>
        </w:tc>
      </w:tr>
      <w:tr w:rsidR="2E300FE0" w14:paraId="651E9130" w14:textId="77777777" w:rsidTr="2DD76751">
        <w:trPr>
          <w:gridAfter w:val="2"/>
          <w:wAfter w:w="4260" w:type="dxa"/>
          <w:trHeight w:val="300"/>
        </w:trPr>
        <w:tc>
          <w:tcPr>
            <w:tcW w:w="2490" w:type="dxa"/>
          </w:tcPr>
          <w:p w14:paraId="3762DD44" w14:textId="77777777" w:rsidR="007B7391" w:rsidRDefault="007B7391"/>
        </w:tc>
        <w:tc>
          <w:tcPr>
            <w:tcW w:w="1990" w:type="dxa"/>
          </w:tcPr>
          <w:p w14:paraId="4E412D42" w14:textId="18B3FF74" w:rsidR="3C3349CB" w:rsidRDefault="3C3349CB" w:rsidP="3C3349CB">
            <w:pPr>
              <w:rPr>
                <w:rFonts w:ascii="Arial Narrow" w:eastAsia="Arial Narrow" w:hAnsi="Arial Narrow" w:cs="Arial Narrow"/>
                <w:b/>
                <w:bCs/>
                <w:color w:val="000000" w:themeColor="text1"/>
                <w:sz w:val="24"/>
                <w:szCs w:val="24"/>
              </w:rPr>
            </w:pPr>
            <w:r w:rsidRPr="3C3349CB">
              <w:rPr>
                <w:rFonts w:ascii="Arial Narrow" w:eastAsia="Arial Narrow" w:hAnsi="Arial Narrow" w:cs="Arial Narrow"/>
                <w:b/>
                <w:bCs/>
                <w:color w:val="000000" w:themeColor="text1"/>
                <w:sz w:val="24"/>
                <w:szCs w:val="24"/>
              </w:rPr>
              <w:t>DEPARTMENT</w:t>
            </w:r>
          </w:p>
          <w:p w14:paraId="5B6A8699" w14:textId="0DC3EDB0" w:rsidR="2E300FE0" w:rsidRDefault="2E300FE0" w:rsidP="2E300FE0">
            <w:pPr>
              <w:pStyle w:val="ListParagraph"/>
              <w:rPr>
                <w:rFonts w:ascii="Arial Narrow" w:eastAsia="Arial Narrow" w:hAnsi="Arial Narrow" w:cs="Arial Narrow"/>
                <w:b/>
                <w:bCs/>
                <w:color w:val="000000" w:themeColor="text1"/>
                <w:sz w:val="24"/>
                <w:szCs w:val="24"/>
              </w:rPr>
            </w:pPr>
          </w:p>
        </w:tc>
        <w:tc>
          <w:tcPr>
            <w:tcW w:w="3075" w:type="dxa"/>
            <w:gridSpan w:val="2"/>
          </w:tcPr>
          <w:p w14:paraId="5ACB9851" w14:textId="6DD9BCA1" w:rsidR="0BBDCFFD" w:rsidRDefault="0BBDCFFD" w:rsidP="0BBDCFFD">
            <w:pPr>
              <w:rPr>
                <w:rFonts w:ascii="Arial Narrow" w:eastAsia="Arial Narrow" w:hAnsi="Arial Narrow" w:cs="Arial Narrow"/>
                <w:color w:val="000000" w:themeColor="text1"/>
                <w:sz w:val="24"/>
                <w:szCs w:val="24"/>
              </w:rPr>
            </w:pPr>
            <w:r w:rsidRPr="0BBDCFFD">
              <w:rPr>
                <w:rFonts w:ascii="Arial Narrow" w:eastAsia="Arial Narrow" w:hAnsi="Arial Narrow" w:cs="Arial Narrow"/>
                <w:color w:val="000000" w:themeColor="text1"/>
                <w:sz w:val="24"/>
                <w:szCs w:val="24"/>
              </w:rPr>
              <w:t>COMPUTER ENGINEERING</w:t>
            </w:r>
          </w:p>
          <w:p w14:paraId="1DA938DC" w14:textId="2E237318" w:rsidR="2E300FE0" w:rsidRDefault="2E300FE0" w:rsidP="2E300FE0">
            <w:pPr>
              <w:pStyle w:val="ListParagraph"/>
              <w:rPr>
                <w:rFonts w:ascii="Arial Narrow" w:eastAsia="Arial Narrow" w:hAnsi="Arial Narrow" w:cs="Arial Narrow"/>
                <w:b/>
                <w:bCs/>
                <w:color w:val="000000" w:themeColor="text1"/>
                <w:sz w:val="24"/>
                <w:szCs w:val="24"/>
              </w:rPr>
            </w:pPr>
          </w:p>
        </w:tc>
      </w:tr>
      <w:tr w:rsidR="2E300FE0" w14:paraId="1A894760" w14:textId="77777777" w:rsidTr="2DD76751">
        <w:trPr>
          <w:gridAfter w:val="2"/>
          <w:wAfter w:w="4260" w:type="dxa"/>
          <w:trHeight w:val="300"/>
        </w:trPr>
        <w:tc>
          <w:tcPr>
            <w:tcW w:w="2490" w:type="dxa"/>
          </w:tcPr>
          <w:p w14:paraId="38E2052E" w14:textId="77777777" w:rsidR="007B7391" w:rsidRDefault="007B7391"/>
        </w:tc>
        <w:tc>
          <w:tcPr>
            <w:tcW w:w="1990" w:type="dxa"/>
          </w:tcPr>
          <w:p w14:paraId="735805A6" w14:textId="28A9619E" w:rsidR="3C3349CB" w:rsidRDefault="3C3349CB" w:rsidP="3C3349CB">
            <w:pPr>
              <w:rPr>
                <w:rFonts w:ascii="Arial Narrow" w:eastAsia="Arial Narrow" w:hAnsi="Arial Narrow" w:cs="Arial Narrow"/>
                <w:b/>
                <w:bCs/>
                <w:color w:val="000000" w:themeColor="text1"/>
                <w:sz w:val="24"/>
                <w:szCs w:val="24"/>
              </w:rPr>
            </w:pPr>
            <w:r w:rsidRPr="3C3349CB">
              <w:rPr>
                <w:rFonts w:ascii="Arial Narrow" w:eastAsia="Arial Narrow" w:hAnsi="Arial Narrow" w:cs="Arial Narrow"/>
                <w:b/>
                <w:bCs/>
                <w:color w:val="000000" w:themeColor="text1"/>
                <w:sz w:val="24"/>
                <w:szCs w:val="24"/>
              </w:rPr>
              <w:t>Copies To</w:t>
            </w:r>
          </w:p>
          <w:p w14:paraId="6D21E1AA" w14:textId="36CD3910" w:rsidR="2E300FE0" w:rsidRDefault="2E300FE0" w:rsidP="2E300FE0">
            <w:pPr>
              <w:pStyle w:val="ListParagraph"/>
              <w:rPr>
                <w:rFonts w:ascii="Arial Narrow" w:eastAsia="Arial Narrow" w:hAnsi="Arial Narrow" w:cs="Arial Narrow"/>
                <w:b/>
                <w:bCs/>
                <w:color w:val="000000" w:themeColor="text1"/>
                <w:sz w:val="24"/>
                <w:szCs w:val="24"/>
              </w:rPr>
            </w:pPr>
          </w:p>
        </w:tc>
        <w:tc>
          <w:tcPr>
            <w:tcW w:w="3075" w:type="dxa"/>
            <w:gridSpan w:val="2"/>
          </w:tcPr>
          <w:p w14:paraId="3D00B5DE" w14:textId="49C330C2" w:rsidR="65C9DE8B" w:rsidRDefault="65C9DE8B" w:rsidP="65C9DE8B">
            <w:pPr>
              <w:rPr>
                <w:rFonts w:ascii="Arial Narrow" w:eastAsia="Arial Narrow" w:hAnsi="Arial Narrow" w:cs="Arial Narrow"/>
                <w:color w:val="000000" w:themeColor="text1"/>
                <w:sz w:val="24"/>
                <w:szCs w:val="24"/>
              </w:rPr>
            </w:pPr>
            <w:r w:rsidRPr="65C9DE8B">
              <w:rPr>
                <w:rFonts w:ascii="Arial Narrow" w:eastAsia="Arial Narrow" w:hAnsi="Arial Narrow" w:cs="Arial Narrow"/>
                <w:color w:val="000000" w:themeColor="text1"/>
                <w:sz w:val="24"/>
                <w:szCs w:val="24"/>
              </w:rPr>
              <w:t>All Concerned Units</w:t>
            </w:r>
          </w:p>
          <w:p w14:paraId="6B97AFA4" w14:textId="0FCEA82D" w:rsidR="2E300FE0" w:rsidRDefault="2E300FE0" w:rsidP="2E300FE0">
            <w:pPr>
              <w:pStyle w:val="ListParagraph"/>
              <w:rPr>
                <w:rFonts w:ascii="Arial Narrow" w:eastAsia="Arial Narrow" w:hAnsi="Arial Narrow" w:cs="Arial Narrow"/>
                <w:b/>
                <w:bCs/>
                <w:color w:val="000000" w:themeColor="text1"/>
                <w:sz w:val="24"/>
                <w:szCs w:val="24"/>
              </w:rPr>
            </w:pPr>
          </w:p>
        </w:tc>
      </w:tr>
      <w:tr w:rsidR="2E300FE0" w14:paraId="67676C32" w14:textId="77777777" w:rsidTr="2DD76751">
        <w:trPr>
          <w:gridAfter w:val="2"/>
          <w:wAfter w:w="4260" w:type="dxa"/>
          <w:trHeight w:val="300"/>
        </w:trPr>
        <w:tc>
          <w:tcPr>
            <w:tcW w:w="2490" w:type="dxa"/>
          </w:tcPr>
          <w:p w14:paraId="611741FB" w14:textId="77777777" w:rsidR="007B7391" w:rsidRDefault="007B7391"/>
        </w:tc>
        <w:tc>
          <w:tcPr>
            <w:tcW w:w="1990" w:type="dxa"/>
          </w:tcPr>
          <w:p w14:paraId="2BCB80F1" w14:textId="4CEEC8C2" w:rsidR="32BDEBE2" w:rsidRDefault="32BDEBE2" w:rsidP="32BDEBE2">
            <w:pPr>
              <w:rPr>
                <w:rFonts w:ascii="Arial Narrow" w:eastAsia="Arial Narrow" w:hAnsi="Arial Narrow" w:cs="Arial Narrow"/>
                <w:b/>
                <w:bCs/>
                <w:color w:val="000000" w:themeColor="text1"/>
                <w:sz w:val="24"/>
                <w:szCs w:val="24"/>
              </w:rPr>
            </w:pPr>
            <w:r w:rsidRPr="32BDEBE2">
              <w:rPr>
                <w:rFonts w:ascii="Arial Narrow" w:eastAsia="Arial Narrow" w:hAnsi="Arial Narrow" w:cs="Arial Narrow"/>
                <w:b/>
                <w:bCs/>
                <w:color w:val="000000" w:themeColor="text1"/>
                <w:sz w:val="24"/>
                <w:szCs w:val="24"/>
              </w:rPr>
              <w:t>Page</w:t>
            </w:r>
          </w:p>
          <w:p w14:paraId="0A091E12" w14:textId="30B12CA7" w:rsidR="2E300FE0" w:rsidRDefault="2E300FE0" w:rsidP="2E300FE0">
            <w:pPr>
              <w:pStyle w:val="ListParagraph"/>
              <w:rPr>
                <w:rFonts w:ascii="Arial Narrow" w:eastAsia="Arial Narrow" w:hAnsi="Arial Narrow" w:cs="Arial Narrow"/>
                <w:b/>
                <w:bCs/>
                <w:color w:val="000000" w:themeColor="text1"/>
                <w:sz w:val="24"/>
                <w:szCs w:val="24"/>
              </w:rPr>
            </w:pPr>
          </w:p>
        </w:tc>
        <w:tc>
          <w:tcPr>
            <w:tcW w:w="3075" w:type="dxa"/>
            <w:gridSpan w:val="2"/>
          </w:tcPr>
          <w:p w14:paraId="2887161A" w14:textId="3BD9C1BA" w:rsidR="289FA9B0" w:rsidRDefault="289FA9B0" w:rsidP="289FA9B0">
            <w:pPr>
              <w:rPr>
                <w:rFonts w:ascii="Arial Narrow" w:eastAsia="Arial Narrow" w:hAnsi="Arial Narrow" w:cs="Arial Narrow"/>
                <w:color w:val="000000" w:themeColor="text1"/>
                <w:sz w:val="24"/>
                <w:szCs w:val="24"/>
              </w:rPr>
            </w:pPr>
            <w:r w:rsidRPr="289FA9B0">
              <w:rPr>
                <w:rFonts w:ascii="Arial Narrow" w:eastAsia="Arial Narrow" w:hAnsi="Arial Narrow" w:cs="Arial Narrow"/>
                <w:color w:val="000000" w:themeColor="text1"/>
                <w:sz w:val="24"/>
                <w:szCs w:val="24"/>
              </w:rPr>
              <w:t>Page 9</w:t>
            </w:r>
            <w:r w:rsidRPr="289FA9B0">
              <w:rPr>
                <w:rFonts w:ascii="Arial Narrow" w:eastAsia="Arial Narrow" w:hAnsi="Arial Narrow" w:cs="Arial Narrow"/>
                <w:b/>
                <w:bCs/>
                <w:color w:val="000000" w:themeColor="text1"/>
                <w:sz w:val="24"/>
                <w:szCs w:val="24"/>
              </w:rPr>
              <w:t>0</w:t>
            </w:r>
            <w:r w:rsidRPr="289FA9B0">
              <w:rPr>
                <w:rFonts w:ascii="Arial Narrow" w:eastAsia="Arial Narrow" w:hAnsi="Arial Narrow" w:cs="Arial Narrow"/>
                <w:color w:val="000000" w:themeColor="text1"/>
                <w:sz w:val="24"/>
                <w:szCs w:val="24"/>
              </w:rPr>
              <w:t xml:space="preserve"> of 1</w:t>
            </w:r>
          </w:p>
          <w:p w14:paraId="4A4D02E6" w14:textId="1926A128" w:rsidR="2E300FE0" w:rsidRDefault="2E300FE0" w:rsidP="2E300FE0">
            <w:pPr>
              <w:pStyle w:val="ListParagraph"/>
              <w:rPr>
                <w:rFonts w:ascii="Arial Narrow" w:eastAsia="Arial Narrow" w:hAnsi="Arial Narrow" w:cs="Arial Narrow"/>
                <w:b/>
                <w:bCs/>
                <w:color w:val="000000" w:themeColor="text1"/>
                <w:sz w:val="24"/>
                <w:szCs w:val="24"/>
              </w:rPr>
            </w:pPr>
          </w:p>
        </w:tc>
      </w:tr>
      <w:tr w:rsidR="2E300FE0" w14:paraId="3067B09B" w14:textId="77777777" w:rsidTr="7252EAA1">
        <w:trPr>
          <w:gridAfter w:val="3"/>
          <w:wAfter w:w="6000" w:type="dxa"/>
          <w:trHeight w:val="300"/>
        </w:trPr>
        <w:tc>
          <w:tcPr>
            <w:tcW w:w="6620" w:type="dxa"/>
            <w:gridSpan w:val="3"/>
          </w:tcPr>
          <w:p w14:paraId="472C1B87" w14:textId="373CEC4F" w:rsidR="2E300FE0" w:rsidRDefault="65C9DE8B" w:rsidP="65C9DE8B">
            <w:pPr>
              <w:rPr>
                <w:rFonts w:ascii="Arial Narrow" w:eastAsia="Arial Narrow" w:hAnsi="Arial Narrow" w:cs="Arial Narrow"/>
              </w:rPr>
            </w:pPr>
            <w:r w:rsidRPr="65C9DE8B">
              <w:rPr>
                <w:rFonts w:ascii="Arial Narrow" w:eastAsia="Arial Narrow" w:hAnsi="Arial Narrow" w:cs="Arial Narrow"/>
                <w:b/>
                <w:bCs/>
              </w:rPr>
              <w:t>This is a controlled document.</w:t>
            </w:r>
            <w:r w:rsidRPr="65C9DE8B">
              <w:rPr>
                <w:rFonts w:ascii="Arial Narrow" w:eastAsia="Arial Narrow" w:hAnsi="Arial Narrow" w:cs="Arial Narrow"/>
              </w:rPr>
              <w:t xml:space="preserve"> Photocopying or printing of this document without the controlled mark, shall make this document or uncontrolled copy.</w:t>
            </w:r>
          </w:p>
        </w:tc>
      </w:tr>
    </w:tbl>
    <w:p w14:paraId="710A8797" w14:textId="1CCEB683" w:rsidR="4D52A5CC" w:rsidRDefault="4D52A5CC" w:rsidP="4D52A5CC">
      <w:pPr>
        <w:pStyle w:val="ListParagraph"/>
        <w:spacing w:after="0" w:line="480" w:lineRule="auto"/>
        <w:ind w:right="108"/>
        <w:jc w:val="center"/>
        <w:rPr>
          <w:rFonts w:ascii="Arial Narrow" w:eastAsia="Arial Narrow" w:hAnsi="Arial Narrow" w:cs="Arial Narrow"/>
          <w:b/>
          <w:bCs/>
          <w:color w:val="000000" w:themeColor="text1"/>
          <w:sz w:val="24"/>
          <w:szCs w:val="24"/>
        </w:rPr>
      </w:pPr>
    </w:p>
    <w:tbl>
      <w:tblPr>
        <w:tblStyle w:val="TableGrid"/>
        <w:tblW w:w="0" w:type="auto"/>
        <w:tblInd w:w="720" w:type="dxa"/>
        <w:tblLayout w:type="fixed"/>
        <w:tblLook w:val="06A0" w:firstRow="1" w:lastRow="0" w:firstColumn="1" w:lastColumn="0" w:noHBand="1" w:noVBand="1"/>
      </w:tblPr>
      <w:tblGrid>
        <w:gridCol w:w="2525"/>
        <w:gridCol w:w="2525"/>
        <w:gridCol w:w="2525"/>
      </w:tblGrid>
      <w:tr w:rsidR="6535434D" w14:paraId="467641D5" w14:textId="77777777" w:rsidTr="4D52A5CC">
        <w:trPr>
          <w:trHeight w:val="300"/>
        </w:trPr>
        <w:tc>
          <w:tcPr>
            <w:tcW w:w="2525" w:type="dxa"/>
          </w:tcPr>
          <w:p w14:paraId="0EC9D357" w14:textId="182CD142" w:rsidR="6535434D" w:rsidRDefault="6535434D" w:rsidP="6535434D">
            <w:pPr>
              <w:pStyle w:val="ListParagraph"/>
              <w:rPr>
                <w:rFonts w:ascii="Arial Narrow" w:eastAsia="Arial Narrow" w:hAnsi="Arial Narrow" w:cs="Arial Narrow"/>
                <w:b/>
                <w:bCs/>
                <w:color w:val="000000" w:themeColor="text1"/>
                <w:sz w:val="24"/>
                <w:szCs w:val="24"/>
              </w:rPr>
            </w:pPr>
            <w:r w:rsidRPr="6535434D">
              <w:rPr>
                <w:rFonts w:ascii="Arial Narrow" w:eastAsia="Arial Narrow" w:hAnsi="Arial Narrow" w:cs="Arial Narrow"/>
                <w:b/>
                <w:bCs/>
                <w:color w:val="000000" w:themeColor="text1"/>
                <w:sz w:val="24"/>
                <w:szCs w:val="24"/>
              </w:rPr>
              <w:t xml:space="preserve">Date </w:t>
            </w:r>
          </w:p>
        </w:tc>
        <w:tc>
          <w:tcPr>
            <w:tcW w:w="2525" w:type="dxa"/>
          </w:tcPr>
          <w:p w14:paraId="541BA4DC" w14:textId="358DE7D7" w:rsidR="6535434D" w:rsidRDefault="6535434D" w:rsidP="6535434D">
            <w:pPr>
              <w:pStyle w:val="ListParagraph"/>
              <w:rPr>
                <w:rFonts w:ascii="Arial Narrow" w:eastAsia="Arial Narrow" w:hAnsi="Arial Narrow" w:cs="Arial Narrow"/>
                <w:b/>
                <w:bCs/>
                <w:color w:val="000000" w:themeColor="text1"/>
                <w:sz w:val="24"/>
                <w:szCs w:val="24"/>
              </w:rPr>
            </w:pPr>
            <w:r w:rsidRPr="6535434D">
              <w:rPr>
                <w:rFonts w:ascii="Arial Narrow" w:eastAsia="Arial Narrow" w:hAnsi="Arial Narrow" w:cs="Arial Narrow"/>
                <w:b/>
                <w:bCs/>
                <w:color w:val="000000" w:themeColor="text1"/>
                <w:sz w:val="24"/>
                <w:szCs w:val="24"/>
              </w:rPr>
              <w:t xml:space="preserve">Activities </w:t>
            </w:r>
          </w:p>
        </w:tc>
        <w:tc>
          <w:tcPr>
            <w:tcW w:w="2525" w:type="dxa"/>
          </w:tcPr>
          <w:p w14:paraId="67DAE132" w14:textId="6C963B15" w:rsidR="6535434D" w:rsidRDefault="6535434D" w:rsidP="6535434D">
            <w:pPr>
              <w:pStyle w:val="ListParagraph"/>
              <w:rPr>
                <w:rFonts w:ascii="Arial Narrow" w:eastAsia="Arial Narrow" w:hAnsi="Arial Narrow" w:cs="Arial Narrow"/>
                <w:b/>
                <w:bCs/>
                <w:color w:val="000000" w:themeColor="text1"/>
                <w:sz w:val="24"/>
                <w:szCs w:val="24"/>
              </w:rPr>
            </w:pPr>
            <w:r w:rsidRPr="6535434D">
              <w:rPr>
                <w:rFonts w:ascii="Arial Narrow" w:eastAsia="Arial Narrow" w:hAnsi="Arial Narrow" w:cs="Arial Narrow"/>
                <w:b/>
                <w:bCs/>
                <w:color w:val="000000" w:themeColor="text1"/>
                <w:sz w:val="24"/>
                <w:szCs w:val="24"/>
              </w:rPr>
              <w:t>Adviser’s Confirmation</w:t>
            </w:r>
          </w:p>
        </w:tc>
      </w:tr>
      <w:tr w:rsidR="6535434D" w14:paraId="6D1B2951" w14:textId="77777777" w:rsidTr="4D52A5CC">
        <w:trPr>
          <w:trHeight w:val="300"/>
        </w:trPr>
        <w:tc>
          <w:tcPr>
            <w:tcW w:w="2525" w:type="dxa"/>
          </w:tcPr>
          <w:p w14:paraId="31D509B5" w14:textId="09AD7E39" w:rsidR="6535434D" w:rsidRDefault="4D52A5CC" w:rsidP="4D52A5CC">
            <w:pPr>
              <w:rPr>
                <w:rFonts w:ascii="Arial Narrow" w:eastAsia="Arial Narrow" w:hAnsi="Arial Narrow" w:cs="Arial Narrow"/>
                <w:b/>
                <w:bCs/>
                <w:color w:val="000000" w:themeColor="text1"/>
              </w:rPr>
            </w:pPr>
            <w:r w:rsidRPr="4D52A5CC">
              <w:rPr>
                <w:rFonts w:ascii="Arial Narrow" w:eastAsia="Arial Narrow" w:hAnsi="Arial Narrow" w:cs="Arial Narrow"/>
                <w:b/>
                <w:bCs/>
                <w:color w:val="000000" w:themeColor="text1"/>
                <w:sz w:val="24"/>
                <w:szCs w:val="24"/>
              </w:rPr>
              <w:t>08 – 14 - 2024</w:t>
            </w:r>
          </w:p>
        </w:tc>
        <w:tc>
          <w:tcPr>
            <w:tcW w:w="2525" w:type="dxa"/>
          </w:tcPr>
          <w:p w14:paraId="0C5FC7B5" w14:textId="64B3B599"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Assigning Capstone Adviser</w:t>
            </w:r>
          </w:p>
        </w:tc>
        <w:tc>
          <w:tcPr>
            <w:tcW w:w="2525" w:type="dxa"/>
          </w:tcPr>
          <w:p w14:paraId="72251E9F"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6535434D" w14:paraId="43D9D5D1" w14:textId="77777777" w:rsidTr="4D52A5CC">
        <w:trPr>
          <w:trHeight w:val="655"/>
        </w:trPr>
        <w:tc>
          <w:tcPr>
            <w:tcW w:w="2525" w:type="dxa"/>
          </w:tcPr>
          <w:p w14:paraId="62682D38" w14:textId="0D873181" w:rsidR="6535434D"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08 – 27- 2024</w:t>
            </w:r>
          </w:p>
        </w:tc>
        <w:tc>
          <w:tcPr>
            <w:tcW w:w="2525" w:type="dxa"/>
          </w:tcPr>
          <w:p w14:paraId="15861D0C" w14:textId="43D111CB"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 xml:space="preserve">Community Assessment </w:t>
            </w:r>
          </w:p>
        </w:tc>
        <w:tc>
          <w:tcPr>
            <w:tcW w:w="2525" w:type="dxa"/>
          </w:tcPr>
          <w:p w14:paraId="2D2ED5B6"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6535434D" w14:paraId="21B1F31F" w14:textId="77777777" w:rsidTr="4D52A5CC">
        <w:trPr>
          <w:trHeight w:val="300"/>
        </w:trPr>
        <w:tc>
          <w:tcPr>
            <w:tcW w:w="2525" w:type="dxa"/>
          </w:tcPr>
          <w:p w14:paraId="46F38EFD" w14:textId="25669C45" w:rsidR="6535434D"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08 – 31 - 2024</w:t>
            </w:r>
          </w:p>
        </w:tc>
        <w:tc>
          <w:tcPr>
            <w:tcW w:w="2525" w:type="dxa"/>
          </w:tcPr>
          <w:p w14:paraId="2C75168F" w14:textId="2B585CCA"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Checking of online evaluation</w:t>
            </w:r>
          </w:p>
        </w:tc>
        <w:tc>
          <w:tcPr>
            <w:tcW w:w="2525" w:type="dxa"/>
          </w:tcPr>
          <w:p w14:paraId="78608325"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6535434D" w14:paraId="5C96E57E" w14:textId="77777777" w:rsidTr="4D52A5CC">
        <w:trPr>
          <w:trHeight w:val="850"/>
        </w:trPr>
        <w:tc>
          <w:tcPr>
            <w:tcW w:w="2525" w:type="dxa"/>
          </w:tcPr>
          <w:p w14:paraId="6188766B" w14:textId="393F4535" w:rsidR="6535434D"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 xml:space="preserve">09 – 4 – 2024 </w:t>
            </w:r>
          </w:p>
        </w:tc>
        <w:tc>
          <w:tcPr>
            <w:tcW w:w="2525" w:type="dxa"/>
          </w:tcPr>
          <w:p w14:paraId="168F381F" w14:textId="4DFD5D0E"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Consultation for SOP</w:t>
            </w:r>
          </w:p>
        </w:tc>
        <w:tc>
          <w:tcPr>
            <w:tcW w:w="2525" w:type="dxa"/>
          </w:tcPr>
          <w:p w14:paraId="461AC662"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6535434D" w14:paraId="1CED47C4" w14:textId="77777777" w:rsidTr="4D52A5CC">
        <w:trPr>
          <w:trHeight w:val="300"/>
        </w:trPr>
        <w:tc>
          <w:tcPr>
            <w:tcW w:w="2525" w:type="dxa"/>
          </w:tcPr>
          <w:p w14:paraId="40AA7520" w14:textId="6A8ADF7A" w:rsidR="6535434D"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 xml:space="preserve">09 – 16 – 2024 </w:t>
            </w:r>
          </w:p>
        </w:tc>
        <w:tc>
          <w:tcPr>
            <w:tcW w:w="2525" w:type="dxa"/>
          </w:tcPr>
          <w:p w14:paraId="5C630CB5" w14:textId="7C09473F"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Checking of draft chapter 1 - 3</w:t>
            </w:r>
          </w:p>
        </w:tc>
        <w:tc>
          <w:tcPr>
            <w:tcW w:w="2525" w:type="dxa"/>
          </w:tcPr>
          <w:p w14:paraId="37F49057"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6535434D" w14:paraId="397BB6F2" w14:textId="77777777" w:rsidTr="4D52A5CC">
        <w:trPr>
          <w:trHeight w:val="300"/>
        </w:trPr>
        <w:tc>
          <w:tcPr>
            <w:tcW w:w="2525" w:type="dxa"/>
          </w:tcPr>
          <w:p w14:paraId="4562095E" w14:textId="2DA9C76A" w:rsidR="6535434D"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10 – 9 - 2024</w:t>
            </w:r>
          </w:p>
        </w:tc>
        <w:tc>
          <w:tcPr>
            <w:tcW w:w="2525" w:type="dxa"/>
          </w:tcPr>
          <w:p w14:paraId="188FF2D5" w14:textId="5E09E3C1" w:rsidR="6535434D"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Signing of forms and checking for final revision</w:t>
            </w:r>
          </w:p>
        </w:tc>
        <w:tc>
          <w:tcPr>
            <w:tcW w:w="2525" w:type="dxa"/>
          </w:tcPr>
          <w:p w14:paraId="10E8679A" w14:textId="724E4543" w:rsidR="6535434D" w:rsidRDefault="6535434D" w:rsidP="6535434D">
            <w:pPr>
              <w:pStyle w:val="ListParagraph"/>
              <w:rPr>
                <w:rFonts w:ascii="Arial Narrow" w:eastAsia="Arial Narrow" w:hAnsi="Arial Narrow" w:cs="Arial Narrow"/>
                <w:b/>
                <w:bCs/>
                <w:color w:val="000000" w:themeColor="text1"/>
                <w:sz w:val="24"/>
                <w:szCs w:val="24"/>
              </w:rPr>
            </w:pPr>
          </w:p>
        </w:tc>
      </w:tr>
      <w:tr w:rsidR="4D52A5CC" w14:paraId="6ADAC582" w14:textId="77777777" w:rsidTr="4D52A5CC">
        <w:trPr>
          <w:trHeight w:val="300"/>
        </w:trPr>
        <w:tc>
          <w:tcPr>
            <w:tcW w:w="2525" w:type="dxa"/>
          </w:tcPr>
          <w:p w14:paraId="3ED02AE7" w14:textId="6F3999DE" w:rsidR="4D52A5CC"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 xml:space="preserve">10 – 16 – 2024 </w:t>
            </w:r>
          </w:p>
        </w:tc>
        <w:tc>
          <w:tcPr>
            <w:tcW w:w="2525" w:type="dxa"/>
          </w:tcPr>
          <w:p w14:paraId="79A990C7" w14:textId="455D924E" w:rsidR="4D52A5CC"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Revisions and re-defense consultation</w:t>
            </w:r>
          </w:p>
        </w:tc>
        <w:tc>
          <w:tcPr>
            <w:tcW w:w="2525" w:type="dxa"/>
          </w:tcPr>
          <w:p w14:paraId="61F08AF7" w14:textId="4FC972E8" w:rsidR="4D52A5CC" w:rsidRDefault="4D52A5CC" w:rsidP="4D52A5CC">
            <w:pPr>
              <w:pStyle w:val="ListParagraph"/>
              <w:rPr>
                <w:rFonts w:ascii="Arial Narrow" w:eastAsia="Arial Narrow" w:hAnsi="Arial Narrow" w:cs="Arial Narrow"/>
                <w:b/>
                <w:bCs/>
                <w:color w:val="000000" w:themeColor="text1"/>
                <w:sz w:val="24"/>
                <w:szCs w:val="24"/>
              </w:rPr>
            </w:pPr>
          </w:p>
        </w:tc>
      </w:tr>
      <w:tr w:rsidR="4D52A5CC" w14:paraId="53F39AD2" w14:textId="77777777" w:rsidTr="4D52A5CC">
        <w:trPr>
          <w:trHeight w:val="670"/>
        </w:trPr>
        <w:tc>
          <w:tcPr>
            <w:tcW w:w="2525" w:type="dxa"/>
          </w:tcPr>
          <w:p w14:paraId="71BE1F22" w14:textId="5DAD88CB" w:rsidR="4D52A5CC"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10 – 18 - 2024</w:t>
            </w:r>
          </w:p>
        </w:tc>
        <w:tc>
          <w:tcPr>
            <w:tcW w:w="2525" w:type="dxa"/>
          </w:tcPr>
          <w:p w14:paraId="5AB67B50" w14:textId="1FC01BA9" w:rsidR="4D52A5CC"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Consultation for revisions</w:t>
            </w:r>
          </w:p>
        </w:tc>
        <w:tc>
          <w:tcPr>
            <w:tcW w:w="2525" w:type="dxa"/>
          </w:tcPr>
          <w:p w14:paraId="6F2F0BF0" w14:textId="2D87FC6B" w:rsidR="4D52A5CC" w:rsidRDefault="4D52A5CC" w:rsidP="4D52A5CC">
            <w:pPr>
              <w:pStyle w:val="ListParagraph"/>
              <w:rPr>
                <w:rFonts w:ascii="Arial Narrow" w:eastAsia="Arial Narrow" w:hAnsi="Arial Narrow" w:cs="Arial Narrow"/>
                <w:b/>
                <w:bCs/>
                <w:color w:val="000000" w:themeColor="text1"/>
                <w:sz w:val="24"/>
                <w:szCs w:val="24"/>
              </w:rPr>
            </w:pPr>
          </w:p>
        </w:tc>
      </w:tr>
      <w:tr w:rsidR="4D52A5CC" w14:paraId="35DC67A4" w14:textId="77777777" w:rsidTr="4D52A5CC">
        <w:trPr>
          <w:trHeight w:val="670"/>
        </w:trPr>
        <w:tc>
          <w:tcPr>
            <w:tcW w:w="2525" w:type="dxa"/>
          </w:tcPr>
          <w:p w14:paraId="7CC99EF2" w14:textId="204A28A4" w:rsidR="4D52A5CC"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10 – 19 - 2024</w:t>
            </w:r>
          </w:p>
        </w:tc>
        <w:tc>
          <w:tcPr>
            <w:tcW w:w="2525" w:type="dxa"/>
          </w:tcPr>
          <w:p w14:paraId="43ADB895" w14:textId="3F6F37FC" w:rsidR="4D52A5CC"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 xml:space="preserve">Consultation for title </w:t>
            </w:r>
          </w:p>
        </w:tc>
        <w:tc>
          <w:tcPr>
            <w:tcW w:w="2525" w:type="dxa"/>
          </w:tcPr>
          <w:p w14:paraId="2C0A72A1" w14:textId="4B13C901" w:rsidR="4D52A5CC" w:rsidRDefault="4D52A5CC" w:rsidP="4D52A5CC">
            <w:pPr>
              <w:pStyle w:val="ListParagraph"/>
              <w:rPr>
                <w:rFonts w:ascii="Arial Narrow" w:eastAsia="Arial Narrow" w:hAnsi="Arial Narrow" w:cs="Arial Narrow"/>
                <w:b/>
                <w:bCs/>
                <w:color w:val="000000" w:themeColor="text1"/>
                <w:sz w:val="24"/>
                <w:szCs w:val="24"/>
              </w:rPr>
            </w:pPr>
          </w:p>
        </w:tc>
      </w:tr>
      <w:tr w:rsidR="4D52A5CC" w14:paraId="37FF8D09" w14:textId="77777777" w:rsidTr="4D52A5CC">
        <w:trPr>
          <w:trHeight w:val="300"/>
        </w:trPr>
        <w:tc>
          <w:tcPr>
            <w:tcW w:w="2525" w:type="dxa"/>
          </w:tcPr>
          <w:p w14:paraId="72831B36" w14:textId="2185A3C3" w:rsidR="4D52A5CC" w:rsidRDefault="4D52A5CC" w:rsidP="4D52A5CC">
            <w:pPr>
              <w:rPr>
                <w:rFonts w:ascii="Arial Narrow" w:eastAsia="Arial Narrow" w:hAnsi="Arial Narrow" w:cs="Arial Narrow"/>
                <w:b/>
                <w:bCs/>
                <w:color w:val="000000" w:themeColor="text1"/>
              </w:rPr>
            </w:pPr>
            <w:r w:rsidRPr="4D52A5CC">
              <w:rPr>
                <w:rFonts w:ascii="Arial Narrow" w:eastAsia="Arial Narrow" w:hAnsi="Arial Narrow" w:cs="Arial Narrow"/>
                <w:b/>
                <w:bCs/>
                <w:color w:val="000000" w:themeColor="text1"/>
                <w:sz w:val="24"/>
                <w:szCs w:val="24"/>
              </w:rPr>
              <w:t>05 – 05 - 2025</w:t>
            </w:r>
          </w:p>
        </w:tc>
        <w:tc>
          <w:tcPr>
            <w:tcW w:w="2525" w:type="dxa"/>
          </w:tcPr>
          <w:p w14:paraId="0FC7B465" w14:textId="413642EA" w:rsidR="4D52A5CC"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Checking of evaluation tool</w:t>
            </w:r>
          </w:p>
        </w:tc>
        <w:tc>
          <w:tcPr>
            <w:tcW w:w="2525" w:type="dxa"/>
          </w:tcPr>
          <w:p w14:paraId="37A7CB00" w14:textId="2F9C8FC5" w:rsidR="4D52A5CC" w:rsidRDefault="4D52A5CC" w:rsidP="4D52A5CC">
            <w:pPr>
              <w:pStyle w:val="ListParagraph"/>
              <w:rPr>
                <w:rFonts w:ascii="Arial Narrow" w:eastAsia="Arial Narrow" w:hAnsi="Arial Narrow" w:cs="Arial Narrow"/>
                <w:b/>
                <w:bCs/>
                <w:color w:val="000000" w:themeColor="text1"/>
                <w:sz w:val="24"/>
                <w:szCs w:val="24"/>
              </w:rPr>
            </w:pPr>
          </w:p>
        </w:tc>
      </w:tr>
      <w:tr w:rsidR="4D52A5CC" w14:paraId="6D1BE834" w14:textId="77777777" w:rsidTr="4D52A5CC">
        <w:trPr>
          <w:trHeight w:val="300"/>
        </w:trPr>
        <w:tc>
          <w:tcPr>
            <w:tcW w:w="2525" w:type="dxa"/>
          </w:tcPr>
          <w:p w14:paraId="6BB8F561" w14:textId="3499AC28" w:rsidR="4D52A5CC" w:rsidRDefault="4D52A5CC" w:rsidP="4D52A5CC">
            <w:pPr>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06 – 04 - 2025</w:t>
            </w:r>
          </w:p>
        </w:tc>
        <w:tc>
          <w:tcPr>
            <w:tcW w:w="2525" w:type="dxa"/>
          </w:tcPr>
          <w:p w14:paraId="54595FAE" w14:textId="372949CF" w:rsidR="4D52A5CC" w:rsidRDefault="4D52A5CC" w:rsidP="4D52A5CC">
            <w:pPr>
              <w:jc w:val="both"/>
              <w:rPr>
                <w:rFonts w:ascii="Arial Narrow" w:eastAsia="Arial Narrow" w:hAnsi="Arial Narrow" w:cs="Arial Narrow"/>
                <w:color w:val="000000" w:themeColor="text1"/>
                <w:sz w:val="24"/>
                <w:szCs w:val="24"/>
              </w:rPr>
            </w:pPr>
            <w:r w:rsidRPr="4D52A5CC">
              <w:rPr>
                <w:rFonts w:ascii="Arial Narrow" w:eastAsia="Arial Narrow" w:hAnsi="Arial Narrow" w:cs="Arial Narrow"/>
                <w:color w:val="000000" w:themeColor="text1"/>
                <w:sz w:val="24"/>
                <w:szCs w:val="24"/>
              </w:rPr>
              <w:t>Checking of chapters 1 - 5</w:t>
            </w:r>
          </w:p>
        </w:tc>
        <w:tc>
          <w:tcPr>
            <w:tcW w:w="2525" w:type="dxa"/>
          </w:tcPr>
          <w:p w14:paraId="1FA44F53" w14:textId="20779468" w:rsidR="4D52A5CC" w:rsidRDefault="4D52A5CC" w:rsidP="4D52A5CC">
            <w:pPr>
              <w:pStyle w:val="ListParagraph"/>
              <w:rPr>
                <w:rFonts w:ascii="Arial Narrow" w:eastAsia="Arial Narrow" w:hAnsi="Arial Narrow" w:cs="Arial Narrow"/>
                <w:b/>
                <w:bCs/>
                <w:color w:val="000000" w:themeColor="text1"/>
                <w:sz w:val="24"/>
                <w:szCs w:val="24"/>
              </w:rPr>
            </w:pPr>
          </w:p>
        </w:tc>
      </w:tr>
    </w:tbl>
    <w:p w14:paraId="2F223A5A" w14:textId="251C9A0A" w:rsidR="6535434D" w:rsidRDefault="4D52A5CC" w:rsidP="4D52A5CC">
      <w:pPr>
        <w:pStyle w:val="ListParagraph"/>
        <w:tabs>
          <w:tab w:val="right" w:pos="9360"/>
        </w:tabs>
        <w:spacing w:after="0" w:line="480" w:lineRule="auto"/>
        <w:ind w:right="108"/>
        <w:jc w:val="both"/>
        <w:rPr>
          <w:rFonts w:ascii="Arial Narrow" w:eastAsia="Arial Narrow" w:hAnsi="Arial Narrow" w:cs="Arial Narrow"/>
          <w:b/>
          <w:bCs/>
          <w:color w:val="000000" w:themeColor="text1"/>
          <w:sz w:val="24"/>
          <w:szCs w:val="24"/>
        </w:rPr>
      </w:pPr>
      <w:r w:rsidRPr="4D52A5CC">
        <w:rPr>
          <w:rFonts w:ascii="Arial Narrow" w:eastAsia="Arial Narrow" w:hAnsi="Arial Narrow" w:cs="Arial Narrow"/>
          <w:b/>
          <w:bCs/>
          <w:color w:val="000000" w:themeColor="text1"/>
          <w:sz w:val="24"/>
          <w:szCs w:val="24"/>
        </w:rPr>
        <w:t xml:space="preserve">Reviewed by: </w:t>
      </w:r>
      <w:r w:rsidRPr="4D52A5CC">
        <w:rPr>
          <w:rFonts w:ascii="Arial Narrow" w:eastAsia="Arial Narrow" w:hAnsi="Arial Narrow" w:cs="Arial Narrow"/>
          <w:color w:val="000000" w:themeColor="text1"/>
          <w:sz w:val="24"/>
          <w:szCs w:val="24"/>
          <w:u w:val="single"/>
        </w:rPr>
        <w:t>ENGR. MEIZL ANN F. MANLUPIG</w:t>
      </w:r>
    </w:p>
    <w:p w14:paraId="61C05005" w14:textId="0F09CFC0" w:rsidR="08864B8C" w:rsidRDefault="08864B8C" w:rsidP="4D52A5CC">
      <w:pPr>
        <w:pStyle w:val="ListParagraph"/>
        <w:tabs>
          <w:tab w:val="right" w:pos="9360"/>
        </w:tabs>
        <w:spacing w:after="0" w:line="480" w:lineRule="auto"/>
        <w:ind w:right="108"/>
        <w:rPr>
          <w:rFonts w:ascii="Arial Narrow" w:eastAsia="Arial Narrow" w:hAnsi="Arial Narrow" w:cs="Arial Narrow"/>
          <w:color w:val="000000" w:themeColor="text1"/>
          <w:sz w:val="24"/>
          <w:szCs w:val="24"/>
          <w:u w:val="single"/>
        </w:rPr>
      </w:pPr>
    </w:p>
    <w:p w14:paraId="0BDDBAB9" w14:textId="188A4C44" w:rsidR="00D27CD2" w:rsidRDefault="00D27CD2" w:rsidP="154A891B">
      <w:pPr>
        <w:pStyle w:val="ListParagraph"/>
        <w:spacing w:after="0" w:line="480" w:lineRule="auto"/>
        <w:ind w:right="108"/>
        <w:jc w:val="both"/>
        <w:rPr>
          <w:rFonts w:ascii="Arial Narrow" w:eastAsia="Arial Narrow" w:hAnsi="Arial Narrow" w:cs="Arial Narrow"/>
          <w:b/>
          <w:bCs/>
          <w:color w:val="000000" w:themeColor="text1"/>
          <w:sz w:val="24"/>
          <w:szCs w:val="24"/>
        </w:rPr>
      </w:pPr>
    </w:p>
    <w:p w14:paraId="37F95625" w14:textId="77777777" w:rsidR="00451131" w:rsidRDefault="00451131" w:rsidP="154A891B">
      <w:pPr>
        <w:pStyle w:val="ListParagraph"/>
        <w:spacing w:after="0" w:line="480" w:lineRule="auto"/>
        <w:ind w:right="108"/>
        <w:jc w:val="both"/>
        <w:rPr>
          <w:rFonts w:ascii="Arial Narrow" w:eastAsia="Arial Narrow" w:hAnsi="Arial Narrow" w:cs="Arial Narrow"/>
          <w:b/>
          <w:color w:val="000000" w:themeColor="text1"/>
          <w:sz w:val="24"/>
          <w:szCs w:val="24"/>
        </w:rPr>
      </w:pPr>
    </w:p>
    <w:p w14:paraId="5C62FA33" w14:textId="77777777" w:rsidR="08864B8C" w:rsidRDefault="08864B8C" w:rsidP="6535434D">
      <w:pPr>
        <w:pStyle w:val="ListParagraph"/>
        <w:spacing w:after="0" w:line="480" w:lineRule="auto"/>
        <w:ind w:right="108"/>
        <w:jc w:val="both"/>
        <w:rPr>
          <w:rFonts w:ascii="Arial Narrow" w:eastAsia="Arial Narrow" w:hAnsi="Arial Narrow" w:cs="Arial Narrow"/>
          <w:b/>
          <w:bCs/>
          <w:color w:val="000000" w:themeColor="text1"/>
          <w:sz w:val="24"/>
          <w:szCs w:val="24"/>
        </w:rPr>
      </w:pPr>
    </w:p>
    <w:sectPr w:rsidR="08864B8C" w:rsidSect="00C07886">
      <w:headerReference w:type="even" r:id="rId89"/>
      <w:footerReference w:type="even" r:id="rId90"/>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079C7" w14:textId="77777777" w:rsidR="00AA6CC6" w:rsidRDefault="00AA6CC6" w:rsidP="00E6477D">
      <w:pPr>
        <w:spacing w:after="0" w:line="240" w:lineRule="auto"/>
      </w:pPr>
      <w:r>
        <w:separator/>
      </w:r>
    </w:p>
  </w:endnote>
  <w:endnote w:type="continuationSeparator" w:id="0">
    <w:p w14:paraId="6F016E26" w14:textId="77777777" w:rsidR="00AA6CC6" w:rsidRDefault="00AA6CC6" w:rsidP="00E6477D">
      <w:pPr>
        <w:spacing w:after="0" w:line="240" w:lineRule="auto"/>
      </w:pPr>
      <w:r>
        <w:continuationSeparator/>
      </w:r>
    </w:p>
  </w:endnote>
  <w:endnote w:type="continuationNotice" w:id="1">
    <w:p w14:paraId="0000A1D2" w14:textId="77777777" w:rsidR="00AA6CC6" w:rsidRDefault="00AA6CC6">
      <w:pPr>
        <w:spacing w:after="0" w:line="240" w:lineRule="auto"/>
      </w:pPr>
    </w:p>
  </w:endnote>
  <w:endnote w:id="2">
    <w:p w14:paraId="66589CA3" w14:textId="77777777" w:rsidR="0039638F" w:rsidRDefault="0039638F" w:rsidP="2FF06D10">
      <w:pPr>
        <w:pStyle w:val="EndnoteText"/>
        <w:rPr>
          <w:ins w:id="132" w:author="Rodelio T. Garcia" w:date="2025-06-04T12:40:00Z" w16du:dateUtc="2025-06-04T04:40:00Z"/>
          <w:lang w:val="en-PH"/>
        </w:rPr>
      </w:pPr>
    </w:p>
    <w:p w14:paraId="3AE2FC2C" w14:textId="77777777" w:rsidR="008A5A6B" w:rsidRPr="00C474D1" w:rsidRDefault="008A5A6B" w:rsidP="2FF06D10">
      <w:pPr>
        <w:pStyle w:val="EndnoteText"/>
        <w:rPr>
          <w:ins w:id="133" w:author="Rodelio T. Garcia" w:date="2025-06-04T12:40:00Z" w16du:dateUtc="2025-06-04T04:40:00Z"/>
          <w:rFonts w:ascii="Arial Narrow" w:hAnsi="Arial Narrow"/>
          <w:lang w:val="en-PH"/>
        </w:rPr>
      </w:pPr>
    </w:p>
    <w:p w14:paraId="771D0770" w14:textId="3A9038E9" w:rsidR="009662DE" w:rsidRDefault="009662DE" w:rsidP="009662DE">
      <w:pPr>
        <w:spacing w:after="0" w:line="480" w:lineRule="auto"/>
        <w:ind w:right="108"/>
        <w:jc w:val="center"/>
        <w:rPr>
          <w:rFonts w:ascii="Arial Narrow" w:eastAsia="Times New Roman" w:hAnsi="Arial Narrow" w:cs="Times New Roman"/>
          <w:b/>
          <w:bCs/>
          <w:sz w:val="24"/>
          <w:szCs w:val="24"/>
        </w:rPr>
      </w:pPr>
      <w:r w:rsidRPr="00C474D1">
        <w:rPr>
          <w:rFonts w:ascii="Arial Narrow" w:eastAsia="Arial Narrow" w:hAnsi="Arial Narrow" w:cs="Arial Narrow"/>
          <w:b/>
          <w:bCs/>
          <w:color w:val="000000" w:themeColor="text1"/>
          <w:sz w:val="24"/>
          <w:szCs w:val="24"/>
        </w:rPr>
        <w:t xml:space="preserve">Appendix </w:t>
      </w:r>
      <w:r w:rsidR="00C474D1" w:rsidRPr="00C474D1">
        <w:rPr>
          <w:rFonts w:ascii="Arial Narrow" w:eastAsia="Arial Narrow" w:hAnsi="Arial Narrow" w:cs="Arial Narrow"/>
          <w:b/>
          <w:bCs/>
          <w:color w:val="000000" w:themeColor="text1"/>
          <w:sz w:val="24"/>
          <w:szCs w:val="24"/>
        </w:rPr>
        <w:t>5</w:t>
      </w:r>
      <w:r w:rsidRPr="00C474D1">
        <w:rPr>
          <w:rFonts w:ascii="Arial Narrow" w:eastAsia="Arial Narrow" w:hAnsi="Arial Narrow" w:cs="Arial Narrow"/>
          <w:b/>
          <w:bCs/>
          <w:color w:val="000000" w:themeColor="text1"/>
          <w:sz w:val="24"/>
          <w:szCs w:val="24"/>
        </w:rPr>
        <w:t xml:space="preserve">. </w:t>
      </w:r>
      <w:r w:rsidR="00C474D1" w:rsidRPr="00C474D1">
        <w:rPr>
          <w:rFonts w:ascii="Arial Narrow" w:eastAsia="Times New Roman" w:hAnsi="Arial Narrow" w:cs="Times New Roman"/>
          <w:b/>
          <w:bCs/>
          <w:sz w:val="24"/>
          <w:szCs w:val="24"/>
        </w:rPr>
        <w:t>Evaluation Tool</w:t>
      </w:r>
    </w:p>
    <w:p w14:paraId="1EA23FDE" w14:textId="77777777" w:rsidR="00C474D1" w:rsidRPr="00C474D1" w:rsidRDefault="00C474D1" w:rsidP="009662DE">
      <w:pPr>
        <w:spacing w:after="0" w:line="480" w:lineRule="auto"/>
        <w:ind w:right="108"/>
        <w:jc w:val="center"/>
        <w:rPr>
          <w:rFonts w:ascii="Arial Narrow" w:eastAsia="Times New Roman" w:hAnsi="Arial Narrow" w:cs="Times New Roman"/>
          <w:b/>
          <w:bCs/>
          <w:sz w:val="24"/>
          <w:szCs w:val="24"/>
        </w:rPr>
      </w:pPr>
    </w:p>
    <w:p w14:paraId="4DB2C367" w14:textId="77777777" w:rsidR="00C474D1" w:rsidRDefault="00C474D1" w:rsidP="009662DE">
      <w:pPr>
        <w:spacing w:after="0" w:line="480" w:lineRule="auto"/>
        <w:ind w:right="108"/>
        <w:jc w:val="center"/>
        <w:rPr>
          <w:rFonts w:ascii="Arial Narrow" w:eastAsia="Arial Narrow" w:hAnsi="Arial Narrow" w:cs="Arial Narrow"/>
          <w:b/>
          <w:bCs/>
          <w:color w:val="000000" w:themeColor="text1"/>
          <w:sz w:val="24"/>
          <w:szCs w:val="24"/>
        </w:rPr>
      </w:pPr>
    </w:p>
    <w:p w14:paraId="24A3033A" w14:textId="77777777" w:rsidR="008A5A6B" w:rsidRDefault="008A5A6B" w:rsidP="2FF06D10">
      <w:pPr>
        <w:pStyle w:val="EndnoteText"/>
        <w:rPr>
          <w:ins w:id="134" w:author="Rodelio T. Garcia" w:date="2025-06-04T12:40:00Z" w16du:dateUtc="2025-06-04T04:40:00Z"/>
          <w:lang w:val="en-PH"/>
        </w:rPr>
      </w:pPr>
    </w:p>
    <w:p w14:paraId="7D828705" w14:textId="77777777" w:rsidR="008A5A6B" w:rsidRDefault="008A5A6B" w:rsidP="2FF06D10">
      <w:pPr>
        <w:pStyle w:val="EndnoteText"/>
        <w:rPr>
          <w:ins w:id="135" w:author="Rodelio T. Garcia" w:date="2025-06-04T12:40:00Z" w16du:dateUtc="2025-06-04T04:40:00Z"/>
          <w:lang w:val="en-PH"/>
        </w:rPr>
      </w:pPr>
    </w:p>
    <w:p w14:paraId="1DDB37BC" w14:textId="77777777" w:rsidR="008A5A6B" w:rsidRDefault="008A5A6B" w:rsidP="2FF06D10">
      <w:pPr>
        <w:pStyle w:val="EndnoteText"/>
        <w:rPr>
          <w:ins w:id="136" w:author="Rodelio T. Garcia" w:date="2025-06-04T12:40:00Z" w16du:dateUtc="2025-06-04T04:40:00Z"/>
          <w:lang w:val="en-PH"/>
        </w:rPr>
      </w:pPr>
    </w:p>
    <w:p w14:paraId="5EF8AB85" w14:textId="77777777" w:rsidR="008A5A6B" w:rsidRDefault="008A5A6B" w:rsidP="2FF06D10">
      <w:pPr>
        <w:pStyle w:val="EndnoteText"/>
        <w:rPr>
          <w:ins w:id="137" w:author="Rodelio T. Garcia" w:date="2025-06-04T12:40:00Z" w16du:dateUtc="2025-06-04T04:40:00Z"/>
          <w:lang w:val="en-PH"/>
        </w:rPr>
      </w:pPr>
    </w:p>
    <w:p w14:paraId="104579EA" w14:textId="77777777" w:rsidR="008A5A6B" w:rsidRDefault="008A5A6B" w:rsidP="2FF06D10">
      <w:pPr>
        <w:pStyle w:val="EndnoteText"/>
        <w:rPr>
          <w:ins w:id="138" w:author="Rodelio T. Garcia" w:date="2025-06-04T12:40:00Z" w16du:dateUtc="2025-06-04T04:40:00Z"/>
          <w:lang w:val="en-PH"/>
        </w:rPr>
      </w:pPr>
    </w:p>
    <w:p w14:paraId="69F42168" w14:textId="77777777" w:rsidR="008A5A6B" w:rsidRDefault="008A5A6B" w:rsidP="2FF06D10">
      <w:pPr>
        <w:pStyle w:val="EndnoteText"/>
        <w:rPr>
          <w:ins w:id="139" w:author="Rodelio T. Garcia" w:date="2025-06-04T12:40:00Z" w16du:dateUtc="2025-06-04T04:40:00Z"/>
          <w:lang w:val="en-PH"/>
        </w:rPr>
      </w:pPr>
    </w:p>
    <w:p w14:paraId="3D19F21A" w14:textId="77777777" w:rsidR="008A5A6B" w:rsidRDefault="008A5A6B" w:rsidP="2FF06D10">
      <w:pPr>
        <w:pStyle w:val="EndnoteText"/>
        <w:rPr>
          <w:ins w:id="140" w:author="Rodelio T. Garcia" w:date="2025-06-04T12:40:00Z" w16du:dateUtc="2025-06-04T04:40:00Z"/>
          <w:lang w:val="en-PH"/>
        </w:rPr>
      </w:pPr>
    </w:p>
    <w:p w14:paraId="19AD3CEC" w14:textId="77777777" w:rsidR="008A5A6B" w:rsidRDefault="008A5A6B" w:rsidP="2FF06D10">
      <w:pPr>
        <w:pStyle w:val="EndnoteText"/>
        <w:rPr>
          <w:ins w:id="141" w:author="Rodelio T. Garcia" w:date="2025-06-04T12:40:00Z" w16du:dateUtc="2025-06-04T04:40:00Z"/>
          <w:lang w:val="en-PH"/>
        </w:rPr>
      </w:pPr>
    </w:p>
    <w:p w14:paraId="7094EFF5" w14:textId="77777777" w:rsidR="008A5A6B" w:rsidRPr="0039638F" w:rsidRDefault="008A5A6B" w:rsidP="008A5A6B">
      <w:pPr>
        <w:pStyle w:val="EndnoteText"/>
        <w:jc w:val="center"/>
        <w:rPr>
          <w:lang w:val="en-P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MT">
    <w:altName w:val="Arial"/>
    <w:charset w:val="01"/>
    <w:family w:val="swiss"/>
    <w:pitch w:val="variable"/>
  </w:font>
  <w:font w:name="Arial Narrow">
    <w:altName w:val="Arial"/>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1151DAE9" w14:textId="77777777" w:rsidTr="741F5691">
      <w:trPr>
        <w:trHeight w:val="300"/>
      </w:trPr>
      <w:tc>
        <w:tcPr>
          <w:tcW w:w="2765" w:type="dxa"/>
        </w:tcPr>
        <w:p w14:paraId="631688C9" w14:textId="16B249CA" w:rsidR="741F5691" w:rsidRDefault="741F5691" w:rsidP="741F5691">
          <w:pPr>
            <w:pStyle w:val="Header"/>
            <w:ind w:left="-115"/>
          </w:pPr>
        </w:p>
      </w:tc>
      <w:tc>
        <w:tcPr>
          <w:tcW w:w="2765" w:type="dxa"/>
        </w:tcPr>
        <w:p w14:paraId="4CBD8952" w14:textId="26467A34" w:rsidR="741F5691" w:rsidRDefault="741F5691" w:rsidP="741F5691">
          <w:pPr>
            <w:pStyle w:val="Header"/>
            <w:jc w:val="center"/>
          </w:pPr>
        </w:p>
      </w:tc>
      <w:tc>
        <w:tcPr>
          <w:tcW w:w="2765" w:type="dxa"/>
        </w:tcPr>
        <w:p w14:paraId="06047F53" w14:textId="795DDAEC" w:rsidR="741F5691" w:rsidRDefault="741F5691" w:rsidP="741F5691">
          <w:pPr>
            <w:pStyle w:val="Header"/>
            <w:ind w:right="-115"/>
            <w:jc w:val="right"/>
          </w:pPr>
        </w:p>
      </w:tc>
    </w:tr>
  </w:tbl>
  <w:p w14:paraId="3D59B5F2" w14:textId="3F86AC7C" w:rsidR="0088293C" w:rsidRDefault="008829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9020703"/>
      <w:docPartObj>
        <w:docPartGallery w:val="Page Numbers (Bottom of Page)"/>
        <w:docPartUnique/>
      </w:docPartObj>
    </w:sdtPr>
    <w:sdtEndPr>
      <w:rPr>
        <w:noProof/>
      </w:rPr>
    </w:sdtEndPr>
    <w:sdtContent>
      <w:p w14:paraId="077AF886" w14:textId="29150087" w:rsidR="002558C6" w:rsidRDefault="002558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812910" w14:textId="77777777" w:rsidR="000F0FA8" w:rsidRPr="007D2CB6" w:rsidRDefault="000F0FA8" w:rsidP="000F0FA8">
    <w:pPr>
      <w:spacing w:after="0" w:line="240" w:lineRule="auto"/>
      <w:ind w:left="90" w:right="2816"/>
      <w:rPr>
        <w:rFonts w:ascii="Arial Narrow" w:hAnsi="Arial Narrow"/>
        <w:sz w:val="24"/>
        <w:szCs w:val="24"/>
      </w:rPr>
    </w:pPr>
    <w:r w:rsidRPr="007D2CB6">
      <w:rPr>
        <w:rFonts w:ascii="Arial Narrow" w:hAnsi="Arial Narrow"/>
        <w:sz w:val="24"/>
        <w:szCs w:val="24"/>
      </w:rPr>
      <w:t xml:space="preserve">ConsultEase: IoT Integrated Consultation System for Enhanced Student-Faculty Interaction </w:t>
    </w:r>
  </w:p>
  <w:p w14:paraId="1A657ADC" w14:textId="001105C9" w:rsidR="00E6477D" w:rsidRPr="000F0FA8" w:rsidRDefault="00E6477D">
    <w:pPr>
      <w:pStyle w:val="Footer"/>
      <w:rPr>
        <w:rFonts w:ascii="Arial Narrow" w:hAnsi="Arial Narrow"/>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39A202B2" w14:textId="77777777" w:rsidTr="741F5691">
      <w:trPr>
        <w:trHeight w:val="300"/>
      </w:trPr>
      <w:tc>
        <w:tcPr>
          <w:tcW w:w="2765" w:type="dxa"/>
        </w:tcPr>
        <w:p w14:paraId="77A7DB47" w14:textId="4203EB18" w:rsidR="741F5691" w:rsidRDefault="741F5691" w:rsidP="741F5691">
          <w:pPr>
            <w:pStyle w:val="Header"/>
            <w:ind w:left="-115"/>
          </w:pPr>
        </w:p>
      </w:tc>
      <w:tc>
        <w:tcPr>
          <w:tcW w:w="2765" w:type="dxa"/>
        </w:tcPr>
        <w:p w14:paraId="1B67D454" w14:textId="7E457F2B" w:rsidR="741F5691" w:rsidRDefault="741F5691" w:rsidP="741F5691">
          <w:pPr>
            <w:pStyle w:val="Header"/>
            <w:jc w:val="center"/>
          </w:pPr>
        </w:p>
      </w:tc>
      <w:tc>
        <w:tcPr>
          <w:tcW w:w="2765" w:type="dxa"/>
        </w:tcPr>
        <w:p w14:paraId="67ADA3E5" w14:textId="04223762" w:rsidR="741F5691" w:rsidRDefault="741F5691" w:rsidP="741F5691">
          <w:pPr>
            <w:pStyle w:val="Header"/>
            <w:ind w:right="-115"/>
            <w:jc w:val="right"/>
          </w:pPr>
        </w:p>
      </w:tc>
    </w:tr>
  </w:tbl>
  <w:p w14:paraId="4D3AC1EA" w14:textId="25CD58AA" w:rsidR="0088293C" w:rsidRDefault="008829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1480886"/>
      <w:docPartObj>
        <w:docPartGallery w:val="Page Numbers (Bottom of Page)"/>
        <w:docPartUnique/>
      </w:docPartObj>
    </w:sdtPr>
    <w:sdtEndPr>
      <w:rPr>
        <w:noProof/>
      </w:rPr>
    </w:sdtEndPr>
    <w:sdtContent>
      <w:p w14:paraId="0ABA9653" w14:textId="77777777" w:rsidR="00E24EF7" w:rsidRDefault="00E24E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2595B7" w14:textId="77777777" w:rsidR="00E24EF7" w:rsidRPr="007D2CB6" w:rsidRDefault="00E24EF7" w:rsidP="000F0FA8">
    <w:pPr>
      <w:spacing w:after="0" w:line="240" w:lineRule="auto"/>
      <w:ind w:left="90" w:right="2816"/>
      <w:rPr>
        <w:rFonts w:ascii="Arial Narrow" w:hAnsi="Arial Narrow"/>
        <w:sz w:val="24"/>
        <w:szCs w:val="24"/>
      </w:rPr>
    </w:pPr>
    <w:r w:rsidRPr="007D2CB6">
      <w:rPr>
        <w:rFonts w:ascii="Arial Narrow" w:hAnsi="Arial Narrow"/>
        <w:sz w:val="24"/>
        <w:szCs w:val="24"/>
      </w:rPr>
      <w:t xml:space="preserve">ConsultEase: IoT Integrated Consultation System for Enhanced Student-Faculty Interaction </w:t>
    </w:r>
  </w:p>
  <w:p w14:paraId="43ED63B9" w14:textId="77777777" w:rsidR="00E24EF7" w:rsidRPr="000F0FA8" w:rsidRDefault="00E24EF7">
    <w:pPr>
      <w:pStyle w:val="Footer"/>
      <w:rPr>
        <w:rFonts w:ascii="Arial Narrow" w:hAnsi="Arial Narrow"/>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5"/>
      <w:gridCol w:w="3015"/>
      <w:gridCol w:w="3015"/>
    </w:tblGrid>
    <w:tr w:rsidR="741F5691" w14:paraId="3FB42D30" w14:textId="77777777" w:rsidTr="741F5691">
      <w:trPr>
        <w:trHeight w:val="300"/>
      </w:trPr>
      <w:tc>
        <w:tcPr>
          <w:tcW w:w="3015" w:type="dxa"/>
        </w:tcPr>
        <w:p w14:paraId="189FC182" w14:textId="12EEEA6C" w:rsidR="741F5691" w:rsidRDefault="741F5691" w:rsidP="741F5691">
          <w:pPr>
            <w:pStyle w:val="Header"/>
            <w:ind w:left="-115"/>
          </w:pPr>
        </w:p>
      </w:tc>
      <w:tc>
        <w:tcPr>
          <w:tcW w:w="3015" w:type="dxa"/>
        </w:tcPr>
        <w:p w14:paraId="66076ECA" w14:textId="5EFE2652" w:rsidR="741F5691" w:rsidRDefault="741F5691" w:rsidP="741F5691">
          <w:pPr>
            <w:pStyle w:val="Header"/>
            <w:jc w:val="center"/>
          </w:pPr>
        </w:p>
      </w:tc>
      <w:tc>
        <w:tcPr>
          <w:tcW w:w="3015" w:type="dxa"/>
        </w:tcPr>
        <w:p w14:paraId="0B20297F" w14:textId="05D1C3C9" w:rsidR="741F5691" w:rsidRDefault="741F5691" w:rsidP="741F5691">
          <w:pPr>
            <w:pStyle w:val="Header"/>
            <w:ind w:right="-115"/>
            <w:jc w:val="right"/>
          </w:pPr>
        </w:p>
      </w:tc>
    </w:tr>
  </w:tbl>
  <w:p w14:paraId="763F32D6" w14:textId="309DDBBD" w:rsidR="0088293C" w:rsidRDefault="008829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41162964" w14:textId="77777777" w:rsidTr="741F5691">
      <w:trPr>
        <w:trHeight w:val="300"/>
      </w:trPr>
      <w:tc>
        <w:tcPr>
          <w:tcW w:w="2765" w:type="dxa"/>
        </w:tcPr>
        <w:p w14:paraId="3D9B94F2" w14:textId="1A4952CE" w:rsidR="741F5691" w:rsidRDefault="741F5691" w:rsidP="741F5691">
          <w:pPr>
            <w:pStyle w:val="Header"/>
            <w:ind w:left="-115"/>
          </w:pPr>
        </w:p>
      </w:tc>
      <w:tc>
        <w:tcPr>
          <w:tcW w:w="2765" w:type="dxa"/>
        </w:tcPr>
        <w:p w14:paraId="7DD646CA" w14:textId="1A3388CB" w:rsidR="741F5691" w:rsidRDefault="741F5691" w:rsidP="741F5691">
          <w:pPr>
            <w:pStyle w:val="Header"/>
            <w:jc w:val="center"/>
          </w:pPr>
        </w:p>
      </w:tc>
      <w:tc>
        <w:tcPr>
          <w:tcW w:w="2765" w:type="dxa"/>
        </w:tcPr>
        <w:p w14:paraId="14AFC4CA" w14:textId="41239B7F" w:rsidR="741F5691" w:rsidRDefault="741F5691" w:rsidP="741F5691">
          <w:pPr>
            <w:pStyle w:val="Header"/>
            <w:ind w:right="-115"/>
            <w:jc w:val="right"/>
          </w:pPr>
        </w:p>
      </w:tc>
    </w:tr>
  </w:tbl>
  <w:p w14:paraId="5562C47C" w14:textId="6437B736" w:rsidR="0088293C" w:rsidRDefault="0088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EFDA8" w14:textId="77777777" w:rsidR="00AA6CC6" w:rsidRDefault="00AA6CC6" w:rsidP="00E6477D">
      <w:pPr>
        <w:spacing w:after="0" w:line="240" w:lineRule="auto"/>
      </w:pPr>
      <w:r>
        <w:separator/>
      </w:r>
    </w:p>
  </w:footnote>
  <w:footnote w:type="continuationSeparator" w:id="0">
    <w:p w14:paraId="07F8B573" w14:textId="77777777" w:rsidR="00AA6CC6" w:rsidRDefault="00AA6CC6" w:rsidP="00E6477D">
      <w:pPr>
        <w:spacing w:after="0" w:line="240" w:lineRule="auto"/>
      </w:pPr>
      <w:r>
        <w:continuationSeparator/>
      </w:r>
    </w:p>
  </w:footnote>
  <w:footnote w:type="continuationNotice" w:id="1">
    <w:p w14:paraId="5362A7BF" w14:textId="77777777" w:rsidR="00AA6CC6" w:rsidRDefault="00AA6C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28C9575E" w14:textId="77777777" w:rsidTr="741F5691">
      <w:trPr>
        <w:trHeight w:val="300"/>
      </w:trPr>
      <w:tc>
        <w:tcPr>
          <w:tcW w:w="2765" w:type="dxa"/>
        </w:tcPr>
        <w:p w14:paraId="03D592D4" w14:textId="61965B95" w:rsidR="741F5691" w:rsidRDefault="741F5691" w:rsidP="741F5691">
          <w:pPr>
            <w:pStyle w:val="Header"/>
            <w:ind w:left="-115"/>
          </w:pPr>
        </w:p>
      </w:tc>
      <w:tc>
        <w:tcPr>
          <w:tcW w:w="2765" w:type="dxa"/>
        </w:tcPr>
        <w:p w14:paraId="59EDDE7E" w14:textId="59A8A60D" w:rsidR="741F5691" w:rsidRDefault="741F5691" w:rsidP="741F5691">
          <w:pPr>
            <w:pStyle w:val="Header"/>
            <w:jc w:val="center"/>
          </w:pPr>
        </w:p>
      </w:tc>
      <w:tc>
        <w:tcPr>
          <w:tcW w:w="2765" w:type="dxa"/>
        </w:tcPr>
        <w:p w14:paraId="21D87DED" w14:textId="6CC1EA87" w:rsidR="741F5691" w:rsidRDefault="741F5691" w:rsidP="741F5691">
          <w:pPr>
            <w:pStyle w:val="Header"/>
            <w:ind w:right="-115"/>
            <w:jc w:val="right"/>
          </w:pPr>
        </w:p>
      </w:tc>
    </w:tr>
  </w:tbl>
  <w:p w14:paraId="6D24C0C3" w14:textId="73CB8CFD" w:rsidR="0088293C" w:rsidRDefault="00882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3660C923" w14:paraId="1A2DCCA0" w14:textId="77777777" w:rsidTr="3660C923">
      <w:trPr>
        <w:trHeight w:val="300"/>
      </w:trPr>
      <w:tc>
        <w:tcPr>
          <w:tcW w:w="2765" w:type="dxa"/>
        </w:tcPr>
        <w:p w14:paraId="68DA9EBB" w14:textId="3C8FF29D" w:rsidR="3660C923" w:rsidRDefault="3660C923" w:rsidP="3660C923">
          <w:pPr>
            <w:pStyle w:val="Header"/>
            <w:ind w:left="-115"/>
          </w:pPr>
        </w:p>
      </w:tc>
      <w:tc>
        <w:tcPr>
          <w:tcW w:w="2765" w:type="dxa"/>
        </w:tcPr>
        <w:p w14:paraId="005F360E" w14:textId="3658A7CA" w:rsidR="3660C923" w:rsidRDefault="3660C923" w:rsidP="3660C923">
          <w:pPr>
            <w:pStyle w:val="Header"/>
            <w:jc w:val="center"/>
          </w:pPr>
        </w:p>
      </w:tc>
      <w:tc>
        <w:tcPr>
          <w:tcW w:w="2765" w:type="dxa"/>
        </w:tcPr>
        <w:p w14:paraId="575D012E" w14:textId="73FE3CA6" w:rsidR="3660C923" w:rsidRDefault="3660C923" w:rsidP="3660C923">
          <w:pPr>
            <w:pStyle w:val="Header"/>
            <w:ind w:right="-115"/>
            <w:jc w:val="right"/>
          </w:pPr>
        </w:p>
      </w:tc>
    </w:tr>
  </w:tbl>
  <w:p w14:paraId="14F50FBB" w14:textId="7DB400A6" w:rsidR="005B5C3B" w:rsidRDefault="005B5C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190A00CF" w14:textId="77777777" w:rsidTr="741F5691">
      <w:trPr>
        <w:trHeight w:val="300"/>
      </w:trPr>
      <w:tc>
        <w:tcPr>
          <w:tcW w:w="2765" w:type="dxa"/>
        </w:tcPr>
        <w:p w14:paraId="5794211E" w14:textId="5B475E2B" w:rsidR="741F5691" w:rsidRDefault="741F5691" w:rsidP="741F5691">
          <w:pPr>
            <w:pStyle w:val="Header"/>
            <w:ind w:left="-115"/>
          </w:pPr>
        </w:p>
      </w:tc>
      <w:tc>
        <w:tcPr>
          <w:tcW w:w="2765" w:type="dxa"/>
        </w:tcPr>
        <w:p w14:paraId="535DC38A" w14:textId="7DFA47C7" w:rsidR="741F5691" w:rsidRDefault="741F5691" w:rsidP="741F5691">
          <w:pPr>
            <w:pStyle w:val="Header"/>
            <w:jc w:val="center"/>
          </w:pPr>
        </w:p>
      </w:tc>
      <w:tc>
        <w:tcPr>
          <w:tcW w:w="2765" w:type="dxa"/>
        </w:tcPr>
        <w:p w14:paraId="25FCF982" w14:textId="5F8870C5" w:rsidR="741F5691" w:rsidRDefault="741F5691" w:rsidP="741F5691">
          <w:pPr>
            <w:pStyle w:val="Header"/>
            <w:ind w:right="-115"/>
            <w:jc w:val="right"/>
          </w:pPr>
        </w:p>
      </w:tc>
    </w:tr>
  </w:tbl>
  <w:p w14:paraId="64D201AA" w14:textId="0D72B510" w:rsidR="0088293C" w:rsidRDefault="008829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3660C923" w14:paraId="32644CAD" w14:textId="77777777" w:rsidTr="3660C923">
      <w:trPr>
        <w:trHeight w:val="300"/>
      </w:trPr>
      <w:tc>
        <w:tcPr>
          <w:tcW w:w="2765" w:type="dxa"/>
        </w:tcPr>
        <w:p w14:paraId="43383BD0" w14:textId="19E604D2" w:rsidR="3660C923" w:rsidRDefault="3660C923" w:rsidP="3660C923">
          <w:pPr>
            <w:pStyle w:val="Header"/>
            <w:ind w:left="-115"/>
          </w:pPr>
        </w:p>
      </w:tc>
      <w:tc>
        <w:tcPr>
          <w:tcW w:w="2765" w:type="dxa"/>
        </w:tcPr>
        <w:p w14:paraId="37EE5A06" w14:textId="14CF6820" w:rsidR="3660C923" w:rsidRDefault="3660C923" w:rsidP="3660C923">
          <w:pPr>
            <w:pStyle w:val="Header"/>
            <w:jc w:val="center"/>
          </w:pPr>
        </w:p>
      </w:tc>
      <w:tc>
        <w:tcPr>
          <w:tcW w:w="2765" w:type="dxa"/>
        </w:tcPr>
        <w:p w14:paraId="48C04042" w14:textId="0FF3B975" w:rsidR="3660C923" w:rsidRDefault="3660C923" w:rsidP="3660C923">
          <w:pPr>
            <w:pStyle w:val="Header"/>
            <w:ind w:right="-115"/>
            <w:jc w:val="right"/>
          </w:pPr>
        </w:p>
      </w:tc>
    </w:tr>
  </w:tbl>
  <w:p w14:paraId="4A0ED3FC" w14:textId="4D6E7879" w:rsidR="005B5C3B" w:rsidRDefault="005B5C3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5"/>
      <w:gridCol w:w="3015"/>
      <w:gridCol w:w="3015"/>
    </w:tblGrid>
    <w:tr w:rsidR="741F5691" w14:paraId="6DE7EA61" w14:textId="77777777" w:rsidTr="741F5691">
      <w:trPr>
        <w:trHeight w:val="300"/>
      </w:trPr>
      <w:tc>
        <w:tcPr>
          <w:tcW w:w="3015" w:type="dxa"/>
        </w:tcPr>
        <w:p w14:paraId="5AC48D9F" w14:textId="63A322A9" w:rsidR="741F5691" w:rsidRDefault="741F5691" w:rsidP="741F5691">
          <w:pPr>
            <w:pStyle w:val="Header"/>
            <w:ind w:left="-115"/>
          </w:pPr>
        </w:p>
      </w:tc>
      <w:tc>
        <w:tcPr>
          <w:tcW w:w="3015" w:type="dxa"/>
        </w:tcPr>
        <w:p w14:paraId="7B701C70" w14:textId="5DD4370C" w:rsidR="741F5691" w:rsidRDefault="741F5691" w:rsidP="741F5691">
          <w:pPr>
            <w:pStyle w:val="Header"/>
            <w:jc w:val="center"/>
          </w:pPr>
        </w:p>
      </w:tc>
      <w:tc>
        <w:tcPr>
          <w:tcW w:w="3015" w:type="dxa"/>
        </w:tcPr>
        <w:p w14:paraId="6EC18748" w14:textId="3D0E3389" w:rsidR="741F5691" w:rsidRDefault="741F5691" w:rsidP="741F5691">
          <w:pPr>
            <w:pStyle w:val="Header"/>
            <w:ind w:right="-115"/>
            <w:jc w:val="right"/>
          </w:pPr>
        </w:p>
      </w:tc>
    </w:tr>
  </w:tbl>
  <w:p w14:paraId="56C86377" w14:textId="4FD49B92" w:rsidR="0088293C" w:rsidRDefault="008829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41F5691" w14:paraId="2F01DB9D" w14:textId="77777777" w:rsidTr="741F5691">
      <w:trPr>
        <w:trHeight w:val="300"/>
      </w:trPr>
      <w:tc>
        <w:tcPr>
          <w:tcW w:w="2765" w:type="dxa"/>
        </w:tcPr>
        <w:p w14:paraId="513B225F" w14:textId="6BF7662B" w:rsidR="741F5691" w:rsidRDefault="741F5691" w:rsidP="741F5691">
          <w:pPr>
            <w:pStyle w:val="Header"/>
            <w:ind w:left="-115"/>
          </w:pPr>
        </w:p>
      </w:tc>
      <w:tc>
        <w:tcPr>
          <w:tcW w:w="2765" w:type="dxa"/>
        </w:tcPr>
        <w:p w14:paraId="378E7E48" w14:textId="11F13CBC" w:rsidR="741F5691" w:rsidRDefault="741F5691" w:rsidP="741F5691">
          <w:pPr>
            <w:pStyle w:val="Header"/>
            <w:jc w:val="center"/>
          </w:pPr>
        </w:p>
      </w:tc>
      <w:tc>
        <w:tcPr>
          <w:tcW w:w="2765" w:type="dxa"/>
        </w:tcPr>
        <w:p w14:paraId="624F1ABD" w14:textId="0880A790" w:rsidR="741F5691" w:rsidRDefault="741F5691" w:rsidP="741F5691">
          <w:pPr>
            <w:pStyle w:val="Header"/>
            <w:ind w:right="-115"/>
            <w:jc w:val="right"/>
          </w:pPr>
        </w:p>
      </w:tc>
    </w:tr>
  </w:tbl>
  <w:p w14:paraId="719022BF" w14:textId="77613B40" w:rsidR="0088293C" w:rsidRDefault="0088293C">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20A0"/>
    <w:multiLevelType w:val="hybridMultilevel"/>
    <w:tmpl w:val="C324C2F0"/>
    <w:lvl w:ilvl="0" w:tplc="5A5024CA">
      <w:start w:val="1"/>
      <w:numFmt w:val="bullet"/>
      <w:lvlText w:val=""/>
      <w:lvlJc w:val="left"/>
      <w:pPr>
        <w:ind w:left="720" w:hanging="360"/>
      </w:pPr>
      <w:rPr>
        <w:rFonts w:ascii="Symbol" w:hAnsi="Symbol" w:hint="default"/>
      </w:rPr>
    </w:lvl>
    <w:lvl w:ilvl="1" w:tplc="E1064E18">
      <w:start w:val="1"/>
      <w:numFmt w:val="bullet"/>
      <w:lvlText w:val="o"/>
      <w:lvlJc w:val="left"/>
      <w:pPr>
        <w:ind w:left="1440" w:hanging="360"/>
      </w:pPr>
      <w:rPr>
        <w:rFonts w:ascii="Courier New" w:hAnsi="Courier New" w:hint="default"/>
      </w:rPr>
    </w:lvl>
    <w:lvl w:ilvl="2" w:tplc="5674F60C" w:tentative="1">
      <w:start w:val="1"/>
      <w:numFmt w:val="bullet"/>
      <w:lvlText w:val=""/>
      <w:lvlJc w:val="left"/>
      <w:pPr>
        <w:ind w:left="2160" w:hanging="360"/>
      </w:pPr>
      <w:rPr>
        <w:rFonts w:ascii="Wingdings" w:hAnsi="Wingdings" w:hint="default"/>
      </w:rPr>
    </w:lvl>
    <w:lvl w:ilvl="3" w:tplc="B89CCCF8" w:tentative="1">
      <w:start w:val="1"/>
      <w:numFmt w:val="bullet"/>
      <w:lvlText w:val=""/>
      <w:lvlJc w:val="left"/>
      <w:pPr>
        <w:ind w:left="2880" w:hanging="360"/>
      </w:pPr>
      <w:rPr>
        <w:rFonts w:ascii="Symbol" w:hAnsi="Symbol" w:hint="default"/>
      </w:rPr>
    </w:lvl>
    <w:lvl w:ilvl="4" w:tplc="E2E898D8" w:tentative="1">
      <w:start w:val="1"/>
      <w:numFmt w:val="bullet"/>
      <w:lvlText w:val="o"/>
      <w:lvlJc w:val="left"/>
      <w:pPr>
        <w:ind w:left="3600" w:hanging="360"/>
      </w:pPr>
      <w:rPr>
        <w:rFonts w:ascii="Courier New" w:hAnsi="Courier New" w:hint="default"/>
      </w:rPr>
    </w:lvl>
    <w:lvl w:ilvl="5" w:tplc="33F476EE" w:tentative="1">
      <w:start w:val="1"/>
      <w:numFmt w:val="bullet"/>
      <w:lvlText w:val=""/>
      <w:lvlJc w:val="left"/>
      <w:pPr>
        <w:ind w:left="4320" w:hanging="360"/>
      </w:pPr>
      <w:rPr>
        <w:rFonts w:ascii="Wingdings" w:hAnsi="Wingdings" w:hint="default"/>
      </w:rPr>
    </w:lvl>
    <w:lvl w:ilvl="6" w:tplc="EBD62EC8" w:tentative="1">
      <w:start w:val="1"/>
      <w:numFmt w:val="bullet"/>
      <w:lvlText w:val=""/>
      <w:lvlJc w:val="left"/>
      <w:pPr>
        <w:ind w:left="5040" w:hanging="360"/>
      </w:pPr>
      <w:rPr>
        <w:rFonts w:ascii="Symbol" w:hAnsi="Symbol" w:hint="default"/>
      </w:rPr>
    </w:lvl>
    <w:lvl w:ilvl="7" w:tplc="3DE6099A" w:tentative="1">
      <w:start w:val="1"/>
      <w:numFmt w:val="bullet"/>
      <w:lvlText w:val="o"/>
      <w:lvlJc w:val="left"/>
      <w:pPr>
        <w:ind w:left="5760" w:hanging="360"/>
      </w:pPr>
      <w:rPr>
        <w:rFonts w:ascii="Courier New" w:hAnsi="Courier New" w:hint="default"/>
      </w:rPr>
    </w:lvl>
    <w:lvl w:ilvl="8" w:tplc="AAAE506A" w:tentative="1">
      <w:start w:val="1"/>
      <w:numFmt w:val="bullet"/>
      <w:lvlText w:val=""/>
      <w:lvlJc w:val="left"/>
      <w:pPr>
        <w:ind w:left="6480" w:hanging="360"/>
      </w:pPr>
      <w:rPr>
        <w:rFonts w:ascii="Wingdings" w:hAnsi="Wingdings" w:hint="default"/>
      </w:rPr>
    </w:lvl>
  </w:abstractNum>
  <w:abstractNum w:abstractNumId="1" w15:restartNumberingAfterBreak="0">
    <w:nsid w:val="06EC33FE"/>
    <w:multiLevelType w:val="multilevel"/>
    <w:tmpl w:val="8D88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35439"/>
    <w:multiLevelType w:val="hybridMultilevel"/>
    <w:tmpl w:val="B6520844"/>
    <w:lvl w:ilvl="0" w:tplc="3AD0B2FE">
      <w:start w:val="1"/>
      <w:numFmt w:val="bullet"/>
      <w:lvlText w:val=""/>
      <w:lvlJc w:val="left"/>
      <w:pPr>
        <w:ind w:left="720" w:hanging="360"/>
      </w:pPr>
      <w:rPr>
        <w:rFonts w:ascii="Symbol" w:hAnsi="Symbol" w:hint="default"/>
      </w:rPr>
    </w:lvl>
    <w:lvl w:ilvl="1" w:tplc="432C6E84">
      <w:start w:val="1"/>
      <w:numFmt w:val="bullet"/>
      <w:lvlText w:val="o"/>
      <w:lvlJc w:val="left"/>
      <w:pPr>
        <w:ind w:left="1440" w:hanging="360"/>
      </w:pPr>
      <w:rPr>
        <w:rFonts w:ascii="Courier New" w:hAnsi="Courier New" w:hint="default"/>
      </w:rPr>
    </w:lvl>
    <w:lvl w:ilvl="2" w:tplc="496898D2" w:tentative="1">
      <w:start w:val="1"/>
      <w:numFmt w:val="bullet"/>
      <w:lvlText w:val=""/>
      <w:lvlJc w:val="left"/>
      <w:pPr>
        <w:ind w:left="2160" w:hanging="360"/>
      </w:pPr>
      <w:rPr>
        <w:rFonts w:ascii="Wingdings" w:hAnsi="Wingdings" w:hint="default"/>
      </w:rPr>
    </w:lvl>
    <w:lvl w:ilvl="3" w:tplc="5922D884" w:tentative="1">
      <w:start w:val="1"/>
      <w:numFmt w:val="bullet"/>
      <w:lvlText w:val=""/>
      <w:lvlJc w:val="left"/>
      <w:pPr>
        <w:ind w:left="2880" w:hanging="360"/>
      </w:pPr>
      <w:rPr>
        <w:rFonts w:ascii="Symbol" w:hAnsi="Symbol" w:hint="default"/>
      </w:rPr>
    </w:lvl>
    <w:lvl w:ilvl="4" w:tplc="E7461020" w:tentative="1">
      <w:start w:val="1"/>
      <w:numFmt w:val="bullet"/>
      <w:lvlText w:val="o"/>
      <w:lvlJc w:val="left"/>
      <w:pPr>
        <w:ind w:left="3600" w:hanging="360"/>
      </w:pPr>
      <w:rPr>
        <w:rFonts w:ascii="Courier New" w:hAnsi="Courier New" w:hint="default"/>
      </w:rPr>
    </w:lvl>
    <w:lvl w:ilvl="5" w:tplc="F2FC74DE" w:tentative="1">
      <w:start w:val="1"/>
      <w:numFmt w:val="bullet"/>
      <w:lvlText w:val=""/>
      <w:lvlJc w:val="left"/>
      <w:pPr>
        <w:ind w:left="4320" w:hanging="360"/>
      </w:pPr>
      <w:rPr>
        <w:rFonts w:ascii="Wingdings" w:hAnsi="Wingdings" w:hint="default"/>
      </w:rPr>
    </w:lvl>
    <w:lvl w:ilvl="6" w:tplc="014061B6" w:tentative="1">
      <w:start w:val="1"/>
      <w:numFmt w:val="bullet"/>
      <w:lvlText w:val=""/>
      <w:lvlJc w:val="left"/>
      <w:pPr>
        <w:ind w:left="5040" w:hanging="360"/>
      </w:pPr>
      <w:rPr>
        <w:rFonts w:ascii="Symbol" w:hAnsi="Symbol" w:hint="default"/>
      </w:rPr>
    </w:lvl>
    <w:lvl w:ilvl="7" w:tplc="075C9072" w:tentative="1">
      <w:start w:val="1"/>
      <w:numFmt w:val="bullet"/>
      <w:lvlText w:val="o"/>
      <w:lvlJc w:val="left"/>
      <w:pPr>
        <w:ind w:left="5760" w:hanging="360"/>
      </w:pPr>
      <w:rPr>
        <w:rFonts w:ascii="Courier New" w:hAnsi="Courier New" w:hint="default"/>
      </w:rPr>
    </w:lvl>
    <w:lvl w:ilvl="8" w:tplc="DE3419BC" w:tentative="1">
      <w:start w:val="1"/>
      <w:numFmt w:val="bullet"/>
      <w:lvlText w:val=""/>
      <w:lvlJc w:val="left"/>
      <w:pPr>
        <w:ind w:left="6480" w:hanging="360"/>
      </w:pPr>
      <w:rPr>
        <w:rFonts w:ascii="Wingdings" w:hAnsi="Wingdings" w:hint="default"/>
      </w:rPr>
    </w:lvl>
  </w:abstractNum>
  <w:abstractNum w:abstractNumId="3" w15:restartNumberingAfterBreak="0">
    <w:nsid w:val="0A59174D"/>
    <w:multiLevelType w:val="hybridMultilevel"/>
    <w:tmpl w:val="4498CFD0"/>
    <w:lvl w:ilvl="0" w:tplc="1B0CEC1A">
      <w:start w:val="1"/>
      <w:numFmt w:val="bullet"/>
      <w:lvlText w:val=""/>
      <w:lvlJc w:val="left"/>
      <w:pPr>
        <w:ind w:left="360" w:hanging="360"/>
      </w:pPr>
      <w:rPr>
        <w:rFonts w:ascii="Symbol" w:hAnsi="Symbol" w:hint="default"/>
      </w:rPr>
    </w:lvl>
    <w:lvl w:ilvl="1" w:tplc="1ECA73FC" w:tentative="1">
      <w:start w:val="1"/>
      <w:numFmt w:val="bullet"/>
      <w:lvlText w:val="o"/>
      <w:lvlJc w:val="left"/>
      <w:pPr>
        <w:ind w:left="1080" w:hanging="360"/>
      </w:pPr>
      <w:rPr>
        <w:rFonts w:ascii="Courier New" w:hAnsi="Courier New" w:hint="default"/>
      </w:rPr>
    </w:lvl>
    <w:lvl w:ilvl="2" w:tplc="0186CDDE" w:tentative="1">
      <w:start w:val="1"/>
      <w:numFmt w:val="bullet"/>
      <w:lvlText w:val=""/>
      <w:lvlJc w:val="left"/>
      <w:pPr>
        <w:ind w:left="1800" w:hanging="360"/>
      </w:pPr>
      <w:rPr>
        <w:rFonts w:ascii="Wingdings" w:hAnsi="Wingdings" w:hint="default"/>
      </w:rPr>
    </w:lvl>
    <w:lvl w:ilvl="3" w:tplc="5108FF38" w:tentative="1">
      <w:start w:val="1"/>
      <w:numFmt w:val="bullet"/>
      <w:lvlText w:val=""/>
      <w:lvlJc w:val="left"/>
      <w:pPr>
        <w:ind w:left="2520" w:hanging="360"/>
      </w:pPr>
      <w:rPr>
        <w:rFonts w:ascii="Symbol" w:hAnsi="Symbol" w:hint="default"/>
      </w:rPr>
    </w:lvl>
    <w:lvl w:ilvl="4" w:tplc="9B2670CC" w:tentative="1">
      <w:start w:val="1"/>
      <w:numFmt w:val="bullet"/>
      <w:lvlText w:val="o"/>
      <w:lvlJc w:val="left"/>
      <w:pPr>
        <w:ind w:left="3240" w:hanging="360"/>
      </w:pPr>
      <w:rPr>
        <w:rFonts w:ascii="Courier New" w:hAnsi="Courier New" w:hint="default"/>
      </w:rPr>
    </w:lvl>
    <w:lvl w:ilvl="5" w:tplc="AFACEEB2" w:tentative="1">
      <w:start w:val="1"/>
      <w:numFmt w:val="bullet"/>
      <w:lvlText w:val=""/>
      <w:lvlJc w:val="left"/>
      <w:pPr>
        <w:ind w:left="3960" w:hanging="360"/>
      </w:pPr>
      <w:rPr>
        <w:rFonts w:ascii="Wingdings" w:hAnsi="Wingdings" w:hint="default"/>
      </w:rPr>
    </w:lvl>
    <w:lvl w:ilvl="6" w:tplc="DF962B80" w:tentative="1">
      <w:start w:val="1"/>
      <w:numFmt w:val="bullet"/>
      <w:lvlText w:val=""/>
      <w:lvlJc w:val="left"/>
      <w:pPr>
        <w:ind w:left="4680" w:hanging="360"/>
      </w:pPr>
      <w:rPr>
        <w:rFonts w:ascii="Symbol" w:hAnsi="Symbol" w:hint="default"/>
      </w:rPr>
    </w:lvl>
    <w:lvl w:ilvl="7" w:tplc="19CC0676" w:tentative="1">
      <w:start w:val="1"/>
      <w:numFmt w:val="bullet"/>
      <w:lvlText w:val="o"/>
      <w:lvlJc w:val="left"/>
      <w:pPr>
        <w:ind w:left="5400" w:hanging="360"/>
      </w:pPr>
      <w:rPr>
        <w:rFonts w:ascii="Courier New" w:hAnsi="Courier New" w:hint="default"/>
      </w:rPr>
    </w:lvl>
    <w:lvl w:ilvl="8" w:tplc="4378A6BA" w:tentative="1">
      <w:start w:val="1"/>
      <w:numFmt w:val="bullet"/>
      <w:lvlText w:val=""/>
      <w:lvlJc w:val="left"/>
      <w:pPr>
        <w:ind w:left="6120" w:hanging="360"/>
      </w:pPr>
      <w:rPr>
        <w:rFonts w:ascii="Wingdings" w:hAnsi="Wingdings" w:hint="default"/>
      </w:rPr>
    </w:lvl>
  </w:abstractNum>
  <w:abstractNum w:abstractNumId="4" w15:restartNumberingAfterBreak="0">
    <w:nsid w:val="0DF0B7F5"/>
    <w:multiLevelType w:val="hybridMultilevel"/>
    <w:tmpl w:val="FFFFFFFF"/>
    <w:lvl w:ilvl="0" w:tplc="C73E3BA8">
      <w:start w:val="4"/>
      <w:numFmt w:val="decimal"/>
      <w:lvlText w:val="%1."/>
      <w:lvlJc w:val="left"/>
      <w:pPr>
        <w:ind w:left="720" w:hanging="360"/>
      </w:pPr>
    </w:lvl>
    <w:lvl w:ilvl="1" w:tplc="E4705388">
      <w:start w:val="1"/>
      <w:numFmt w:val="lowerLetter"/>
      <w:lvlText w:val="%2."/>
      <w:lvlJc w:val="left"/>
      <w:pPr>
        <w:ind w:left="1440" w:hanging="360"/>
      </w:pPr>
    </w:lvl>
    <w:lvl w:ilvl="2" w:tplc="EB5CA5A8">
      <w:start w:val="1"/>
      <w:numFmt w:val="lowerRoman"/>
      <w:lvlText w:val="%3."/>
      <w:lvlJc w:val="right"/>
      <w:pPr>
        <w:ind w:left="2160" w:hanging="180"/>
      </w:pPr>
    </w:lvl>
    <w:lvl w:ilvl="3" w:tplc="CCD8F0AA">
      <w:start w:val="1"/>
      <w:numFmt w:val="decimal"/>
      <w:lvlText w:val="%4."/>
      <w:lvlJc w:val="left"/>
      <w:pPr>
        <w:ind w:left="2880" w:hanging="360"/>
      </w:pPr>
    </w:lvl>
    <w:lvl w:ilvl="4" w:tplc="6B46E202">
      <w:start w:val="1"/>
      <w:numFmt w:val="lowerLetter"/>
      <w:lvlText w:val="%5."/>
      <w:lvlJc w:val="left"/>
      <w:pPr>
        <w:ind w:left="3600" w:hanging="360"/>
      </w:pPr>
    </w:lvl>
    <w:lvl w:ilvl="5" w:tplc="F8069504">
      <w:start w:val="1"/>
      <w:numFmt w:val="lowerRoman"/>
      <w:lvlText w:val="%6."/>
      <w:lvlJc w:val="right"/>
      <w:pPr>
        <w:ind w:left="4320" w:hanging="180"/>
      </w:pPr>
    </w:lvl>
    <w:lvl w:ilvl="6" w:tplc="2B805152">
      <w:start w:val="1"/>
      <w:numFmt w:val="decimal"/>
      <w:lvlText w:val="%7."/>
      <w:lvlJc w:val="left"/>
      <w:pPr>
        <w:ind w:left="5040" w:hanging="360"/>
      </w:pPr>
    </w:lvl>
    <w:lvl w:ilvl="7" w:tplc="24E23D70">
      <w:start w:val="1"/>
      <w:numFmt w:val="lowerLetter"/>
      <w:lvlText w:val="%8."/>
      <w:lvlJc w:val="left"/>
      <w:pPr>
        <w:ind w:left="5760" w:hanging="360"/>
      </w:pPr>
    </w:lvl>
    <w:lvl w:ilvl="8" w:tplc="820EE564">
      <w:start w:val="1"/>
      <w:numFmt w:val="lowerRoman"/>
      <w:lvlText w:val="%9."/>
      <w:lvlJc w:val="right"/>
      <w:pPr>
        <w:ind w:left="6480" w:hanging="180"/>
      </w:pPr>
    </w:lvl>
  </w:abstractNum>
  <w:abstractNum w:abstractNumId="5" w15:restartNumberingAfterBreak="0">
    <w:nsid w:val="15D306FC"/>
    <w:multiLevelType w:val="multilevel"/>
    <w:tmpl w:val="4A784E94"/>
    <w:lvl w:ilvl="0">
      <w:start w:val="1"/>
      <w:numFmt w:val="decimal"/>
      <w:lvlText w:val="%1"/>
      <w:lvlJc w:val="left"/>
      <w:pPr>
        <w:ind w:left="360" w:hanging="360"/>
      </w:pPr>
      <w:rPr>
        <w:rFonts w:hint="default"/>
        <w:color w:val="auto"/>
        <w:sz w:val="24"/>
        <w:szCs w:val="24"/>
      </w:rPr>
    </w:lvl>
    <w:lvl w:ilvl="1">
      <w:start w:val="1"/>
      <w:numFmt w:val="decimal"/>
      <w:lvlText w:val="%1.%2"/>
      <w:lvlJc w:val="left"/>
      <w:pPr>
        <w:ind w:left="540" w:hanging="36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168A478F"/>
    <w:multiLevelType w:val="hybridMultilevel"/>
    <w:tmpl w:val="FFFFFFFF"/>
    <w:lvl w:ilvl="0" w:tplc="74488132">
      <w:start w:val="1"/>
      <w:numFmt w:val="decimal"/>
      <w:lvlText w:val="%1."/>
      <w:lvlJc w:val="left"/>
      <w:pPr>
        <w:ind w:left="900" w:hanging="360"/>
      </w:pPr>
    </w:lvl>
    <w:lvl w:ilvl="1" w:tplc="CAA23CB0">
      <w:start w:val="1"/>
      <w:numFmt w:val="lowerLetter"/>
      <w:lvlText w:val="%2."/>
      <w:lvlJc w:val="left"/>
      <w:pPr>
        <w:ind w:left="1620" w:hanging="360"/>
      </w:pPr>
    </w:lvl>
    <w:lvl w:ilvl="2" w:tplc="B0542E86">
      <w:start w:val="1"/>
      <w:numFmt w:val="lowerRoman"/>
      <w:lvlText w:val="%3."/>
      <w:lvlJc w:val="right"/>
      <w:pPr>
        <w:ind w:left="2340" w:hanging="180"/>
      </w:pPr>
    </w:lvl>
    <w:lvl w:ilvl="3" w:tplc="5546C0AC">
      <w:start w:val="1"/>
      <w:numFmt w:val="decimal"/>
      <w:lvlText w:val="%4."/>
      <w:lvlJc w:val="left"/>
      <w:pPr>
        <w:ind w:left="3060" w:hanging="360"/>
      </w:pPr>
    </w:lvl>
    <w:lvl w:ilvl="4" w:tplc="07CED380">
      <w:start w:val="1"/>
      <w:numFmt w:val="lowerLetter"/>
      <w:lvlText w:val="%5."/>
      <w:lvlJc w:val="left"/>
      <w:pPr>
        <w:ind w:left="3780" w:hanging="360"/>
      </w:pPr>
    </w:lvl>
    <w:lvl w:ilvl="5" w:tplc="70DC358C">
      <w:start w:val="1"/>
      <w:numFmt w:val="lowerRoman"/>
      <w:lvlText w:val="%6."/>
      <w:lvlJc w:val="right"/>
      <w:pPr>
        <w:ind w:left="4500" w:hanging="180"/>
      </w:pPr>
    </w:lvl>
    <w:lvl w:ilvl="6" w:tplc="99BEB886">
      <w:start w:val="1"/>
      <w:numFmt w:val="decimal"/>
      <w:lvlText w:val="%7."/>
      <w:lvlJc w:val="left"/>
      <w:pPr>
        <w:ind w:left="5220" w:hanging="360"/>
      </w:pPr>
    </w:lvl>
    <w:lvl w:ilvl="7" w:tplc="940646C8">
      <w:start w:val="1"/>
      <w:numFmt w:val="lowerLetter"/>
      <w:lvlText w:val="%8."/>
      <w:lvlJc w:val="left"/>
      <w:pPr>
        <w:ind w:left="5940" w:hanging="360"/>
      </w:pPr>
    </w:lvl>
    <w:lvl w:ilvl="8" w:tplc="E9D8A86E">
      <w:start w:val="1"/>
      <w:numFmt w:val="lowerRoman"/>
      <w:lvlText w:val="%9."/>
      <w:lvlJc w:val="right"/>
      <w:pPr>
        <w:ind w:left="6660" w:hanging="180"/>
      </w:pPr>
    </w:lvl>
  </w:abstractNum>
  <w:abstractNum w:abstractNumId="7" w15:restartNumberingAfterBreak="0">
    <w:nsid w:val="1AD05B38"/>
    <w:multiLevelType w:val="hybridMultilevel"/>
    <w:tmpl w:val="59FC7670"/>
    <w:lvl w:ilvl="0" w:tplc="A6081CC8">
      <w:start w:val="1"/>
      <w:numFmt w:val="bullet"/>
      <w:lvlText w:val=""/>
      <w:lvlJc w:val="left"/>
      <w:pPr>
        <w:ind w:left="720" w:hanging="360"/>
      </w:pPr>
      <w:rPr>
        <w:rFonts w:ascii="Symbol" w:hAnsi="Symbol" w:hint="default"/>
      </w:rPr>
    </w:lvl>
    <w:lvl w:ilvl="1" w:tplc="A3B027A8" w:tentative="1">
      <w:start w:val="1"/>
      <w:numFmt w:val="bullet"/>
      <w:lvlText w:val="o"/>
      <w:lvlJc w:val="left"/>
      <w:pPr>
        <w:ind w:left="1440" w:hanging="360"/>
      </w:pPr>
      <w:rPr>
        <w:rFonts w:ascii="Courier New" w:hAnsi="Courier New" w:hint="default"/>
      </w:rPr>
    </w:lvl>
    <w:lvl w:ilvl="2" w:tplc="CA34AB3E" w:tentative="1">
      <w:start w:val="1"/>
      <w:numFmt w:val="bullet"/>
      <w:lvlText w:val=""/>
      <w:lvlJc w:val="left"/>
      <w:pPr>
        <w:ind w:left="2160" w:hanging="360"/>
      </w:pPr>
      <w:rPr>
        <w:rFonts w:ascii="Wingdings" w:hAnsi="Wingdings" w:hint="default"/>
      </w:rPr>
    </w:lvl>
    <w:lvl w:ilvl="3" w:tplc="E7507DB6" w:tentative="1">
      <w:start w:val="1"/>
      <w:numFmt w:val="bullet"/>
      <w:lvlText w:val=""/>
      <w:lvlJc w:val="left"/>
      <w:pPr>
        <w:ind w:left="2880" w:hanging="360"/>
      </w:pPr>
      <w:rPr>
        <w:rFonts w:ascii="Symbol" w:hAnsi="Symbol" w:hint="default"/>
      </w:rPr>
    </w:lvl>
    <w:lvl w:ilvl="4" w:tplc="13AAC862" w:tentative="1">
      <w:start w:val="1"/>
      <w:numFmt w:val="bullet"/>
      <w:lvlText w:val="o"/>
      <w:lvlJc w:val="left"/>
      <w:pPr>
        <w:ind w:left="3600" w:hanging="360"/>
      </w:pPr>
      <w:rPr>
        <w:rFonts w:ascii="Courier New" w:hAnsi="Courier New" w:hint="default"/>
      </w:rPr>
    </w:lvl>
    <w:lvl w:ilvl="5" w:tplc="D716EA02" w:tentative="1">
      <w:start w:val="1"/>
      <w:numFmt w:val="bullet"/>
      <w:lvlText w:val=""/>
      <w:lvlJc w:val="left"/>
      <w:pPr>
        <w:ind w:left="4320" w:hanging="360"/>
      </w:pPr>
      <w:rPr>
        <w:rFonts w:ascii="Wingdings" w:hAnsi="Wingdings" w:hint="default"/>
      </w:rPr>
    </w:lvl>
    <w:lvl w:ilvl="6" w:tplc="1368F496" w:tentative="1">
      <w:start w:val="1"/>
      <w:numFmt w:val="bullet"/>
      <w:lvlText w:val=""/>
      <w:lvlJc w:val="left"/>
      <w:pPr>
        <w:ind w:left="5040" w:hanging="360"/>
      </w:pPr>
      <w:rPr>
        <w:rFonts w:ascii="Symbol" w:hAnsi="Symbol" w:hint="default"/>
      </w:rPr>
    </w:lvl>
    <w:lvl w:ilvl="7" w:tplc="D89450B6" w:tentative="1">
      <w:start w:val="1"/>
      <w:numFmt w:val="bullet"/>
      <w:lvlText w:val="o"/>
      <w:lvlJc w:val="left"/>
      <w:pPr>
        <w:ind w:left="5760" w:hanging="360"/>
      </w:pPr>
      <w:rPr>
        <w:rFonts w:ascii="Courier New" w:hAnsi="Courier New" w:hint="default"/>
      </w:rPr>
    </w:lvl>
    <w:lvl w:ilvl="8" w:tplc="E40EA1DC" w:tentative="1">
      <w:start w:val="1"/>
      <w:numFmt w:val="bullet"/>
      <w:lvlText w:val=""/>
      <w:lvlJc w:val="left"/>
      <w:pPr>
        <w:ind w:left="6480" w:hanging="360"/>
      </w:pPr>
      <w:rPr>
        <w:rFonts w:ascii="Wingdings" w:hAnsi="Wingdings" w:hint="default"/>
      </w:rPr>
    </w:lvl>
  </w:abstractNum>
  <w:abstractNum w:abstractNumId="8" w15:restartNumberingAfterBreak="0">
    <w:nsid w:val="1B3D196D"/>
    <w:multiLevelType w:val="hybridMultilevel"/>
    <w:tmpl w:val="FFFFFFFF"/>
    <w:lvl w:ilvl="0" w:tplc="4DCAA3F8">
      <w:start w:val="1"/>
      <w:numFmt w:val="decimal"/>
      <w:lvlText w:val="%1."/>
      <w:lvlJc w:val="left"/>
      <w:pPr>
        <w:ind w:left="720" w:hanging="360"/>
      </w:pPr>
    </w:lvl>
    <w:lvl w:ilvl="1" w:tplc="0B7E2BC0">
      <w:start w:val="1"/>
      <w:numFmt w:val="lowerLetter"/>
      <w:lvlText w:val="%2."/>
      <w:lvlJc w:val="left"/>
      <w:pPr>
        <w:ind w:left="1440" w:hanging="360"/>
      </w:pPr>
    </w:lvl>
    <w:lvl w:ilvl="2" w:tplc="E5CA2E54">
      <w:start w:val="1"/>
      <w:numFmt w:val="lowerRoman"/>
      <w:lvlText w:val="%3."/>
      <w:lvlJc w:val="right"/>
      <w:pPr>
        <w:ind w:left="2160" w:hanging="180"/>
      </w:pPr>
    </w:lvl>
    <w:lvl w:ilvl="3" w:tplc="B7EC481C">
      <w:start w:val="1"/>
      <w:numFmt w:val="decimal"/>
      <w:lvlText w:val="%4."/>
      <w:lvlJc w:val="left"/>
      <w:pPr>
        <w:ind w:left="2880" w:hanging="360"/>
      </w:pPr>
    </w:lvl>
    <w:lvl w:ilvl="4" w:tplc="ABC4F554">
      <w:start w:val="1"/>
      <w:numFmt w:val="lowerLetter"/>
      <w:lvlText w:val="%5."/>
      <w:lvlJc w:val="left"/>
      <w:pPr>
        <w:ind w:left="3600" w:hanging="360"/>
      </w:pPr>
    </w:lvl>
    <w:lvl w:ilvl="5" w:tplc="4A16C25C">
      <w:start w:val="1"/>
      <w:numFmt w:val="lowerRoman"/>
      <w:lvlText w:val="%6."/>
      <w:lvlJc w:val="right"/>
      <w:pPr>
        <w:ind w:left="4320" w:hanging="180"/>
      </w:pPr>
    </w:lvl>
    <w:lvl w:ilvl="6" w:tplc="C142B4DC">
      <w:start w:val="1"/>
      <w:numFmt w:val="decimal"/>
      <w:lvlText w:val="%7."/>
      <w:lvlJc w:val="left"/>
      <w:pPr>
        <w:ind w:left="5040" w:hanging="360"/>
      </w:pPr>
    </w:lvl>
    <w:lvl w:ilvl="7" w:tplc="D0E09E62">
      <w:start w:val="1"/>
      <w:numFmt w:val="lowerLetter"/>
      <w:lvlText w:val="%8."/>
      <w:lvlJc w:val="left"/>
      <w:pPr>
        <w:ind w:left="5760" w:hanging="360"/>
      </w:pPr>
    </w:lvl>
    <w:lvl w:ilvl="8" w:tplc="AC64127C">
      <w:start w:val="1"/>
      <w:numFmt w:val="lowerRoman"/>
      <w:lvlText w:val="%9."/>
      <w:lvlJc w:val="right"/>
      <w:pPr>
        <w:ind w:left="6480" w:hanging="180"/>
      </w:pPr>
    </w:lvl>
  </w:abstractNum>
  <w:abstractNum w:abstractNumId="9" w15:restartNumberingAfterBreak="0">
    <w:nsid w:val="2032BC00"/>
    <w:multiLevelType w:val="hybridMultilevel"/>
    <w:tmpl w:val="FFFFFFFF"/>
    <w:lvl w:ilvl="0" w:tplc="19901CC6">
      <w:start w:val="5"/>
      <w:numFmt w:val="decimal"/>
      <w:lvlText w:val="%1."/>
      <w:lvlJc w:val="left"/>
      <w:pPr>
        <w:ind w:left="720" w:hanging="360"/>
      </w:pPr>
    </w:lvl>
    <w:lvl w:ilvl="1" w:tplc="548E22FE">
      <w:start w:val="1"/>
      <w:numFmt w:val="lowerLetter"/>
      <w:lvlText w:val="%2."/>
      <w:lvlJc w:val="left"/>
      <w:pPr>
        <w:ind w:left="1440" w:hanging="360"/>
      </w:pPr>
    </w:lvl>
    <w:lvl w:ilvl="2" w:tplc="DE0AC9A2">
      <w:start w:val="1"/>
      <w:numFmt w:val="lowerRoman"/>
      <w:lvlText w:val="%3."/>
      <w:lvlJc w:val="right"/>
      <w:pPr>
        <w:ind w:left="2160" w:hanging="180"/>
      </w:pPr>
    </w:lvl>
    <w:lvl w:ilvl="3" w:tplc="D712501E">
      <w:start w:val="1"/>
      <w:numFmt w:val="decimal"/>
      <w:lvlText w:val="%4."/>
      <w:lvlJc w:val="left"/>
      <w:pPr>
        <w:ind w:left="2880" w:hanging="360"/>
      </w:pPr>
    </w:lvl>
    <w:lvl w:ilvl="4" w:tplc="1F06816E">
      <w:start w:val="1"/>
      <w:numFmt w:val="lowerLetter"/>
      <w:lvlText w:val="%5."/>
      <w:lvlJc w:val="left"/>
      <w:pPr>
        <w:ind w:left="3600" w:hanging="360"/>
      </w:pPr>
    </w:lvl>
    <w:lvl w:ilvl="5" w:tplc="C4CEA540">
      <w:start w:val="1"/>
      <w:numFmt w:val="lowerRoman"/>
      <w:lvlText w:val="%6."/>
      <w:lvlJc w:val="right"/>
      <w:pPr>
        <w:ind w:left="4320" w:hanging="180"/>
      </w:pPr>
    </w:lvl>
    <w:lvl w:ilvl="6" w:tplc="F152581E">
      <w:start w:val="1"/>
      <w:numFmt w:val="decimal"/>
      <w:lvlText w:val="%7."/>
      <w:lvlJc w:val="left"/>
      <w:pPr>
        <w:ind w:left="5040" w:hanging="360"/>
      </w:pPr>
    </w:lvl>
    <w:lvl w:ilvl="7" w:tplc="D56E9702">
      <w:start w:val="1"/>
      <w:numFmt w:val="lowerLetter"/>
      <w:lvlText w:val="%8."/>
      <w:lvlJc w:val="left"/>
      <w:pPr>
        <w:ind w:left="5760" w:hanging="360"/>
      </w:pPr>
    </w:lvl>
    <w:lvl w:ilvl="8" w:tplc="B3A8DB10">
      <w:start w:val="1"/>
      <w:numFmt w:val="lowerRoman"/>
      <w:lvlText w:val="%9."/>
      <w:lvlJc w:val="right"/>
      <w:pPr>
        <w:ind w:left="6480" w:hanging="180"/>
      </w:pPr>
    </w:lvl>
  </w:abstractNum>
  <w:abstractNum w:abstractNumId="10" w15:restartNumberingAfterBreak="0">
    <w:nsid w:val="21E629F5"/>
    <w:multiLevelType w:val="multilevel"/>
    <w:tmpl w:val="28A47DC2"/>
    <w:lvl w:ilvl="0">
      <w:start w:val="1"/>
      <w:numFmt w:val="decimal"/>
      <w:lvlText w:val="%1."/>
      <w:lvlJc w:val="left"/>
      <w:pPr>
        <w:tabs>
          <w:tab w:val="num" w:pos="720"/>
        </w:tabs>
        <w:ind w:left="720" w:hanging="360"/>
      </w:pPr>
      <w:rPr>
        <w:b w:val="0"/>
        <w:bCs w:val="0"/>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77C0B78"/>
    <w:multiLevelType w:val="hybridMultilevel"/>
    <w:tmpl w:val="7B700850"/>
    <w:lvl w:ilvl="0" w:tplc="0409000F">
      <w:start w:val="1"/>
      <w:numFmt w:val="decimal"/>
      <w:lvlText w:val="%1."/>
      <w:lvlJc w:val="left"/>
      <w:pPr>
        <w:ind w:left="900" w:hanging="360"/>
      </w:pPr>
      <w:rPr>
        <w:rFonts w:hint="default"/>
      </w:rPr>
    </w:lvl>
    <w:lvl w:ilvl="1" w:tplc="34090019" w:tentative="1">
      <w:start w:val="1"/>
      <w:numFmt w:val="lowerLetter"/>
      <w:lvlText w:val="%2."/>
      <w:lvlJc w:val="left"/>
      <w:pPr>
        <w:ind w:left="1620" w:hanging="360"/>
      </w:pPr>
    </w:lvl>
    <w:lvl w:ilvl="2" w:tplc="3409001B" w:tentative="1">
      <w:start w:val="1"/>
      <w:numFmt w:val="lowerRoman"/>
      <w:lvlText w:val="%3."/>
      <w:lvlJc w:val="right"/>
      <w:pPr>
        <w:ind w:left="2340" w:hanging="180"/>
      </w:pPr>
    </w:lvl>
    <w:lvl w:ilvl="3" w:tplc="3409000F" w:tentative="1">
      <w:start w:val="1"/>
      <w:numFmt w:val="decimal"/>
      <w:lvlText w:val="%4."/>
      <w:lvlJc w:val="left"/>
      <w:pPr>
        <w:ind w:left="3060" w:hanging="360"/>
      </w:pPr>
    </w:lvl>
    <w:lvl w:ilvl="4" w:tplc="34090019" w:tentative="1">
      <w:start w:val="1"/>
      <w:numFmt w:val="lowerLetter"/>
      <w:lvlText w:val="%5."/>
      <w:lvlJc w:val="left"/>
      <w:pPr>
        <w:ind w:left="3780" w:hanging="360"/>
      </w:pPr>
    </w:lvl>
    <w:lvl w:ilvl="5" w:tplc="3409001B" w:tentative="1">
      <w:start w:val="1"/>
      <w:numFmt w:val="lowerRoman"/>
      <w:lvlText w:val="%6."/>
      <w:lvlJc w:val="right"/>
      <w:pPr>
        <w:ind w:left="4500" w:hanging="180"/>
      </w:pPr>
    </w:lvl>
    <w:lvl w:ilvl="6" w:tplc="3409000F" w:tentative="1">
      <w:start w:val="1"/>
      <w:numFmt w:val="decimal"/>
      <w:lvlText w:val="%7."/>
      <w:lvlJc w:val="left"/>
      <w:pPr>
        <w:ind w:left="5220" w:hanging="360"/>
      </w:pPr>
    </w:lvl>
    <w:lvl w:ilvl="7" w:tplc="34090019" w:tentative="1">
      <w:start w:val="1"/>
      <w:numFmt w:val="lowerLetter"/>
      <w:lvlText w:val="%8."/>
      <w:lvlJc w:val="left"/>
      <w:pPr>
        <w:ind w:left="5940" w:hanging="360"/>
      </w:pPr>
    </w:lvl>
    <w:lvl w:ilvl="8" w:tplc="3409001B" w:tentative="1">
      <w:start w:val="1"/>
      <w:numFmt w:val="lowerRoman"/>
      <w:lvlText w:val="%9."/>
      <w:lvlJc w:val="right"/>
      <w:pPr>
        <w:ind w:left="6660" w:hanging="180"/>
      </w:pPr>
    </w:lvl>
  </w:abstractNum>
  <w:abstractNum w:abstractNumId="12" w15:restartNumberingAfterBreak="0">
    <w:nsid w:val="2BE5784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0806A59"/>
    <w:multiLevelType w:val="hybridMultilevel"/>
    <w:tmpl w:val="6FC42B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157E6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2262126"/>
    <w:multiLevelType w:val="hybridMultilevel"/>
    <w:tmpl w:val="D4D8E8D6"/>
    <w:lvl w:ilvl="0" w:tplc="FE3E3CEA">
      <w:start w:val="1"/>
      <w:numFmt w:val="bullet"/>
      <w:lvlText w:val=""/>
      <w:lvlJc w:val="left"/>
      <w:pPr>
        <w:ind w:left="360" w:hanging="360"/>
      </w:pPr>
      <w:rPr>
        <w:rFonts w:ascii="Symbol" w:hAnsi="Symbol" w:hint="default"/>
      </w:rPr>
    </w:lvl>
    <w:lvl w:ilvl="1" w:tplc="31422B58" w:tentative="1">
      <w:start w:val="1"/>
      <w:numFmt w:val="bullet"/>
      <w:lvlText w:val="o"/>
      <w:lvlJc w:val="left"/>
      <w:pPr>
        <w:ind w:left="1080" w:hanging="360"/>
      </w:pPr>
      <w:rPr>
        <w:rFonts w:ascii="Courier New" w:hAnsi="Courier New" w:hint="default"/>
      </w:rPr>
    </w:lvl>
    <w:lvl w:ilvl="2" w:tplc="154697C0" w:tentative="1">
      <w:start w:val="1"/>
      <w:numFmt w:val="bullet"/>
      <w:lvlText w:val=""/>
      <w:lvlJc w:val="left"/>
      <w:pPr>
        <w:ind w:left="1800" w:hanging="360"/>
      </w:pPr>
      <w:rPr>
        <w:rFonts w:ascii="Wingdings" w:hAnsi="Wingdings" w:hint="default"/>
      </w:rPr>
    </w:lvl>
    <w:lvl w:ilvl="3" w:tplc="1ADA8C66" w:tentative="1">
      <w:start w:val="1"/>
      <w:numFmt w:val="bullet"/>
      <w:lvlText w:val=""/>
      <w:lvlJc w:val="left"/>
      <w:pPr>
        <w:ind w:left="2520" w:hanging="360"/>
      </w:pPr>
      <w:rPr>
        <w:rFonts w:ascii="Symbol" w:hAnsi="Symbol" w:hint="default"/>
      </w:rPr>
    </w:lvl>
    <w:lvl w:ilvl="4" w:tplc="CF6044B2" w:tentative="1">
      <w:start w:val="1"/>
      <w:numFmt w:val="bullet"/>
      <w:lvlText w:val="o"/>
      <w:lvlJc w:val="left"/>
      <w:pPr>
        <w:ind w:left="3240" w:hanging="360"/>
      </w:pPr>
      <w:rPr>
        <w:rFonts w:ascii="Courier New" w:hAnsi="Courier New" w:hint="default"/>
      </w:rPr>
    </w:lvl>
    <w:lvl w:ilvl="5" w:tplc="E2C66B24" w:tentative="1">
      <w:start w:val="1"/>
      <w:numFmt w:val="bullet"/>
      <w:lvlText w:val=""/>
      <w:lvlJc w:val="left"/>
      <w:pPr>
        <w:ind w:left="3960" w:hanging="360"/>
      </w:pPr>
      <w:rPr>
        <w:rFonts w:ascii="Wingdings" w:hAnsi="Wingdings" w:hint="default"/>
      </w:rPr>
    </w:lvl>
    <w:lvl w:ilvl="6" w:tplc="AC6C1B0A" w:tentative="1">
      <w:start w:val="1"/>
      <w:numFmt w:val="bullet"/>
      <w:lvlText w:val=""/>
      <w:lvlJc w:val="left"/>
      <w:pPr>
        <w:ind w:left="4680" w:hanging="360"/>
      </w:pPr>
      <w:rPr>
        <w:rFonts w:ascii="Symbol" w:hAnsi="Symbol" w:hint="default"/>
      </w:rPr>
    </w:lvl>
    <w:lvl w:ilvl="7" w:tplc="CCC2AADC" w:tentative="1">
      <w:start w:val="1"/>
      <w:numFmt w:val="bullet"/>
      <w:lvlText w:val="o"/>
      <w:lvlJc w:val="left"/>
      <w:pPr>
        <w:ind w:left="5400" w:hanging="360"/>
      </w:pPr>
      <w:rPr>
        <w:rFonts w:ascii="Courier New" w:hAnsi="Courier New" w:hint="default"/>
      </w:rPr>
    </w:lvl>
    <w:lvl w:ilvl="8" w:tplc="562096F6" w:tentative="1">
      <w:start w:val="1"/>
      <w:numFmt w:val="bullet"/>
      <w:lvlText w:val=""/>
      <w:lvlJc w:val="left"/>
      <w:pPr>
        <w:ind w:left="6120" w:hanging="360"/>
      </w:pPr>
      <w:rPr>
        <w:rFonts w:ascii="Wingdings" w:hAnsi="Wingdings" w:hint="default"/>
      </w:rPr>
    </w:lvl>
  </w:abstractNum>
  <w:abstractNum w:abstractNumId="16" w15:restartNumberingAfterBreak="0">
    <w:nsid w:val="34096D8E"/>
    <w:multiLevelType w:val="multilevel"/>
    <w:tmpl w:val="27F89B84"/>
    <w:lvl w:ilvl="0">
      <w:start w:val="2"/>
      <w:numFmt w:val="decimal"/>
      <w:lvlText w:val="%1"/>
      <w:lvlJc w:val="left"/>
      <w:pPr>
        <w:ind w:left="430" w:hanging="430"/>
      </w:pPr>
      <w:rPr>
        <w:rFonts w:hint="default"/>
      </w:rPr>
    </w:lvl>
    <w:lvl w:ilvl="1">
      <w:start w:val="5"/>
      <w:numFmt w:val="decimal"/>
      <w:lvlText w:val="%1.%2"/>
      <w:lvlJc w:val="left"/>
      <w:pPr>
        <w:ind w:left="595" w:hanging="43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2760" w:hanging="1440"/>
      </w:pPr>
      <w:rPr>
        <w:rFonts w:hint="default"/>
      </w:rPr>
    </w:lvl>
  </w:abstractNum>
  <w:abstractNum w:abstractNumId="17" w15:restartNumberingAfterBreak="0">
    <w:nsid w:val="36DE0872"/>
    <w:multiLevelType w:val="hybridMultilevel"/>
    <w:tmpl w:val="FFFFFFFF"/>
    <w:lvl w:ilvl="0" w:tplc="B27814FE">
      <w:start w:val="2"/>
      <w:numFmt w:val="decimal"/>
      <w:lvlText w:val="%1."/>
      <w:lvlJc w:val="left"/>
      <w:pPr>
        <w:ind w:left="720" w:hanging="360"/>
      </w:pPr>
    </w:lvl>
    <w:lvl w:ilvl="1" w:tplc="A34AC566">
      <w:start w:val="1"/>
      <w:numFmt w:val="lowerLetter"/>
      <w:lvlText w:val="%2."/>
      <w:lvlJc w:val="left"/>
      <w:pPr>
        <w:ind w:left="1440" w:hanging="360"/>
      </w:pPr>
    </w:lvl>
    <w:lvl w:ilvl="2" w:tplc="4EDA5956">
      <w:start w:val="1"/>
      <w:numFmt w:val="lowerRoman"/>
      <w:lvlText w:val="%3."/>
      <w:lvlJc w:val="right"/>
      <w:pPr>
        <w:ind w:left="2160" w:hanging="180"/>
      </w:pPr>
    </w:lvl>
    <w:lvl w:ilvl="3" w:tplc="89F01ED2">
      <w:start w:val="1"/>
      <w:numFmt w:val="decimal"/>
      <w:lvlText w:val="%4."/>
      <w:lvlJc w:val="left"/>
      <w:pPr>
        <w:ind w:left="2880" w:hanging="360"/>
      </w:pPr>
    </w:lvl>
    <w:lvl w:ilvl="4" w:tplc="CF80131A">
      <w:start w:val="1"/>
      <w:numFmt w:val="lowerLetter"/>
      <w:lvlText w:val="%5."/>
      <w:lvlJc w:val="left"/>
      <w:pPr>
        <w:ind w:left="3600" w:hanging="360"/>
      </w:pPr>
    </w:lvl>
    <w:lvl w:ilvl="5" w:tplc="089EDA40">
      <w:start w:val="1"/>
      <w:numFmt w:val="lowerRoman"/>
      <w:lvlText w:val="%6."/>
      <w:lvlJc w:val="right"/>
      <w:pPr>
        <w:ind w:left="4320" w:hanging="180"/>
      </w:pPr>
    </w:lvl>
    <w:lvl w:ilvl="6" w:tplc="507C3030">
      <w:start w:val="1"/>
      <w:numFmt w:val="decimal"/>
      <w:lvlText w:val="%7."/>
      <w:lvlJc w:val="left"/>
      <w:pPr>
        <w:ind w:left="5040" w:hanging="360"/>
      </w:pPr>
    </w:lvl>
    <w:lvl w:ilvl="7" w:tplc="19D41C98">
      <w:start w:val="1"/>
      <w:numFmt w:val="lowerLetter"/>
      <w:lvlText w:val="%8."/>
      <w:lvlJc w:val="left"/>
      <w:pPr>
        <w:ind w:left="5760" w:hanging="360"/>
      </w:pPr>
    </w:lvl>
    <w:lvl w:ilvl="8" w:tplc="47003CFC">
      <w:start w:val="1"/>
      <w:numFmt w:val="lowerRoman"/>
      <w:lvlText w:val="%9."/>
      <w:lvlJc w:val="right"/>
      <w:pPr>
        <w:ind w:left="6480" w:hanging="180"/>
      </w:pPr>
    </w:lvl>
  </w:abstractNum>
  <w:abstractNum w:abstractNumId="18" w15:restartNumberingAfterBreak="0">
    <w:nsid w:val="37865C79"/>
    <w:multiLevelType w:val="hybridMultilevel"/>
    <w:tmpl w:val="8C2015D4"/>
    <w:lvl w:ilvl="0" w:tplc="594650DE">
      <w:start w:val="1"/>
      <w:numFmt w:val="bullet"/>
      <w:lvlText w:val=""/>
      <w:lvlJc w:val="left"/>
      <w:pPr>
        <w:ind w:left="720" w:hanging="360"/>
      </w:pPr>
      <w:rPr>
        <w:rFonts w:ascii="Symbol" w:hAnsi="Symbol" w:hint="default"/>
      </w:rPr>
    </w:lvl>
    <w:lvl w:ilvl="1" w:tplc="C994B26C" w:tentative="1">
      <w:start w:val="1"/>
      <w:numFmt w:val="bullet"/>
      <w:lvlText w:val="o"/>
      <w:lvlJc w:val="left"/>
      <w:pPr>
        <w:ind w:left="1440" w:hanging="360"/>
      </w:pPr>
      <w:rPr>
        <w:rFonts w:ascii="Courier New" w:hAnsi="Courier New" w:hint="default"/>
      </w:rPr>
    </w:lvl>
    <w:lvl w:ilvl="2" w:tplc="52C22D72" w:tentative="1">
      <w:start w:val="1"/>
      <w:numFmt w:val="bullet"/>
      <w:lvlText w:val=""/>
      <w:lvlJc w:val="left"/>
      <w:pPr>
        <w:ind w:left="2160" w:hanging="360"/>
      </w:pPr>
      <w:rPr>
        <w:rFonts w:ascii="Wingdings" w:hAnsi="Wingdings" w:hint="default"/>
      </w:rPr>
    </w:lvl>
    <w:lvl w:ilvl="3" w:tplc="E1681298" w:tentative="1">
      <w:start w:val="1"/>
      <w:numFmt w:val="bullet"/>
      <w:lvlText w:val=""/>
      <w:lvlJc w:val="left"/>
      <w:pPr>
        <w:ind w:left="2880" w:hanging="360"/>
      </w:pPr>
      <w:rPr>
        <w:rFonts w:ascii="Symbol" w:hAnsi="Symbol" w:hint="default"/>
      </w:rPr>
    </w:lvl>
    <w:lvl w:ilvl="4" w:tplc="D2AE1D46" w:tentative="1">
      <w:start w:val="1"/>
      <w:numFmt w:val="bullet"/>
      <w:lvlText w:val="o"/>
      <w:lvlJc w:val="left"/>
      <w:pPr>
        <w:ind w:left="3600" w:hanging="360"/>
      </w:pPr>
      <w:rPr>
        <w:rFonts w:ascii="Courier New" w:hAnsi="Courier New" w:hint="default"/>
      </w:rPr>
    </w:lvl>
    <w:lvl w:ilvl="5" w:tplc="8DBCC658" w:tentative="1">
      <w:start w:val="1"/>
      <w:numFmt w:val="bullet"/>
      <w:lvlText w:val=""/>
      <w:lvlJc w:val="left"/>
      <w:pPr>
        <w:ind w:left="4320" w:hanging="360"/>
      </w:pPr>
      <w:rPr>
        <w:rFonts w:ascii="Wingdings" w:hAnsi="Wingdings" w:hint="default"/>
      </w:rPr>
    </w:lvl>
    <w:lvl w:ilvl="6" w:tplc="99388698" w:tentative="1">
      <w:start w:val="1"/>
      <w:numFmt w:val="bullet"/>
      <w:lvlText w:val=""/>
      <w:lvlJc w:val="left"/>
      <w:pPr>
        <w:ind w:left="5040" w:hanging="360"/>
      </w:pPr>
      <w:rPr>
        <w:rFonts w:ascii="Symbol" w:hAnsi="Symbol" w:hint="default"/>
      </w:rPr>
    </w:lvl>
    <w:lvl w:ilvl="7" w:tplc="EDE4DAC8" w:tentative="1">
      <w:start w:val="1"/>
      <w:numFmt w:val="bullet"/>
      <w:lvlText w:val="o"/>
      <w:lvlJc w:val="left"/>
      <w:pPr>
        <w:ind w:left="5760" w:hanging="360"/>
      </w:pPr>
      <w:rPr>
        <w:rFonts w:ascii="Courier New" w:hAnsi="Courier New" w:hint="default"/>
      </w:rPr>
    </w:lvl>
    <w:lvl w:ilvl="8" w:tplc="ABC8A4EA" w:tentative="1">
      <w:start w:val="1"/>
      <w:numFmt w:val="bullet"/>
      <w:lvlText w:val=""/>
      <w:lvlJc w:val="left"/>
      <w:pPr>
        <w:ind w:left="6480" w:hanging="360"/>
      </w:pPr>
      <w:rPr>
        <w:rFonts w:ascii="Wingdings" w:hAnsi="Wingdings" w:hint="default"/>
      </w:rPr>
    </w:lvl>
  </w:abstractNum>
  <w:abstractNum w:abstractNumId="19" w15:restartNumberingAfterBreak="0">
    <w:nsid w:val="387228E8"/>
    <w:multiLevelType w:val="multilevel"/>
    <w:tmpl w:val="27F89B84"/>
    <w:lvl w:ilvl="0">
      <w:start w:val="2"/>
      <w:numFmt w:val="decimal"/>
      <w:lvlText w:val="%1"/>
      <w:lvlJc w:val="left"/>
      <w:pPr>
        <w:ind w:left="430" w:hanging="430"/>
      </w:pPr>
      <w:rPr>
        <w:rFonts w:hint="default"/>
      </w:rPr>
    </w:lvl>
    <w:lvl w:ilvl="1">
      <w:start w:val="5"/>
      <w:numFmt w:val="decimal"/>
      <w:lvlText w:val="%1.%2"/>
      <w:lvlJc w:val="left"/>
      <w:pPr>
        <w:ind w:left="595" w:hanging="43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2760" w:hanging="1440"/>
      </w:pPr>
      <w:rPr>
        <w:rFonts w:hint="default"/>
      </w:rPr>
    </w:lvl>
  </w:abstractNum>
  <w:abstractNum w:abstractNumId="20" w15:restartNumberingAfterBreak="0">
    <w:nsid w:val="392CB1C3"/>
    <w:multiLevelType w:val="hybridMultilevel"/>
    <w:tmpl w:val="FFFFFFFF"/>
    <w:lvl w:ilvl="0" w:tplc="609820D2">
      <w:start w:val="1"/>
      <w:numFmt w:val="lowerLetter"/>
      <w:lvlText w:val="%1."/>
      <w:lvlJc w:val="left"/>
      <w:pPr>
        <w:ind w:left="1800" w:hanging="360"/>
      </w:pPr>
    </w:lvl>
    <w:lvl w:ilvl="1" w:tplc="62CA5CC8">
      <w:start w:val="1"/>
      <w:numFmt w:val="lowerLetter"/>
      <w:lvlText w:val="%2."/>
      <w:lvlJc w:val="left"/>
      <w:pPr>
        <w:ind w:left="2520" w:hanging="360"/>
      </w:pPr>
    </w:lvl>
    <w:lvl w:ilvl="2" w:tplc="E27EB396">
      <w:start w:val="1"/>
      <w:numFmt w:val="lowerRoman"/>
      <w:lvlText w:val="%3."/>
      <w:lvlJc w:val="right"/>
      <w:pPr>
        <w:ind w:left="3240" w:hanging="180"/>
      </w:pPr>
    </w:lvl>
    <w:lvl w:ilvl="3" w:tplc="F940A6E4">
      <w:start w:val="1"/>
      <w:numFmt w:val="decimal"/>
      <w:lvlText w:val="%4."/>
      <w:lvlJc w:val="left"/>
      <w:pPr>
        <w:ind w:left="3960" w:hanging="360"/>
      </w:pPr>
    </w:lvl>
    <w:lvl w:ilvl="4" w:tplc="0248E2E2">
      <w:start w:val="1"/>
      <w:numFmt w:val="lowerLetter"/>
      <w:lvlText w:val="%5."/>
      <w:lvlJc w:val="left"/>
      <w:pPr>
        <w:ind w:left="4680" w:hanging="360"/>
      </w:pPr>
    </w:lvl>
    <w:lvl w:ilvl="5" w:tplc="A57CFF90">
      <w:start w:val="1"/>
      <w:numFmt w:val="lowerRoman"/>
      <w:lvlText w:val="%6."/>
      <w:lvlJc w:val="right"/>
      <w:pPr>
        <w:ind w:left="5400" w:hanging="180"/>
      </w:pPr>
    </w:lvl>
    <w:lvl w:ilvl="6" w:tplc="FECC6C7A">
      <w:start w:val="1"/>
      <w:numFmt w:val="decimal"/>
      <w:lvlText w:val="%7."/>
      <w:lvlJc w:val="left"/>
      <w:pPr>
        <w:ind w:left="6120" w:hanging="360"/>
      </w:pPr>
    </w:lvl>
    <w:lvl w:ilvl="7" w:tplc="E638B01A">
      <w:start w:val="1"/>
      <w:numFmt w:val="lowerLetter"/>
      <w:lvlText w:val="%8."/>
      <w:lvlJc w:val="left"/>
      <w:pPr>
        <w:ind w:left="6840" w:hanging="360"/>
      </w:pPr>
    </w:lvl>
    <w:lvl w:ilvl="8" w:tplc="62582E58">
      <w:start w:val="1"/>
      <w:numFmt w:val="lowerRoman"/>
      <w:lvlText w:val="%9."/>
      <w:lvlJc w:val="right"/>
      <w:pPr>
        <w:ind w:left="7560" w:hanging="180"/>
      </w:pPr>
    </w:lvl>
  </w:abstractNum>
  <w:abstractNum w:abstractNumId="21" w15:restartNumberingAfterBreak="0">
    <w:nsid w:val="395951EE"/>
    <w:multiLevelType w:val="multilevel"/>
    <w:tmpl w:val="A26456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F5B3435"/>
    <w:multiLevelType w:val="multilevel"/>
    <w:tmpl w:val="000AB6DC"/>
    <w:lvl w:ilvl="0">
      <w:start w:val="1"/>
      <w:numFmt w:val="decimal"/>
      <w:lvlText w:val="%1."/>
      <w:lvlJc w:val="left"/>
      <w:pPr>
        <w:ind w:left="108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Arial" w:hAnsi="Arial" w:hint="default"/>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173224F"/>
    <w:multiLevelType w:val="multilevel"/>
    <w:tmpl w:val="F3EC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1827FF"/>
    <w:multiLevelType w:val="multilevel"/>
    <w:tmpl w:val="4A784E9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15:restartNumberingAfterBreak="0">
    <w:nsid w:val="47362C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3C34F1"/>
    <w:multiLevelType w:val="hybridMultilevel"/>
    <w:tmpl w:val="DD48B578"/>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4AD63056"/>
    <w:multiLevelType w:val="hybridMultilevel"/>
    <w:tmpl w:val="FC003574"/>
    <w:lvl w:ilvl="0" w:tplc="42A890D0">
      <w:start w:val="1"/>
      <w:numFmt w:val="bullet"/>
      <w:lvlText w:val=""/>
      <w:lvlJc w:val="left"/>
      <w:pPr>
        <w:ind w:left="768" w:hanging="360"/>
      </w:pPr>
      <w:rPr>
        <w:rFonts w:ascii="Symbol" w:hAnsi="Symbol" w:hint="default"/>
      </w:rPr>
    </w:lvl>
    <w:lvl w:ilvl="1" w:tplc="EA86ACA6" w:tentative="1">
      <w:start w:val="1"/>
      <w:numFmt w:val="bullet"/>
      <w:lvlText w:val="o"/>
      <w:lvlJc w:val="left"/>
      <w:pPr>
        <w:ind w:left="1488" w:hanging="360"/>
      </w:pPr>
      <w:rPr>
        <w:rFonts w:ascii="Courier New" w:hAnsi="Courier New" w:hint="default"/>
      </w:rPr>
    </w:lvl>
    <w:lvl w:ilvl="2" w:tplc="EB92C63C" w:tentative="1">
      <w:start w:val="1"/>
      <w:numFmt w:val="bullet"/>
      <w:lvlText w:val=""/>
      <w:lvlJc w:val="left"/>
      <w:pPr>
        <w:ind w:left="2208" w:hanging="360"/>
      </w:pPr>
      <w:rPr>
        <w:rFonts w:ascii="Wingdings" w:hAnsi="Wingdings" w:hint="default"/>
      </w:rPr>
    </w:lvl>
    <w:lvl w:ilvl="3" w:tplc="70A6F196" w:tentative="1">
      <w:start w:val="1"/>
      <w:numFmt w:val="bullet"/>
      <w:lvlText w:val=""/>
      <w:lvlJc w:val="left"/>
      <w:pPr>
        <w:ind w:left="2928" w:hanging="360"/>
      </w:pPr>
      <w:rPr>
        <w:rFonts w:ascii="Symbol" w:hAnsi="Symbol" w:hint="default"/>
      </w:rPr>
    </w:lvl>
    <w:lvl w:ilvl="4" w:tplc="92A43376" w:tentative="1">
      <w:start w:val="1"/>
      <w:numFmt w:val="bullet"/>
      <w:lvlText w:val="o"/>
      <w:lvlJc w:val="left"/>
      <w:pPr>
        <w:ind w:left="3648" w:hanging="360"/>
      </w:pPr>
      <w:rPr>
        <w:rFonts w:ascii="Courier New" w:hAnsi="Courier New" w:hint="default"/>
      </w:rPr>
    </w:lvl>
    <w:lvl w:ilvl="5" w:tplc="9420FFCA" w:tentative="1">
      <w:start w:val="1"/>
      <w:numFmt w:val="bullet"/>
      <w:lvlText w:val=""/>
      <w:lvlJc w:val="left"/>
      <w:pPr>
        <w:ind w:left="4368" w:hanging="360"/>
      </w:pPr>
      <w:rPr>
        <w:rFonts w:ascii="Wingdings" w:hAnsi="Wingdings" w:hint="default"/>
      </w:rPr>
    </w:lvl>
    <w:lvl w:ilvl="6" w:tplc="703E6484" w:tentative="1">
      <w:start w:val="1"/>
      <w:numFmt w:val="bullet"/>
      <w:lvlText w:val=""/>
      <w:lvlJc w:val="left"/>
      <w:pPr>
        <w:ind w:left="5088" w:hanging="360"/>
      </w:pPr>
      <w:rPr>
        <w:rFonts w:ascii="Symbol" w:hAnsi="Symbol" w:hint="default"/>
      </w:rPr>
    </w:lvl>
    <w:lvl w:ilvl="7" w:tplc="A114EDC2" w:tentative="1">
      <w:start w:val="1"/>
      <w:numFmt w:val="bullet"/>
      <w:lvlText w:val="o"/>
      <w:lvlJc w:val="left"/>
      <w:pPr>
        <w:ind w:left="5808" w:hanging="360"/>
      </w:pPr>
      <w:rPr>
        <w:rFonts w:ascii="Courier New" w:hAnsi="Courier New" w:hint="default"/>
      </w:rPr>
    </w:lvl>
    <w:lvl w:ilvl="8" w:tplc="D1842A9A" w:tentative="1">
      <w:start w:val="1"/>
      <w:numFmt w:val="bullet"/>
      <w:lvlText w:val=""/>
      <w:lvlJc w:val="left"/>
      <w:pPr>
        <w:ind w:left="6528" w:hanging="360"/>
      </w:pPr>
      <w:rPr>
        <w:rFonts w:ascii="Wingdings" w:hAnsi="Wingdings" w:hint="default"/>
      </w:rPr>
    </w:lvl>
  </w:abstractNum>
  <w:abstractNum w:abstractNumId="28" w15:restartNumberingAfterBreak="0">
    <w:nsid w:val="4BC63C76"/>
    <w:multiLevelType w:val="hybridMultilevel"/>
    <w:tmpl w:val="976445F0"/>
    <w:lvl w:ilvl="0" w:tplc="765C396A">
      <w:start w:val="1"/>
      <w:numFmt w:val="bullet"/>
      <w:lvlText w:val=""/>
      <w:lvlJc w:val="left"/>
      <w:pPr>
        <w:ind w:left="360" w:hanging="360"/>
      </w:pPr>
      <w:rPr>
        <w:rFonts w:ascii="Symbol" w:hAnsi="Symbol" w:hint="default"/>
      </w:rPr>
    </w:lvl>
    <w:lvl w:ilvl="1" w:tplc="F8D6D1A4" w:tentative="1">
      <w:start w:val="1"/>
      <w:numFmt w:val="bullet"/>
      <w:lvlText w:val="o"/>
      <w:lvlJc w:val="left"/>
      <w:pPr>
        <w:ind w:left="1080" w:hanging="360"/>
      </w:pPr>
      <w:rPr>
        <w:rFonts w:ascii="Courier New" w:hAnsi="Courier New" w:hint="default"/>
      </w:rPr>
    </w:lvl>
    <w:lvl w:ilvl="2" w:tplc="3C9C8952" w:tentative="1">
      <w:start w:val="1"/>
      <w:numFmt w:val="bullet"/>
      <w:lvlText w:val=""/>
      <w:lvlJc w:val="left"/>
      <w:pPr>
        <w:ind w:left="1800" w:hanging="360"/>
      </w:pPr>
      <w:rPr>
        <w:rFonts w:ascii="Wingdings" w:hAnsi="Wingdings" w:hint="default"/>
      </w:rPr>
    </w:lvl>
    <w:lvl w:ilvl="3" w:tplc="A56483CA" w:tentative="1">
      <w:start w:val="1"/>
      <w:numFmt w:val="bullet"/>
      <w:lvlText w:val=""/>
      <w:lvlJc w:val="left"/>
      <w:pPr>
        <w:ind w:left="2520" w:hanging="360"/>
      </w:pPr>
      <w:rPr>
        <w:rFonts w:ascii="Symbol" w:hAnsi="Symbol" w:hint="default"/>
      </w:rPr>
    </w:lvl>
    <w:lvl w:ilvl="4" w:tplc="5B706794" w:tentative="1">
      <w:start w:val="1"/>
      <w:numFmt w:val="bullet"/>
      <w:lvlText w:val="o"/>
      <w:lvlJc w:val="left"/>
      <w:pPr>
        <w:ind w:left="3240" w:hanging="360"/>
      </w:pPr>
      <w:rPr>
        <w:rFonts w:ascii="Courier New" w:hAnsi="Courier New" w:hint="default"/>
      </w:rPr>
    </w:lvl>
    <w:lvl w:ilvl="5" w:tplc="1B7CB8D6" w:tentative="1">
      <w:start w:val="1"/>
      <w:numFmt w:val="bullet"/>
      <w:lvlText w:val=""/>
      <w:lvlJc w:val="left"/>
      <w:pPr>
        <w:ind w:left="3960" w:hanging="360"/>
      </w:pPr>
      <w:rPr>
        <w:rFonts w:ascii="Wingdings" w:hAnsi="Wingdings" w:hint="default"/>
      </w:rPr>
    </w:lvl>
    <w:lvl w:ilvl="6" w:tplc="998ADC3C" w:tentative="1">
      <w:start w:val="1"/>
      <w:numFmt w:val="bullet"/>
      <w:lvlText w:val=""/>
      <w:lvlJc w:val="left"/>
      <w:pPr>
        <w:ind w:left="4680" w:hanging="360"/>
      </w:pPr>
      <w:rPr>
        <w:rFonts w:ascii="Symbol" w:hAnsi="Symbol" w:hint="default"/>
      </w:rPr>
    </w:lvl>
    <w:lvl w:ilvl="7" w:tplc="AA7E515A" w:tentative="1">
      <w:start w:val="1"/>
      <w:numFmt w:val="bullet"/>
      <w:lvlText w:val="o"/>
      <w:lvlJc w:val="left"/>
      <w:pPr>
        <w:ind w:left="5400" w:hanging="360"/>
      </w:pPr>
      <w:rPr>
        <w:rFonts w:ascii="Courier New" w:hAnsi="Courier New" w:hint="default"/>
      </w:rPr>
    </w:lvl>
    <w:lvl w:ilvl="8" w:tplc="5AC00554" w:tentative="1">
      <w:start w:val="1"/>
      <w:numFmt w:val="bullet"/>
      <w:lvlText w:val=""/>
      <w:lvlJc w:val="left"/>
      <w:pPr>
        <w:ind w:left="6120" w:hanging="360"/>
      </w:pPr>
      <w:rPr>
        <w:rFonts w:ascii="Wingdings" w:hAnsi="Wingdings" w:hint="default"/>
      </w:rPr>
    </w:lvl>
  </w:abstractNum>
  <w:abstractNum w:abstractNumId="29" w15:restartNumberingAfterBreak="0">
    <w:nsid w:val="4C743912"/>
    <w:multiLevelType w:val="hybridMultilevel"/>
    <w:tmpl w:val="5ABE8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035AC7"/>
    <w:multiLevelType w:val="hybridMultilevel"/>
    <w:tmpl w:val="08EA693C"/>
    <w:lvl w:ilvl="0" w:tplc="07D607FA">
      <w:start w:val="1"/>
      <w:numFmt w:val="bullet"/>
      <w:lvlText w:val=""/>
      <w:lvlJc w:val="left"/>
      <w:pPr>
        <w:ind w:left="720" w:hanging="360"/>
      </w:pPr>
      <w:rPr>
        <w:rFonts w:ascii="Symbol" w:hAnsi="Symbol" w:hint="default"/>
      </w:rPr>
    </w:lvl>
    <w:lvl w:ilvl="1" w:tplc="51103358" w:tentative="1">
      <w:start w:val="1"/>
      <w:numFmt w:val="bullet"/>
      <w:lvlText w:val="o"/>
      <w:lvlJc w:val="left"/>
      <w:pPr>
        <w:ind w:left="1440" w:hanging="360"/>
      </w:pPr>
      <w:rPr>
        <w:rFonts w:ascii="Courier New" w:hAnsi="Courier New" w:hint="default"/>
      </w:rPr>
    </w:lvl>
    <w:lvl w:ilvl="2" w:tplc="3C1EB702" w:tentative="1">
      <w:start w:val="1"/>
      <w:numFmt w:val="bullet"/>
      <w:lvlText w:val=""/>
      <w:lvlJc w:val="left"/>
      <w:pPr>
        <w:ind w:left="2160" w:hanging="360"/>
      </w:pPr>
      <w:rPr>
        <w:rFonts w:ascii="Wingdings" w:hAnsi="Wingdings" w:hint="default"/>
      </w:rPr>
    </w:lvl>
    <w:lvl w:ilvl="3" w:tplc="56383D9E" w:tentative="1">
      <w:start w:val="1"/>
      <w:numFmt w:val="bullet"/>
      <w:lvlText w:val=""/>
      <w:lvlJc w:val="left"/>
      <w:pPr>
        <w:ind w:left="2880" w:hanging="360"/>
      </w:pPr>
      <w:rPr>
        <w:rFonts w:ascii="Symbol" w:hAnsi="Symbol" w:hint="default"/>
      </w:rPr>
    </w:lvl>
    <w:lvl w:ilvl="4" w:tplc="36C4483A" w:tentative="1">
      <w:start w:val="1"/>
      <w:numFmt w:val="bullet"/>
      <w:lvlText w:val="o"/>
      <w:lvlJc w:val="left"/>
      <w:pPr>
        <w:ind w:left="3600" w:hanging="360"/>
      </w:pPr>
      <w:rPr>
        <w:rFonts w:ascii="Courier New" w:hAnsi="Courier New" w:hint="default"/>
      </w:rPr>
    </w:lvl>
    <w:lvl w:ilvl="5" w:tplc="2C84329C" w:tentative="1">
      <w:start w:val="1"/>
      <w:numFmt w:val="bullet"/>
      <w:lvlText w:val=""/>
      <w:lvlJc w:val="left"/>
      <w:pPr>
        <w:ind w:left="4320" w:hanging="360"/>
      </w:pPr>
      <w:rPr>
        <w:rFonts w:ascii="Wingdings" w:hAnsi="Wingdings" w:hint="default"/>
      </w:rPr>
    </w:lvl>
    <w:lvl w:ilvl="6" w:tplc="173E238C" w:tentative="1">
      <w:start w:val="1"/>
      <w:numFmt w:val="bullet"/>
      <w:lvlText w:val=""/>
      <w:lvlJc w:val="left"/>
      <w:pPr>
        <w:ind w:left="5040" w:hanging="360"/>
      </w:pPr>
      <w:rPr>
        <w:rFonts w:ascii="Symbol" w:hAnsi="Symbol" w:hint="default"/>
      </w:rPr>
    </w:lvl>
    <w:lvl w:ilvl="7" w:tplc="38CC5C2A" w:tentative="1">
      <w:start w:val="1"/>
      <w:numFmt w:val="bullet"/>
      <w:lvlText w:val="o"/>
      <w:lvlJc w:val="left"/>
      <w:pPr>
        <w:ind w:left="5760" w:hanging="360"/>
      </w:pPr>
      <w:rPr>
        <w:rFonts w:ascii="Courier New" w:hAnsi="Courier New" w:hint="default"/>
      </w:rPr>
    </w:lvl>
    <w:lvl w:ilvl="8" w:tplc="14EABFA6" w:tentative="1">
      <w:start w:val="1"/>
      <w:numFmt w:val="bullet"/>
      <w:lvlText w:val=""/>
      <w:lvlJc w:val="left"/>
      <w:pPr>
        <w:ind w:left="6480" w:hanging="360"/>
      </w:pPr>
      <w:rPr>
        <w:rFonts w:ascii="Wingdings" w:hAnsi="Wingdings" w:hint="default"/>
      </w:rPr>
    </w:lvl>
  </w:abstractNum>
  <w:abstractNum w:abstractNumId="31" w15:restartNumberingAfterBreak="0">
    <w:nsid w:val="51822946"/>
    <w:multiLevelType w:val="hybridMultilevel"/>
    <w:tmpl w:val="1B526BEC"/>
    <w:lvl w:ilvl="0" w:tplc="A9F6E84A">
      <w:start w:val="1"/>
      <w:numFmt w:val="bullet"/>
      <w:lvlText w:val=""/>
      <w:lvlJc w:val="left"/>
      <w:pPr>
        <w:ind w:left="768" w:hanging="360"/>
      </w:pPr>
      <w:rPr>
        <w:rFonts w:ascii="Symbol" w:hAnsi="Symbol" w:hint="default"/>
      </w:rPr>
    </w:lvl>
    <w:lvl w:ilvl="1" w:tplc="DB1A2FFE" w:tentative="1">
      <w:start w:val="1"/>
      <w:numFmt w:val="bullet"/>
      <w:lvlText w:val="o"/>
      <w:lvlJc w:val="left"/>
      <w:pPr>
        <w:ind w:left="1488" w:hanging="360"/>
      </w:pPr>
      <w:rPr>
        <w:rFonts w:ascii="Courier New" w:hAnsi="Courier New" w:hint="default"/>
      </w:rPr>
    </w:lvl>
    <w:lvl w:ilvl="2" w:tplc="96FE112A" w:tentative="1">
      <w:start w:val="1"/>
      <w:numFmt w:val="bullet"/>
      <w:lvlText w:val=""/>
      <w:lvlJc w:val="left"/>
      <w:pPr>
        <w:ind w:left="2208" w:hanging="360"/>
      </w:pPr>
      <w:rPr>
        <w:rFonts w:ascii="Wingdings" w:hAnsi="Wingdings" w:hint="default"/>
      </w:rPr>
    </w:lvl>
    <w:lvl w:ilvl="3" w:tplc="F806BC46" w:tentative="1">
      <w:start w:val="1"/>
      <w:numFmt w:val="bullet"/>
      <w:lvlText w:val=""/>
      <w:lvlJc w:val="left"/>
      <w:pPr>
        <w:ind w:left="2928" w:hanging="360"/>
      </w:pPr>
      <w:rPr>
        <w:rFonts w:ascii="Symbol" w:hAnsi="Symbol" w:hint="default"/>
      </w:rPr>
    </w:lvl>
    <w:lvl w:ilvl="4" w:tplc="4418D2FC" w:tentative="1">
      <w:start w:val="1"/>
      <w:numFmt w:val="bullet"/>
      <w:lvlText w:val="o"/>
      <w:lvlJc w:val="left"/>
      <w:pPr>
        <w:ind w:left="3648" w:hanging="360"/>
      </w:pPr>
      <w:rPr>
        <w:rFonts w:ascii="Courier New" w:hAnsi="Courier New" w:hint="default"/>
      </w:rPr>
    </w:lvl>
    <w:lvl w:ilvl="5" w:tplc="8E6ADE04" w:tentative="1">
      <w:start w:val="1"/>
      <w:numFmt w:val="bullet"/>
      <w:lvlText w:val=""/>
      <w:lvlJc w:val="left"/>
      <w:pPr>
        <w:ind w:left="4368" w:hanging="360"/>
      </w:pPr>
      <w:rPr>
        <w:rFonts w:ascii="Wingdings" w:hAnsi="Wingdings" w:hint="default"/>
      </w:rPr>
    </w:lvl>
    <w:lvl w:ilvl="6" w:tplc="C3E4A242" w:tentative="1">
      <w:start w:val="1"/>
      <w:numFmt w:val="bullet"/>
      <w:lvlText w:val=""/>
      <w:lvlJc w:val="left"/>
      <w:pPr>
        <w:ind w:left="5088" w:hanging="360"/>
      </w:pPr>
      <w:rPr>
        <w:rFonts w:ascii="Symbol" w:hAnsi="Symbol" w:hint="default"/>
      </w:rPr>
    </w:lvl>
    <w:lvl w:ilvl="7" w:tplc="27309F56" w:tentative="1">
      <w:start w:val="1"/>
      <w:numFmt w:val="bullet"/>
      <w:lvlText w:val="o"/>
      <w:lvlJc w:val="left"/>
      <w:pPr>
        <w:ind w:left="5808" w:hanging="360"/>
      </w:pPr>
      <w:rPr>
        <w:rFonts w:ascii="Courier New" w:hAnsi="Courier New" w:hint="default"/>
      </w:rPr>
    </w:lvl>
    <w:lvl w:ilvl="8" w:tplc="282EEDB8" w:tentative="1">
      <w:start w:val="1"/>
      <w:numFmt w:val="bullet"/>
      <w:lvlText w:val=""/>
      <w:lvlJc w:val="left"/>
      <w:pPr>
        <w:ind w:left="6528" w:hanging="360"/>
      </w:pPr>
      <w:rPr>
        <w:rFonts w:ascii="Wingdings" w:hAnsi="Wingdings" w:hint="default"/>
      </w:rPr>
    </w:lvl>
  </w:abstractNum>
  <w:abstractNum w:abstractNumId="32" w15:restartNumberingAfterBreak="0">
    <w:nsid w:val="52E03138"/>
    <w:multiLevelType w:val="hybridMultilevel"/>
    <w:tmpl w:val="FE8490FE"/>
    <w:lvl w:ilvl="0" w:tplc="BEEE64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7730CBC"/>
    <w:multiLevelType w:val="multilevel"/>
    <w:tmpl w:val="4A784E9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4" w15:restartNumberingAfterBreak="0">
    <w:nsid w:val="58016983"/>
    <w:multiLevelType w:val="hybridMultilevel"/>
    <w:tmpl w:val="FFFFFFFF"/>
    <w:lvl w:ilvl="0" w:tplc="3DE4CBA4">
      <w:start w:val="1"/>
      <w:numFmt w:val="decimal"/>
      <w:lvlText w:val="%1."/>
      <w:lvlJc w:val="left"/>
      <w:pPr>
        <w:ind w:left="720" w:hanging="360"/>
      </w:pPr>
    </w:lvl>
    <w:lvl w:ilvl="1" w:tplc="07721CAE">
      <w:start w:val="1"/>
      <w:numFmt w:val="lowerLetter"/>
      <w:lvlText w:val="%2."/>
      <w:lvlJc w:val="left"/>
      <w:pPr>
        <w:ind w:left="1440" w:hanging="360"/>
      </w:pPr>
    </w:lvl>
    <w:lvl w:ilvl="2" w:tplc="818A2E76">
      <w:start w:val="1"/>
      <w:numFmt w:val="lowerRoman"/>
      <w:lvlText w:val="%3."/>
      <w:lvlJc w:val="right"/>
      <w:pPr>
        <w:ind w:left="2160" w:hanging="180"/>
      </w:pPr>
    </w:lvl>
    <w:lvl w:ilvl="3" w:tplc="DC0655AC">
      <w:start w:val="1"/>
      <w:numFmt w:val="decimal"/>
      <w:lvlText w:val="%4."/>
      <w:lvlJc w:val="left"/>
      <w:pPr>
        <w:ind w:left="2880" w:hanging="360"/>
      </w:pPr>
    </w:lvl>
    <w:lvl w:ilvl="4" w:tplc="34923098">
      <w:start w:val="1"/>
      <w:numFmt w:val="lowerLetter"/>
      <w:lvlText w:val="%5."/>
      <w:lvlJc w:val="left"/>
      <w:pPr>
        <w:ind w:left="3600" w:hanging="360"/>
      </w:pPr>
    </w:lvl>
    <w:lvl w:ilvl="5" w:tplc="8E306FBA">
      <w:start w:val="1"/>
      <w:numFmt w:val="lowerRoman"/>
      <w:lvlText w:val="%6."/>
      <w:lvlJc w:val="right"/>
      <w:pPr>
        <w:ind w:left="4320" w:hanging="180"/>
      </w:pPr>
    </w:lvl>
    <w:lvl w:ilvl="6" w:tplc="A4A6E340">
      <w:start w:val="1"/>
      <w:numFmt w:val="decimal"/>
      <w:lvlText w:val="%7."/>
      <w:lvlJc w:val="left"/>
      <w:pPr>
        <w:ind w:left="5040" w:hanging="360"/>
      </w:pPr>
    </w:lvl>
    <w:lvl w:ilvl="7" w:tplc="C07A7FE8">
      <w:start w:val="1"/>
      <w:numFmt w:val="lowerLetter"/>
      <w:lvlText w:val="%8."/>
      <w:lvlJc w:val="left"/>
      <w:pPr>
        <w:ind w:left="5760" w:hanging="360"/>
      </w:pPr>
    </w:lvl>
    <w:lvl w:ilvl="8" w:tplc="6C2067D2">
      <w:start w:val="1"/>
      <w:numFmt w:val="lowerRoman"/>
      <w:lvlText w:val="%9."/>
      <w:lvlJc w:val="right"/>
      <w:pPr>
        <w:ind w:left="6480" w:hanging="180"/>
      </w:pPr>
    </w:lvl>
  </w:abstractNum>
  <w:abstractNum w:abstractNumId="35" w15:restartNumberingAfterBreak="0">
    <w:nsid w:val="58B3188D"/>
    <w:multiLevelType w:val="hybridMultilevel"/>
    <w:tmpl w:val="2BF26696"/>
    <w:lvl w:ilvl="0" w:tplc="A5C26D62">
      <w:start w:val="1"/>
      <w:numFmt w:val="bullet"/>
      <w:lvlText w:val=""/>
      <w:lvlJc w:val="left"/>
      <w:pPr>
        <w:ind w:left="768" w:hanging="360"/>
      </w:pPr>
      <w:rPr>
        <w:rFonts w:ascii="Symbol" w:hAnsi="Symbol" w:hint="default"/>
      </w:rPr>
    </w:lvl>
    <w:lvl w:ilvl="1" w:tplc="E072F578" w:tentative="1">
      <w:start w:val="1"/>
      <w:numFmt w:val="bullet"/>
      <w:lvlText w:val="o"/>
      <w:lvlJc w:val="left"/>
      <w:pPr>
        <w:ind w:left="1488" w:hanging="360"/>
      </w:pPr>
      <w:rPr>
        <w:rFonts w:ascii="Courier New" w:hAnsi="Courier New" w:hint="default"/>
      </w:rPr>
    </w:lvl>
    <w:lvl w:ilvl="2" w:tplc="BA9CA804" w:tentative="1">
      <w:start w:val="1"/>
      <w:numFmt w:val="bullet"/>
      <w:lvlText w:val=""/>
      <w:lvlJc w:val="left"/>
      <w:pPr>
        <w:ind w:left="2208" w:hanging="360"/>
      </w:pPr>
      <w:rPr>
        <w:rFonts w:ascii="Wingdings" w:hAnsi="Wingdings" w:hint="default"/>
      </w:rPr>
    </w:lvl>
    <w:lvl w:ilvl="3" w:tplc="2CBA3136" w:tentative="1">
      <w:start w:val="1"/>
      <w:numFmt w:val="bullet"/>
      <w:lvlText w:val=""/>
      <w:lvlJc w:val="left"/>
      <w:pPr>
        <w:ind w:left="2928" w:hanging="360"/>
      </w:pPr>
      <w:rPr>
        <w:rFonts w:ascii="Symbol" w:hAnsi="Symbol" w:hint="default"/>
      </w:rPr>
    </w:lvl>
    <w:lvl w:ilvl="4" w:tplc="52842910" w:tentative="1">
      <w:start w:val="1"/>
      <w:numFmt w:val="bullet"/>
      <w:lvlText w:val="o"/>
      <w:lvlJc w:val="left"/>
      <w:pPr>
        <w:ind w:left="3648" w:hanging="360"/>
      </w:pPr>
      <w:rPr>
        <w:rFonts w:ascii="Courier New" w:hAnsi="Courier New" w:hint="default"/>
      </w:rPr>
    </w:lvl>
    <w:lvl w:ilvl="5" w:tplc="BA3883E4" w:tentative="1">
      <w:start w:val="1"/>
      <w:numFmt w:val="bullet"/>
      <w:lvlText w:val=""/>
      <w:lvlJc w:val="left"/>
      <w:pPr>
        <w:ind w:left="4368" w:hanging="360"/>
      </w:pPr>
      <w:rPr>
        <w:rFonts w:ascii="Wingdings" w:hAnsi="Wingdings" w:hint="default"/>
      </w:rPr>
    </w:lvl>
    <w:lvl w:ilvl="6" w:tplc="25940FF8" w:tentative="1">
      <w:start w:val="1"/>
      <w:numFmt w:val="bullet"/>
      <w:lvlText w:val=""/>
      <w:lvlJc w:val="left"/>
      <w:pPr>
        <w:ind w:left="5088" w:hanging="360"/>
      </w:pPr>
      <w:rPr>
        <w:rFonts w:ascii="Symbol" w:hAnsi="Symbol" w:hint="default"/>
      </w:rPr>
    </w:lvl>
    <w:lvl w:ilvl="7" w:tplc="E00E08DE" w:tentative="1">
      <w:start w:val="1"/>
      <w:numFmt w:val="bullet"/>
      <w:lvlText w:val="o"/>
      <w:lvlJc w:val="left"/>
      <w:pPr>
        <w:ind w:left="5808" w:hanging="360"/>
      </w:pPr>
      <w:rPr>
        <w:rFonts w:ascii="Courier New" w:hAnsi="Courier New" w:hint="default"/>
      </w:rPr>
    </w:lvl>
    <w:lvl w:ilvl="8" w:tplc="748E0288" w:tentative="1">
      <w:start w:val="1"/>
      <w:numFmt w:val="bullet"/>
      <w:lvlText w:val=""/>
      <w:lvlJc w:val="left"/>
      <w:pPr>
        <w:ind w:left="6528" w:hanging="360"/>
      </w:pPr>
      <w:rPr>
        <w:rFonts w:ascii="Wingdings" w:hAnsi="Wingdings" w:hint="default"/>
      </w:rPr>
    </w:lvl>
  </w:abstractNum>
  <w:abstractNum w:abstractNumId="36" w15:restartNumberingAfterBreak="0">
    <w:nsid w:val="5D9B5A06"/>
    <w:multiLevelType w:val="hybridMultilevel"/>
    <w:tmpl w:val="C29669CA"/>
    <w:lvl w:ilvl="0" w:tplc="826CF00C">
      <w:start w:val="1"/>
      <w:numFmt w:val="decimal"/>
      <w:lvlText w:val="%1."/>
      <w:lvlJc w:val="left"/>
      <w:pPr>
        <w:ind w:left="1260" w:hanging="360"/>
      </w:pPr>
      <w:rPr>
        <w:rFonts w:hint="default"/>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37" w15:restartNumberingAfterBreak="0">
    <w:nsid w:val="600A32E2"/>
    <w:multiLevelType w:val="multilevel"/>
    <w:tmpl w:val="AB987604"/>
    <w:lvl w:ilvl="0">
      <w:start w:val="1"/>
      <w:numFmt w:val="decimal"/>
      <w:lvlText w:val="%1"/>
      <w:lvlJc w:val="left"/>
      <w:pPr>
        <w:ind w:left="360" w:hanging="360"/>
      </w:pPr>
      <w:rPr>
        <w:rFonts w:hint="default"/>
      </w:rPr>
    </w:lvl>
    <w:lvl w:ilvl="1">
      <w:start w:val="1"/>
      <w:numFmt w:val="decimal"/>
      <w:pStyle w:val="Style2"/>
      <w:lvlText w:val="%1.%2"/>
      <w:lvlJc w:val="left"/>
      <w:pPr>
        <w:ind w:left="3510" w:hanging="360"/>
      </w:pPr>
      <w:rPr>
        <w:rFonts w:hint="default"/>
        <w:color w:val="auto"/>
      </w:rPr>
    </w:lvl>
    <w:lvl w:ilvl="2">
      <w:start w:val="1"/>
      <w:numFmt w:val="decimal"/>
      <w:pStyle w:val="Style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8" w15:restartNumberingAfterBreak="0">
    <w:nsid w:val="60753324"/>
    <w:multiLevelType w:val="hybridMultilevel"/>
    <w:tmpl w:val="78E8C362"/>
    <w:lvl w:ilvl="0" w:tplc="A44A14CE">
      <w:start w:val="1"/>
      <w:numFmt w:val="bullet"/>
      <w:lvlText w:val=""/>
      <w:lvlJc w:val="left"/>
      <w:pPr>
        <w:ind w:left="1620" w:hanging="360"/>
      </w:pPr>
      <w:rPr>
        <w:rFonts w:ascii="Symbol" w:hAnsi="Symbol" w:hint="default"/>
      </w:rPr>
    </w:lvl>
    <w:lvl w:ilvl="1" w:tplc="82AA550C" w:tentative="1">
      <w:start w:val="1"/>
      <w:numFmt w:val="bullet"/>
      <w:lvlText w:val="o"/>
      <w:lvlJc w:val="left"/>
      <w:pPr>
        <w:ind w:left="2340" w:hanging="360"/>
      </w:pPr>
      <w:rPr>
        <w:rFonts w:ascii="Courier New" w:hAnsi="Courier New" w:hint="default"/>
      </w:rPr>
    </w:lvl>
    <w:lvl w:ilvl="2" w:tplc="0C8CDC30" w:tentative="1">
      <w:start w:val="1"/>
      <w:numFmt w:val="bullet"/>
      <w:lvlText w:val=""/>
      <w:lvlJc w:val="left"/>
      <w:pPr>
        <w:ind w:left="3060" w:hanging="360"/>
      </w:pPr>
      <w:rPr>
        <w:rFonts w:ascii="Wingdings" w:hAnsi="Wingdings" w:hint="default"/>
      </w:rPr>
    </w:lvl>
    <w:lvl w:ilvl="3" w:tplc="C27A6F3A" w:tentative="1">
      <w:start w:val="1"/>
      <w:numFmt w:val="bullet"/>
      <w:lvlText w:val=""/>
      <w:lvlJc w:val="left"/>
      <w:pPr>
        <w:ind w:left="3780" w:hanging="360"/>
      </w:pPr>
      <w:rPr>
        <w:rFonts w:ascii="Symbol" w:hAnsi="Symbol" w:hint="default"/>
      </w:rPr>
    </w:lvl>
    <w:lvl w:ilvl="4" w:tplc="94D4014C" w:tentative="1">
      <w:start w:val="1"/>
      <w:numFmt w:val="bullet"/>
      <w:lvlText w:val="o"/>
      <w:lvlJc w:val="left"/>
      <w:pPr>
        <w:ind w:left="4500" w:hanging="360"/>
      </w:pPr>
      <w:rPr>
        <w:rFonts w:ascii="Courier New" w:hAnsi="Courier New" w:hint="default"/>
      </w:rPr>
    </w:lvl>
    <w:lvl w:ilvl="5" w:tplc="340AC5FC" w:tentative="1">
      <w:start w:val="1"/>
      <w:numFmt w:val="bullet"/>
      <w:lvlText w:val=""/>
      <w:lvlJc w:val="left"/>
      <w:pPr>
        <w:ind w:left="5220" w:hanging="360"/>
      </w:pPr>
      <w:rPr>
        <w:rFonts w:ascii="Wingdings" w:hAnsi="Wingdings" w:hint="default"/>
      </w:rPr>
    </w:lvl>
    <w:lvl w:ilvl="6" w:tplc="F84870CA" w:tentative="1">
      <w:start w:val="1"/>
      <w:numFmt w:val="bullet"/>
      <w:lvlText w:val=""/>
      <w:lvlJc w:val="left"/>
      <w:pPr>
        <w:ind w:left="5940" w:hanging="360"/>
      </w:pPr>
      <w:rPr>
        <w:rFonts w:ascii="Symbol" w:hAnsi="Symbol" w:hint="default"/>
      </w:rPr>
    </w:lvl>
    <w:lvl w:ilvl="7" w:tplc="5E9AB1F0" w:tentative="1">
      <w:start w:val="1"/>
      <w:numFmt w:val="bullet"/>
      <w:lvlText w:val="o"/>
      <w:lvlJc w:val="left"/>
      <w:pPr>
        <w:ind w:left="6660" w:hanging="360"/>
      </w:pPr>
      <w:rPr>
        <w:rFonts w:ascii="Courier New" w:hAnsi="Courier New" w:hint="default"/>
      </w:rPr>
    </w:lvl>
    <w:lvl w:ilvl="8" w:tplc="E9003760" w:tentative="1">
      <w:start w:val="1"/>
      <w:numFmt w:val="bullet"/>
      <w:lvlText w:val=""/>
      <w:lvlJc w:val="left"/>
      <w:pPr>
        <w:ind w:left="7380" w:hanging="360"/>
      </w:pPr>
      <w:rPr>
        <w:rFonts w:ascii="Wingdings" w:hAnsi="Wingdings" w:hint="default"/>
      </w:rPr>
    </w:lvl>
  </w:abstractNum>
  <w:abstractNum w:abstractNumId="39" w15:restartNumberingAfterBreak="0">
    <w:nsid w:val="62679102"/>
    <w:multiLevelType w:val="hybridMultilevel"/>
    <w:tmpl w:val="FFFFFFFF"/>
    <w:lvl w:ilvl="0" w:tplc="6060DC24">
      <w:start w:val="3"/>
      <w:numFmt w:val="decimal"/>
      <w:lvlText w:val="%1."/>
      <w:lvlJc w:val="left"/>
      <w:pPr>
        <w:ind w:left="720" w:hanging="360"/>
      </w:pPr>
    </w:lvl>
    <w:lvl w:ilvl="1" w:tplc="0F243436">
      <w:start w:val="1"/>
      <w:numFmt w:val="lowerLetter"/>
      <w:lvlText w:val="%2."/>
      <w:lvlJc w:val="left"/>
      <w:pPr>
        <w:ind w:left="1440" w:hanging="360"/>
      </w:pPr>
    </w:lvl>
    <w:lvl w:ilvl="2" w:tplc="75B66B8A">
      <w:start w:val="1"/>
      <w:numFmt w:val="lowerRoman"/>
      <w:lvlText w:val="%3."/>
      <w:lvlJc w:val="right"/>
      <w:pPr>
        <w:ind w:left="2160" w:hanging="180"/>
      </w:pPr>
    </w:lvl>
    <w:lvl w:ilvl="3" w:tplc="09BA80D0">
      <w:start w:val="1"/>
      <w:numFmt w:val="decimal"/>
      <w:lvlText w:val="%4."/>
      <w:lvlJc w:val="left"/>
      <w:pPr>
        <w:ind w:left="2880" w:hanging="360"/>
      </w:pPr>
    </w:lvl>
    <w:lvl w:ilvl="4" w:tplc="2C645E32">
      <w:start w:val="1"/>
      <w:numFmt w:val="lowerLetter"/>
      <w:lvlText w:val="%5."/>
      <w:lvlJc w:val="left"/>
      <w:pPr>
        <w:ind w:left="3600" w:hanging="360"/>
      </w:pPr>
    </w:lvl>
    <w:lvl w:ilvl="5" w:tplc="285E1708">
      <w:start w:val="1"/>
      <w:numFmt w:val="lowerRoman"/>
      <w:lvlText w:val="%6."/>
      <w:lvlJc w:val="right"/>
      <w:pPr>
        <w:ind w:left="4320" w:hanging="180"/>
      </w:pPr>
    </w:lvl>
    <w:lvl w:ilvl="6" w:tplc="FA808960">
      <w:start w:val="1"/>
      <w:numFmt w:val="decimal"/>
      <w:lvlText w:val="%7."/>
      <w:lvlJc w:val="left"/>
      <w:pPr>
        <w:ind w:left="5040" w:hanging="360"/>
      </w:pPr>
    </w:lvl>
    <w:lvl w:ilvl="7" w:tplc="AF2CB6B6">
      <w:start w:val="1"/>
      <w:numFmt w:val="lowerLetter"/>
      <w:lvlText w:val="%8."/>
      <w:lvlJc w:val="left"/>
      <w:pPr>
        <w:ind w:left="5760" w:hanging="360"/>
      </w:pPr>
    </w:lvl>
    <w:lvl w:ilvl="8" w:tplc="F3C42DFC">
      <w:start w:val="1"/>
      <w:numFmt w:val="lowerRoman"/>
      <w:lvlText w:val="%9."/>
      <w:lvlJc w:val="right"/>
      <w:pPr>
        <w:ind w:left="6480" w:hanging="180"/>
      </w:pPr>
    </w:lvl>
  </w:abstractNum>
  <w:abstractNum w:abstractNumId="40" w15:restartNumberingAfterBreak="0">
    <w:nsid w:val="64E82A07"/>
    <w:multiLevelType w:val="hybridMultilevel"/>
    <w:tmpl w:val="FFFFFFFF"/>
    <w:lvl w:ilvl="0" w:tplc="8B409CCE">
      <w:start w:val="2"/>
      <w:numFmt w:val="decimal"/>
      <w:lvlText w:val="%1."/>
      <w:lvlJc w:val="left"/>
      <w:pPr>
        <w:ind w:left="720" w:hanging="360"/>
      </w:pPr>
    </w:lvl>
    <w:lvl w:ilvl="1" w:tplc="0EEE3E2E">
      <w:start w:val="1"/>
      <w:numFmt w:val="lowerLetter"/>
      <w:lvlText w:val="%2."/>
      <w:lvlJc w:val="left"/>
      <w:pPr>
        <w:ind w:left="1440" w:hanging="360"/>
      </w:pPr>
    </w:lvl>
    <w:lvl w:ilvl="2" w:tplc="E5207F98">
      <w:start w:val="1"/>
      <w:numFmt w:val="lowerRoman"/>
      <w:lvlText w:val="%3."/>
      <w:lvlJc w:val="right"/>
      <w:pPr>
        <w:ind w:left="2160" w:hanging="180"/>
      </w:pPr>
    </w:lvl>
    <w:lvl w:ilvl="3" w:tplc="6F6269E8">
      <w:start w:val="1"/>
      <w:numFmt w:val="decimal"/>
      <w:lvlText w:val="%4."/>
      <w:lvlJc w:val="left"/>
      <w:pPr>
        <w:ind w:left="2880" w:hanging="360"/>
      </w:pPr>
    </w:lvl>
    <w:lvl w:ilvl="4" w:tplc="40A0CA18">
      <w:start w:val="1"/>
      <w:numFmt w:val="lowerLetter"/>
      <w:lvlText w:val="%5."/>
      <w:lvlJc w:val="left"/>
      <w:pPr>
        <w:ind w:left="3600" w:hanging="360"/>
      </w:pPr>
    </w:lvl>
    <w:lvl w:ilvl="5" w:tplc="8F449280">
      <w:start w:val="1"/>
      <w:numFmt w:val="lowerRoman"/>
      <w:lvlText w:val="%6."/>
      <w:lvlJc w:val="right"/>
      <w:pPr>
        <w:ind w:left="4320" w:hanging="180"/>
      </w:pPr>
    </w:lvl>
    <w:lvl w:ilvl="6" w:tplc="D0CCA374">
      <w:start w:val="1"/>
      <w:numFmt w:val="decimal"/>
      <w:lvlText w:val="%7."/>
      <w:lvlJc w:val="left"/>
      <w:pPr>
        <w:ind w:left="5040" w:hanging="360"/>
      </w:pPr>
    </w:lvl>
    <w:lvl w:ilvl="7" w:tplc="265271CC">
      <w:start w:val="1"/>
      <w:numFmt w:val="lowerLetter"/>
      <w:lvlText w:val="%8."/>
      <w:lvlJc w:val="left"/>
      <w:pPr>
        <w:ind w:left="5760" w:hanging="360"/>
      </w:pPr>
    </w:lvl>
    <w:lvl w:ilvl="8" w:tplc="1748ADE2">
      <w:start w:val="1"/>
      <w:numFmt w:val="lowerRoman"/>
      <w:lvlText w:val="%9."/>
      <w:lvlJc w:val="right"/>
      <w:pPr>
        <w:ind w:left="6480" w:hanging="180"/>
      </w:pPr>
    </w:lvl>
  </w:abstractNum>
  <w:abstractNum w:abstractNumId="41" w15:restartNumberingAfterBreak="0">
    <w:nsid w:val="6B813FD2"/>
    <w:multiLevelType w:val="hybridMultilevel"/>
    <w:tmpl w:val="FFFFFFFF"/>
    <w:lvl w:ilvl="0" w:tplc="9C7CB2E0">
      <w:start w:val="1"/>
      <w:numFmt w:val="decimal"/>
      <w:lvlText w:val="%1."/>
      <w:lvlJc w:val="left"/>
      <w:pPr>
        <w:ind w:left="720" w:hanging="360"/>
      </w:pPr>
    </w:lvl>
    <w:lvl w:ilvl="1" w:tplc="F1D4041C">
      <w:start w:val="1"/>
      <w:numFmt w:val="lowerLetter"/>
      <w:lvlText w:val="%2."/>
      <w:lvlJc w:val="left"/>
      <w:pPr>
        <w:ind w:left="1440" w:hanging="360"/>
      </w:pPr>
    </w:lvl>
    <w:lvl w:ilvl="2" w:tplc="11B4AA4C">
      <w:start w:val="1"/>
      <w:numFmt w:val="lowerRoman"/>
      <w:lvlText w:val="%3."/>
      <w:lvlJc w:val="right"/>
      <w:pPr>
        <w:ind w:left="2160" w:hanging="180"/>
      </w:pPr>
    </w:lvl>
    <w:lvl w:ilvl="3" w:tplc="9798152C">
      <w:start w:val="1"/>
      <w:numFmt w:val="decimal"/>
      <w:lvlText w:val="%4."/>
      <w:lvlJc w:val="left"/>
      <w:pPr>
        <w:ind w:left="2880" w:hanging="360"/>
      </w:pPr>
    </w:lvl>
    <w:lvl w:ilvl="4" w:tplc="95DA4C30">
      <w:start w:val="1"/>
      <w:numFmt w:val="lowerLetter"/>
      <w:lvlText w:val="%5."/>
      <w:lvlJc w:val="left"/>
      <w:pPr>
        <w:ind w:left="3600" w:hanging="360"/>
      </w:pPr>
    </w:lvl>
    <w:lvl w:ilvl="5" w:tplc="5E9617E0">
      <w:start w:val="1"/>
      <w:numFmt w:val="lowerRoman"/>
      <w:lvlText w:val="%6."/>
      <w:lvlJc w:val="right"/>
      <w:pPr>
        <w:ind w:left="4320" w:hanging="180"/>
      </w:pPr>
    </w:lvl>
    <w:lvl w:ilvl="6" w:tplc="5D8AC968">
      <w:start w:val="1"/>
      <w:numFmt w:val="decimal"/>
      <w:lvlText w:val="%7."/>
      <w:lvlJc w:val="left"/>
      <w:pPr>
        <w:ind w:left="5040" w:hanging="360"/>
      </w:pPr>
    </w:lvl>
    <w:lvl w:ilvl="7" w:tplc="4A0C405E">
      <w:start w:val="1"/>
      <w:numFmt w:val="lowerLetter"/>
      <w:lvlText w:val="%8."/>
      <w:lvlJc w:val="left"/>
      <w:pPr>
        <w:ind w:left="5760" w:hanging="360"/>
      </w:pPr>
    </w:lvl>
    <w:lvl w:ilvl="8" w:tplc="D5D02A28">
      <w:start w:val="1"/>
      <w:numFmt w:val="lowerRoman"/>
      <w:lvlText w:val="%9."/>
      <w:lvlJc w:val="right"/>
      <w:pPr>
        <w:ind w:left="6480" w:hanging="180"/>
      </w:pPr>
    </w:lvl>
  </w:abstractNum>
  <w:abstractNum w:abstractNumId="42" w15:restartNumberingAfterBreak="0">
    <w:nsid w:val="6F54396A"/>
    <w:multiLevelType w:val="multilevel"/>
    <w:tmpl w:val="C31211DA"/>
    <w:lvl w:ilvl="0">
      <w:start w:val="4"/>
      <w:numFmt w:val="decimal"/>
      <w:lvlText w:val="%1"/>
      <w:lvlJc w:val="left"/>
      <w:pPr>
        <w:ind w:left="430" w:hanging="430"/>
      </w:pPr>
      <w:rPr>
        <w:rFonts w:hint="default"/>
      </w:rPr>
    </w:lvl>
    <w:lvl w:ilvl="1">
      <w:start w:val="2"/>
      <w:numFmt w:val="decimal"/>
      <w:lvlText w:val="%1.%2"/>
      <w:lvlJc w:val="left"/>
      <w:pPr>
        <w:ind w:left="790" w:hanging="43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9C2E63"/>
    <w:multiLevelType w:val="hybridMultilevel"/>
    <w:tmpl w:val="FFFFFFFF"/>
    <w:lvl w:ilvl="0" w:tplc="B94ADD0E">
      <w:start w:val="1"/>
      <w:numFmt w:val="decimal"/>
      <w:lvlText w:val="%1."/>
      <w:lvlJc w:val="left"/>
      <w:pPr>
        <w:ind w:left="540" w:hanging="360"/>
      </w:pPr>
    </w:lvl>
    <w:lvl w:ilvl="1" w:tplc="DC30AC32">
      <w:start w:val="1"/>
      <w:numFmt w:val="decimal"/>
      <w:lvlText w:val="%2.%2"/>
      <w:lvlJc w:val="left"/>
      <w:pPr>
        <w:ind w:left="1260" w:hanging="360"/>
      </w:pPr>
    </w:lvl>
    <w:lvl w:ilvl="2" w:tplc="8AD82828">
      <w:start w:val="1"/>
      <w:numFmt w:val="lowerRoman"/>
      <w:lvlText w:val="%3."/>
      <w:lvlJc w:val="right"/>
      <w:pPr>
        <w:ind w:left="1980" w:hanging="180"/>
      </w:pPr>
    </w:lvl>
    <w:lvl w:ilvl="3" w:tplc="FF366358">
      <w:start w:val="1"/>
      <w:numFmt w:val="decimal"/>
      <w:lvlText w:val="%4."/>
      <w:lvlJc w:val="left"/>
      <w:pPr>
        <w:ind w:left="2700" w:hanging="360"/>
      </w:pPr>
    </w:lvl>
    <w:lvl w:ilvl="4" w:tplc="9E72E846">
      <w:start w:val="1"/>
      <w:numFmt w:val="lowerLetter"/>
      <w:lvlText w:val="%5."/>
      <w:lvlJc w:val="left"/>
      <w:pPr>
        <w:ind w:left="3420" w:hanging="360"/>
      </w:pPr>
    </w:lvl>
    <w:lvl w:ilvl="5" w:tplc="81F2B410">
      <w:start w:val="1"/>
      <w:numFmt w:val="lowerRoman"/>
      <w:lvlText w:val="%6."/>
      <w:lvlJc w:val="right"/>
      <w:pPr>
        <w:ind w:left="4140" w:hanging="180"/>
      </w:pPr>
    </w:lvl>
    <w:lvl w:ilvl="6" w:tplc="4E34A382">
      <w:start w:val="1"/>
      <w:numFmt w:val="decimal"/>
      <w:lvlText w:val="%7."/>
      <w:lvlJc w:val="left"/>
      <w:pPr>
        <w:ind w:left="4860" w:hanging="360"/>
      </w:pPr>
    </w:lvl>
    <w:lvl w:ilvl="7" w:tplc="3A38EF60">
      <w:start w:val="1"/>
      <w:numFmt w:val="lowerLetter"/>
      <w:lvlText w:val="%8."/>
      <w:lvlJc w:val="left"/>
      <w:pPr>
        <w:ind w:left="5580" w:hanging="360"/>
      </w:pPr>
    </w:lvl>
    <w:lvl w:ilvl="8" w:tplc="D37CB9AE">
      <w:start w:val="1"/>
      <w:numFmt w:val="lowerRoman"/>
      <w:lvlText w:val="%9."/>
      <w:lvlJc w:val="right"/>
      <w:pPr>
        <w:ind w:left="6300" w:hanging="180"/>
      </w:pPr>
    </w:lvl>
  </w:abstractNum>
  <w:abstractNum w:abstractNumId="44" w15:restartNumberingAfterBreak="0">
    <w:nsid w:val="7B11017F"/>
    <w:multiLevelType w:val="hybridMultilevel"/>
    <w:tmpl w:val="F062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048CE"/>
    <w:multiLevelType w:val="hybridMultilevel"/>
    <w:tmpl w:val="92CC2564"/>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E305940"/>
    <w:multiLevelType w:val="hybridMultilevel"/>
    <w:tmpl w:val="4A7A85BA"/>
    <w:lvl w:ilvl="0" w:tplc="008A191A">
      <w:start w:val="1"/>
      <w:numFmt w:val="bullet"/>
      <w:lvlText w:val=""/>
      <w:lvlJc w:val="left"/>
      <w:pPr>
        <w:ind w:left="360" w:hanging="360"/>
      </w:pPr>
      <w:rPr>
        <w:rFonts w:ascii="Symbol" w:hAnsi="Symbol" w:hint="default"/>
      </w:rPr>
    </w:lvl>
    <w:lvl w:ilvl="1" w:tplc="41C4821A" w:tentative="1">
      <w:start w:val="1"/>
      <w:numFmt w:val="bullet"/>
      <w:lvlText w:val="o"/>
      <w:lvlJc w:val="left"/>
      <w:pPr>
        <w:ind w:left="1080" w:hanging="360"/>
      </w:pPr>
      <w:rPr>
        <w:rFonts w:ascii="Courier New" w:hAnsi="Courier New" w:hint="default"/>
      </w:rPr>
    </w:lvl>
    <w:lvl w:ilvl="2" w:tplc="7E38CBA4" w:tentative="1">
      <w:start w:val="1"/>
      <w:numFmt w:val="bullet"/>
      <w:lvlText w:val=""/>
      <w:lvlJc w:val="left"/>
      <w:pPr>
        <w:ind w:left="1800" w:hanging="360"/>
      </w:pPr>
      <w:rPr>
        <w:rFonts w:ascii="Wingdings" w:hAnsi="Wingdings" w:hint="default"/>
      </w:rPr>
    </w:lvl>
    <w:lvl w:ilvl="3" w:tplc="DD9C3B7E" w:tentative="1">
      <w:start w:val="1"/>
      <w:numFmt w:val="bullet"/>
      <w:lvlText w:val=""/>
      <w:lvlJc w:val="left"/>
      <w:pPr>
        <w:ind w:left="2520" w:hanging="360"/>
      </w:pPr>
      <w:rPr>
        <w:rFonts w:ascii="Symbol" w:hAnsi="Symbol" w:hint="default"/>
      </w:rPr>
    </w:lvl>
    <w:lvl w:ilvl="4" w:tplc="9A66A046" w:tentative="1">
      <w:start w:val="1"/>
      <w:numFmt w:val="bullet"/>
      <w:lvlText w:val="o"/>
      <w:lvlJc w:val="left"/>
      <w:pPr>
        <w:ind w:left="3240" w:hanging="360"/>
      </w:pPr>
      <w:rPr>
        <w:rFonts w:ascii="Courier New" w:hAnsi="Courier New" w:hint="default"/>
      </w:rPr>
    </w:lvl>
    <w:lvl w:ilvl="5" w:tplc="102E2F88" w:tentative="1">
      <w:start w:val="1"/>
      <w:numFmt w:val="bullet"/>
      <w:lvlText w:val=""/>
      <w:lvlJc w:val="left"/>
      <w:pPr>
        <w:ind w:left="3960" w:hanging="360"/>
      </w:pPr>
      <w:rPr>
        <w:rFonts w:ascii="Wingdings" w:hAnsi="Wingdings" w:hint="default"/>
      </w:rPr>
    </w:lvl>
    <w:lvl w:ilvl="6" w:tplc="CA5EF48A" w:tentative="1">
      <w:start w:val="1"/>
      <w:numFmt w:val="bullet"/>
      <w:lvlText w:val=""/>
      <w:lvlJc w:val="left"/>
      <w:pPr>
        <w:ind w:left="4680" w:hanging="360"/>
      </w:pPr>
      <w:rPr>
        <w:rFonts w:ascii="Symbol" w:hAnsi="Symbol" w:hint="default"/>
      </w:rPr>
    </w:lvl>
    <w:lvl w:ilvl="7" w:tplc="F560E6E6" w:tentative="1">
      <w:start w:val="1"/>
      <w:numFmt w:val="bullet"/>
      <w:lvlText w:val="o"/>
      <w:lvlJc w:val="left"/>
      <w:pPr>
        <w:ind w:left="5400" w:hanging="360"/>
      </w:pPr>
      <w:rPr>
        <w:rFonts w:ascii="Courier New" w:hAnsi="Courier New" w:hint="default"/>
      </w:rPr>
    </w:lvl>
    <w:lvl w:ilvl="8" w:tplc="AD0C34A4" w:tentative="1">
      <w:start w:val="1"/>
      <w:numFmt w:val="bullet"/>
      <w:lvlText w:val=""/>
      <w:lvlJc w:val="left"/>
      <w:pPr>
        <w:ind w:left="6120" w:hanging="360"/>
      </w:pPr>
      <w:rPr>
        <w:rFonts w:ascii="Wingdings" w:hAnsi="Wingdings" w:hint="default"/>
      </w:rPr>
    </w:lvl>
  </w:abstractNum>
  <w:abstractNum w:abstractNumId="47" w15:restartNumberingAfterBreak="0">
    <w:nsid w:val="7F567354"/>
    <w:multiLevelType w:val="hybridMultilevel"/>
    <w:tmpl w:val="CC648EEE"/>
    <w:lvl w:ilvl="0" w:tplc="E33ABC38">
      <w:start w:val="1"/>
      <w:numFmt w:val="bullet"/>
      <w:lvlText w:val=""/>
      <w:lvlJc w:val="left"/>
      <w:pPr>
        <w:ind w:left="900" w:hanging="360"/>
      </w:pPr>
      <w:rPr>
        <w:rFonts w:ascii="Symbol" w:hAnsi="Symbol" w:hint="default"/>
      </w:rPr>
    </w:lvl>
    <w:lvl w:ilvl="1" w:tplc="635C3B52">
      <w:start w:val="1"/>
      <w:numFmt w:val="bullet"/>
      <w:lvlText w:val="o"/>
      <w:lvlJc w:val="left"/>
      <w:pPr>
        <w:ind w:left="1620" w:hanging="360"/>
      </w:pPr>
      <w:rPr>
        <w:rFonts w:ascii="Courier New" w:hAnsi="Courier New" w:hint="default"/>
      </w:rPr>
    </w:lvl>
    <w:lvl w:ilvl="2" w:tplc="1EECA374">
      <w:start w:val="1"/>
      <w:numFmt w:val="bullet"/>
      <w:lvlText w:val=""/>
      <w:lvlJc w:val="left"/>
      <w:pPr>
        <w:ind w:left="2340" w:hanging="360"/>
      </w:pPr>
      <w:rPr>
        <w:rFonts w:ascii="Wingdings" w:hAnsi="Wingdings" w:hint="default"/>
      </w:rPr>
    </w:lvl>
    <w:lvl w:ilvl="3" w:tplc="42E23548">
      <w:start w:val="1"/>
      <w:numFmt w:val="bullet"/>
      <w:lvlText w:val=""/>
      <w:lvlJc w:val="left"/>
      <w:pPr>
        <w:ind w:left="3060" w:hanging="360"/>
      </w:pPr>
      <w:rPr>
        <w:rFonts w:ascii="Symbol" w:hAnsi="Symbol" w:hint="default"/>
      </w:rPr>
    </w:lvl>
    <w:lvl w:ilvl="4" w:tplc="6B88B858">
      <w:start w:val="1"/>
      <w:numFmt w:val="bullet"/>
      <w:lvlText w:val="o"/>
      <w:lvlJc w:val="left"/>
      <w:pPr>
        <w:ind w:left="3780" w:hanging="360"/>
      </w:pPr>
      <w:rPr>
        <w:rFonts w:ascii="Courier New" w:hAnsi="Courier New" w:hint="default"/>
      </w:rPr>
    </w:lvl>
    <w:lvl w:ilvl="5" w:tplc="B2C25E00">
      <w:start w:val="1"/>
      <w:numFmt w:val="bullet"/>
      <w:lvlText w:val=""/>
      <w:lvlJc w:val="left"/>
      <w:pPr>
        <w:ind w:left="4500" w:hanging="360"/>
      </w:pPr>
      <w:rPr>
        <w:rFonts w:ascii="Wingdings" w:hAnsi="Wingdings" w:hint="default"/>
      </w:rPr>
    </w:lvl>
    <w:lvl w:ilvl="6" w:tplc="BA7A6AE2">
      <w:start w:val="1"/>
      <w:numFmt w:val="bullet"/>
      <w:lvlText w:val=""/>
      <w:lvlJc w:val="left"/>
      <w:pPr>
        <w:ind w:left="5220" w:hanging="360"/>
      </w:pPr>
      <w:rPr>
        <w:rFonts w:ascii="Symbol" w:hAnsi="Symbol" w:hint="default"/>
      </w:rPr>
    </w:lvl>
    <w:lvl w:ilvl="7" w:tplc="D3E82B78">
      <w:start w:val="1"/>
      <w:numFmt w:val="bullet"/>
      <w:lvlText w:val="o"/>
      <w:lvlJc w:val="left"/>
      <w:pPr>
        <w:ind w:left="5940" w:hanging="360"/>
      </w:pPr>
      <w:rPr>
        <w:rFonts w:ascii="Courier New" w:hAnsi="Courier New" w:hint="default"/>
      </w:rPr>
    </w:lvl>
    <w:lvl w:ilvl="8" w:tplc="FE603E56">
      <w:start w:val="1"/>
      <w:numFmt w:val="bullet"/>
      <w:lvlText w:val=""/>
      <w:lvlJc w:val="left"/>
      <w:pPr>
        <w:ind w:left="6660" w:hanging="360"/>
      </w:pPr>
      <w:rPr>
        <w:rFonts w:ascii="Wingdings" w:hAnsi="Wingdings" w:hint="default"/>
      </w:rPr>
    </w:lvl>
  </w:abstractNum>
  <w:num w:numId="1" w16cid:durableId="1238054782">
    <w:abstractNumId w:val="5"/>
  </w:num>
  <w:num w:numId="2" w16cid:durableId="1553007114">
    <w:abstractNumId w:val="33"/>
  </w:num>
  <w:num w:numId="3" w16cid:durableId="1524198855">
    <w:abstractNumId w:val="24"/>
  </w:num>
  <w:num w:numId="4" w16cid:durableId="608006944">
    <w:abstractNumId w:val="37"/>
  </w:num>
  <w:num w:numId="5" w16cid:durableId="100925981">
    <w:abstractNumId w:val="26"/>
  </w:num>
  <w:num w:numId="6" w16cid:durableId="440343265">
    <w:abstractNumId w:val="20"/>
  </w:num>
  <w:num w:numId="7" w16cid:durableId="722946516">
    <w:abstractNumId w:val="45"/>
  </w:num>
  <w:num w:numId="8" w16cid:durableId="329867110">
    <w:abstractNumId w:val="47"/>
  </w:num>
  <w:num w:numId="9" w16cid:durableId="33318697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5568639">
    <w:abstractNumId w:val="9"/>
  </w:num>
  <w:num w:numId="11" w16cid:durableId="171385494">
    <w:abstractNumId w:val="4"/>
  </w:num>
  <w:num w:numId="12" w16cid:durableId="76707610">
    <w:abstractNumId w:val="39"/>
  </w:num>
  <w:num w:numId="13" w16cid:durableId="674378986">
    <w:abstractNumId w:val="40"/>
  </w:num>
  <w:num w:numId="14" w16cid:durableId="78986810">
    <w:abstractNumId w:val="8"/>
  </w:num>
  <w:num w:numId="15" w16cid:durableId="1301614232">
    <w:abstractNumId w:val="19"/>
  </w:num>
  <w:num w:numId="16" w16cid:durableId="68237720">
    <w:abstractNumId w:val="23"/>
  </w:num>
  <w:num w:numId="17" w16cid:durableId="876115547">
    <w:abstractNumId w:val="36"/>
  </w:num>
  <w:num w:numId="18" w16cid:durableId="1091658090">
    <w:abstractNumId w:val="1"/>
  </w:num>
  <w:num w:numId="19" w16cid:durableId="729690585">
    <w:abstractNumId w:val="16"/>
  </w:num>
  <w:num w:numId="20" w16cid:durableId="213126547">
    <w:abstractNumId w:val="21"/>
  </w:num>
  <w:num w:numId="21" w16cid:durableId="1063983860">
    <w:abstractNumId w:val="11"/>
  </w:num>
  <w:num w:numId="22" w16cid:durableId="449907346">
    <w:abstractNumId w:val="15"/>
  </w:num>
  <w:num w:numId="23" w16cid:durableId="1277565085">
    <w:abstractNumId w:val="46"/>
  </w:num>
  <w:num w:numId="24" w16cid:durableId="1554148220">
    <w:abstractNumId w:val="28"/>
  </w:num>
  <w:num w:numId="25" w16cid:durableId="2094623968">
    <w:abstractNumId w:val="3"/>
  </w:num>
  <w:num w:numId="26" w16cid:durableId="1056007182">
    <w:abstractNumId w:val="13"/>
  </w:num>
  <w:num w:numId="27" w16cid:durableId="659621183">
    <w:abstractNumId w:val="44"/>
  </w:num>
  <w:num w:numId="28" w16cid:durableId="1166088329">
    <w:abstractNumId w:val="0"/>
  </w:num>
  <w:num w:numId="29" w16cid:durableId="1858275233">
    <w:abstractNumId w:val="30"/>
  </w:num>
  <w:num w:numId="30" w16cid:durableId="784229779">
    <w:abstractNumId w:val="2"/>
  </w:num>
  <w:num w:numId="31" w16cid:durableId="244652169">
    <w:abstractNumId w:val="42"/>
  </w:num>
  <w:num w:numId="32" w16cid:durableId="96408144">
    <w:abstractNumId w:val="29"/>
  </w:num>
  <w:num w:numId="33" w16cid:durableId="1511407779">
    <w:abstractNumId w:val="22"/>
  </w:num>
  <w:num w:numId="34" w16cid:durableId="2015985537">
    <w:abstractNumId w:val="25"/>
  </w:num>
  <w:num w:numId="35" w16cid:durableId="1606762805">
    <w:abstractNumId w:val="32"/>
  </w:num>
  <w:num w:numId="36" w16cid:durableId="823623594">
    <w:abstractNumId w:val="38"/>
  </w:num>
  <w:num w:numId="37" w16cid:durableId="524052645">
    <w:abstractNumId w:val="35"/>
  </w:num>
  <w:num w:numId="38" w16cid:durableId="1049762358">
    <w:abstractNumId w:val="27"/>
  </w:num>
  <w:num w:numId="39" w16cid:durableId="492261388">
    <w:abstractNumId w:val="7"/>
  </w:num>
  <w:num w:numId="40" w16cid:durableId="1201087718">
    <w:abstractNumId w:val="31"/>
  </w:num>
  <w:num w:numId="41" w16cid:durableId="1018652786">
    <w:abstractNumId w:val="18"/>
  </w:num>
  <w:num w:numId="42" w16cid:durableId="710963667">
    <w:abstractNumId w:val="6"/>
  </w:num>
  <w:num w:numId="43" w16cid:durableId="1826431252">
    <w:abstractNumId w:val="17"/>
  </w:num>
  <w:num w:numId="44" w16cid:durableId="1150369789">
    <w:abstractNumId w:val="34"/>
  </w:num>
  <w:num w:numId="45" w16cid:durableId="191307968">
    <w:abstractNumId w:val="43"/>
  </w:num>
  <w:num w:numId="46" w16cid:durableId="1277250246">
    <w:abstractNumId w:val="12"/>
  </w:num>
  <w:num w:numId="47" w16cid:durableId="2070692659">
    <w:abstractNumId w:val="41"/>
  </w:num>
  <w:num w:numId="48" w16cid:durableId="1160385235">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C62"/>
    <w:rsid w:val="0000014A"/>
    <w:rsid w:val="0000042C"/>
    <w:rsid w:val="000004EF"/>
    <w:rsid w:val="000005CC"/>
    <w:rsid w:val="00000B98"/>
    <w:rsid w:val="000011EB"/>
    <w:rsid w:val="0000132E"/>
    <w:rsid w:val="0000179D"/>
    <w:rsid w:val="00001884"/>
    <w:rsid w:val="00001B54"/>
    <w:rsid w:val="00001F24"/>
    <w:rsid w:val="00001FA5"/>
    <w:rsid w:val="00002606"/>
    <w:rsid w:val="0000274C"/>
    <w:rsid w:val="00002951"/>
    <w:rsid w:val="00002AEF"/>
    <w:rsid w:val="00003229"/>
    <w:rsid w:val="00003730"/>
    <w:rsid w:val="000039FF"/>
    <w:rsid w:val="00003A71"/>
    <w:rsid w:val="00003BE9"/>
    <w:rsid w:val="00003CFC"/>
    <w:rsid w:val="00003DCB"/>
    <w:rsid w:val="000043A4"/>
    <w:rsid w:val="00004731"/>
    <w:rsid w:val="00004C8C"/>
    <w:rsid w:val="00005083"/>
    <w:rsid w:val="00005136"/>
    <w:rsid w:val="00005160"/>
    <w:rsid w:val="0000531B"/>
    <w:rsid w:val="0000560A"/>
    <w:rsid w:val="000057DB"/>
    <w:rsid w:val="00005952"/>
    <w:rsid w:val="0000595C"/>
    <w:rsid w:val="00005CBC"/>
    <w:rsid w:val="00005E07"/>
    <w:rsid w:val="00006193"/>
    <w:rsid w:val="000063B0"/>
    <w:rsid w:val="0000665C"/>
    <w:rsid w:val="000066E4"/>
    <w:rsid w:val="0000676B"/>
    <w:rsid w:val="000068C5"/>
    <w:rsid w:val="000069A2"/>
    <w:rsid w:val="000069B9"/>
    <w:rsid w:val="00006C90"/>
    <w:rsid w:val="00006D7A"/>
    <w:rsid w:val="00006ED1"/>
    <w:rsid w:val="00007887"/>
    <w:rsid w:val="000079D5"/>
    <w:rsid w:val="00007B2D"/>
    <w:rsid w:val="00007CFC"/>
    <w:rsid w:val="00007DEC"/>
    <w:rsid w:val="00007E5B"/>
    <w:rsid w:val="00007EC3"/>
    <w:rsid w:val="0001061E"/>
    <w:rsid w:val="00010732"/>
    <w:rsid w:val="000108AC"/>
    <w:rsid w:val="00011043"/>
    <w:rsid w:val="000113AD"/>
    <w:rsid w:val="000113F3"/>
    <w:rsid w:val="0001140E"/>
    <w:rsid w:val="000117A2"/>
    <w:rsid w:val="00011A42"/>
    <w:rsid w:val="00011C41"/>
    <w:rsid w:val="000126A1"/>
    <w:rsid w:val="0001282C"/>
    <w:rsid w:val="000129C5"/>
    <w:rsid w:val="000132CD"/>
    <w:rsid w:val="000137AB"/>
    <w:rsid w:val="00013C99"/>
    <w:rsid w:val="00013EBA"/>
    <w:rsid w:val="00013EF2"/>
    <w:rsid w:val="00014012"/>
    <w:rsid w:val="00014419"/>
    <w:rsid w:val="00014807"/>
    <w:rsid w:val="0001484D"/>
    <w:rsid w:val="00014939"/>
    <w:rsid w:val="00014A03"/>
    <w:rsid w:val="00014B13"/>
    <w:rsid w:val="00014E97"/>
    <w:rsid w:val="00015081"/>
    <w:rsid w:val="0001560F"/>
    <w:rsid w:val="00015645"/>
    <w:rsid w:val="0001572D"/>
    <w:rsid w:val="00015AC8"/>
    <w:rsid w:val="00015B7A"/>
    <w:rsid w:val="00015D2B"/>
    <w:rsid w:val="00015DE4"/>
    <w:rsid w:val="00015EE6"/>
    <w:rsid w:val="000160F5"/>
    <w:rsid w:val="00016295"/>
    <w:rsid w:val="00016528"/>
    <w:rsid w:val="00016974"/>
    <w:rsid w:val="00016BC9"/>
    <w:rsid w:val="00016DA0"/>
    <w:rsid w:val="00016F44"/>
    <w:rsid w:val="00017162"/>
    <w:rsid w:val="00017696"/>
    <w:rsid w:val="000176CD"/>
    <w:rsid w:val="0001779D"/>
    <w:rsid w:val="000178E3"/>
    <w:rsid w:val="00017E84"/>
    <w:rsid w:val="0002029B"/>
    <w:rsid w:val="000205AC"/>
    <w:rsid w:val="00020F7B"/>
    <w:rsid w:val="000219CF"/>
    <w:rsid w:val="00022453"/>
    <w:rsid w:val="0002259F"/>
    <w:rsid w:val="00022777"/>
    <w:rsid w:val="00022D14"/>
    <w:rsid w:val="00022FC6"/>
    <w:rsid w:val="000230A8"/>
    <w:rsid w:val="000230AF"/>
    <w:rsid w:val="0002347D"/>
    <w:rsid w:val="000235D8"/>
    <w:rsid w:val="00023B27"/>
    <w:rsid w:val="00023B40"/>
    <w:rsid w:val="00023D03"/>
    <w:rsid w:val="00023E82"/>
    <w:rsid w:val="00023F56"/>
    <w:rsid w:val="00024124"/>
    <w:rsid w:val="000242AD"/>
    <w:rsid w:val="00024516"/>
    <w:rsid w:val="0002472C"/>
    <w:rsid w:val="0002491B"/>
    <w:rsid w:val="00024DDC"/>
    <w:rsid w:val="000251BA"/>
    <w:rsid w:val="0002527A"/>
    <w:rsid w:val="000257EC"/>
    <w:rsid w:val="00025B8F"/>
    <w:rsid w:val="00025C9C"/>
    <w:rsid w:val="0002611B"/>
    <w:rsid w:val="000265B9"/>
    <w:rsid w:val="000267AC"/>
    <w:rsid w:val="000268F5"/>
    <w:rsid w:val="00026F0E"/>
    <w:rsid w:val="0002708B"/>
    <w:rsid w:val="00027186"/>
    <w:rsid w:val="00027463"/>
    <w:rsid w:val="00027ACB"/>
    <w:rsid w:val="00027B17"/>
    <w:rsid w:val="00027D46"/>
    <w:rsid w:val="00027E44"/>
    <w:rsid w:val="00027EC1"/>
    <w:rsid w:val="00027F17"/>
    <w:rsid w:val="0003004D"/>
    <w:rsid w:val="0003030B"/>
    <w:rsid w:val="00030607"/>
    <w:rsid w:val="00030611"/>
    <w:rsid w:val="00030A9B"/>
    <w:rsid w:val="00030ABF"/>
    <w:rsid w:val="00030C82"/>
    <w:rsid w:val="00030D16"/>
    <w:rsid w:val="00030EE9"/>
    <w:rsid w:val="000310F7"/>
    <w:rsid w:val="00031184"/>
    <w:rsid w:val="0003122A"/>
    <w:rsid w:val="000312B9"/>
    <w:rsid w:val="0003135C"/>
    <w:rsid w:val="000315CD"/>
    <w:rsid w:val="0003182D"/>
    <w:rsid w:val="000318BC"/>
    <w:rsid w:val="00032292"/>
    <w:rsid w:val="00032534"/>
    <w:rsid w:val="00032770"/>
    <w:rsid w:val="00032AF3"/>
    <w:rsid w:val="00032C84"/>
    <w:rsid w:val="00032CCF"/>
    <w:rsid w:val="00032D5E"/>
    <w:rsid w:val="00032DA9"/>
    <w:rsid w:val="00032FEA"/>
    <w:rsid w:val="000330E7"/>
    <w:rsid w:val="0003347E"/>
    <w:rsid w:val="00033536"/>
    <w:rsid w:val="00033549"/>
    <w:rsid w:val="000338B3"/>
    <w:rsid w:val="00034090"/>
    <w:rsid w:val="0003435E"/>
    <w:rsid w:val="00034B45"/>
    <w:rsid w:val="00034B55"/>
    <w:rsid w:val="00034BAF"/>
    <w:rsid w:val="00034EF9"/>
    <w:rsid w:val="0003507A"/>
    <w:rsid w:val="0003510F"/>
    <w:rsid w:val="0003511E"/>
    <w:rsid w:val="00035562"/>
    <w:rsid w:val="00035671"/>
    <w:rsid w:val="00035BEA"/>
    <w:rsid w:val="00035C09"/>
    <w:rsid w:val="00035C43"/>
    <w:rsid w:val="00035E13"/>
    <w:rsid w:val="0003638F"/>
    <w:rsid w:val="0003664C"/>
    <w:rsid w:val="00036A6A"/>
    <w:rsid w:val="00036A89"/>
    <w:rsid w:val="00036AC0"/>
    <w:rsid w:val="00036D3C"/>
    <w:rsid w:val="000371BF"/>
    <w:rsid w:val="00037264"/>
    <w:rsid w:val="00037281"/>
    <w:rsid w:val="000374C6"/>
    <w:rsid w:val="00037513"/>
    <w:rsid w:val="00037A76"/>
    <w:rsid w:val="00037E62"/>
    <w:rsid w:val="00037F25"/>
    <w:rsid w:val="00040201"/>
    <w:rsid w:val="0004038E"/>
    <w:rsid w:val="00040536"/>
    <w:rsid w:val="000408B0"/>
    <w:rsid w:val="000409A3"/>
    <w:rsid w:val="00040D41"/>
    <w:rsid w:val="00040F18"/>
    <w:rsid w:val="00041220"/>
    <w:rsid w:val="000413C8"/>
    <w:rsid w:val="00041522"/>
    <w:rsid w:val="000418A5"/>
    <w:rsid w:val="00041903"/>
    <w:rsid w:val="000419A3"/>
    <w:rsid w:val="000419F3"/>
    <w:rsid w:val="00041A21"/>
    <w:rsid w:val="0004208A"/>
    <w:rsid w:val="000423B1"/>
    <w:rsid w:val="0004282D"/>
    <w:rsid w:val="0004287A"/>
    <w:rsid w:val="00043694"/>
    <w:rsid w:val="000437C3"/>
    <w:rsid w:val="0004397D"/>
    <w:rsid w:val="0004398C"/>
    <w:rsid w:val="00043BA2"/>
    <w:rsid w:val="00043E41"/>
    <w:rsid w:val="0004403F"/>
    <w:rsid w:val="000441EA"/>
    <w:rsid w:val="00044448"/>
    <w:rsid w:val="000447C7"/>
    <w:rsid w:val="000449AC"/>
    <w:rsid w:val="00044B51"/>
    <w:rsid w:val="00044C39"/>
    <w:rsid w:val="00044E6C"/>
    <w:rsid w:val="00044F14"/>
    <w:rsid w:val="000457AA"/>
    <w:rsid w:val="000458D1"/>
    <w:rsid w:val="000459A7"/>
    <w:rsid w:val="00045BED"/>
    <w:rsid w:val="00045FE8"/>
    <w:rsid w:val="00046000"/>
    <w:rsid w:val="00046015"/>
    <w:rsid w:val="000462EF"/>
    <w:rsid w:val="000464FC"/>
    <w:rsid w:val="00046AA4"/>
    <w:rsid w:val="00046E19"/>
    <w:rsid w:val="00046F3D"/>
    <w:rsid w:val="00047111"/>
    <w:rsid w:val="000472B5"/>
    <w:rsid w:val="0004749A"/>
    <w:rsid w:val="00047C5D"/>
    <w:rsid w:val="00047E66"/>
    <w:rsid w:val="0005015D"/>
    <w:rsid w:val="000501A5"/>
    <w:rsid w:val="000505AE"/>
    <w:rsid w:val="00050A37"/>
    <w:rsid w:val="00050A89"/>
    <w:rsid w:val="00050C5A"/>
    <w:rsid w:val="00050ED9"/>
    <w:rsid w:val="00051160"/>
    <w:rsid w:val="000515C2"/>
    <w:rsid w:val="0005183A"/>
    <w:rsid w:val="000518A5"/>
    <w:rsid w:val="00051991"/>
    <w:rsid w:val="000523ED"/>
    <w:rsid w:val="00052564"/>
    <w:rsid w:val="0005256B"/>
    <w:rsid w:val="000525EE"/>
    <w:rsid w:val="00052770"/>
    <w:rsid w:val="00052B64"/>
    <w:rsid w:val="00052C0A"/>
    <w:rsid w:val="00052E2E"/>
    <w:rsid w:val="00052EB1"/>
    <w:rsid w:val="00052FC8"/>
    <w:rsid w:val="0005328D"/>
    <w:rsid w:val="00053337"/>
    <w:rsid w:val="000533DA"/>
    <w:rsid w:val="000534ED"/>
    <w:rsid w:val="0005357B"/>
    <w:rsid w:val="00053587"/>
    <w:rsid w:val="00053E16"/>
    <w:rsid w:val="00053EA1"/>
    <w:rsid w:val="0005458E"/>
    <w:rsid w:val="0005511C"/>
    <w:rsid w:val="00055243"/>
    <w:rsid w:val="000554C7"/>
    <w:rsid w:val="00055702"/>
    <w:rsid w:val="00055AAF"/>
    <w:rsid w:val="00056014"/>
    <w:rsid w:val="00056277"/>
    <w:rsid w:val="00056475"/>
    <w:rsid w:val="000567D7"/>
    <w:rsid w:val="00056902"/>
    <w:rsid w:val="00056C60"/>
    <w:rsid w:val="00057283"/>
    <w:rsid w:val="00057B69"/>
    <w:rsid w:val="00057DF3"/>
    <w:rsid w:val="00060238"/>
    <w:rsid w:val="00060291"/>
    <w:rsid w:val="000605CB"/>
    <w:rsid w:val="000607F6"/>
    <w:rsid w:val="00060A2C"/>
    <w:rsid w:val="00060B80"/>
    <w:rsid w:val="00060B94"/>
    <w:rsid w:val="00060D79"/>
    <w:rsid w:val="00060E76"/>
    <w:rsid w:val="00060EA6"/>
    <w:rsid w:val="00060F64"/>
    <w:rsid w:val="000612A8"/>
    <w:rsid w:val="00061557"/>
    <w:rsid w:val="000615C8"/>
    <w:rsid w:val="000615FC"/>
    <w:rsid w:val="00061658"/>
    <w:rsid w:val="000617A3"/>
    <w:rsid w:val="000617D4"/>
    <w:rsid w:val="00061C25"/>
    <w:rsid w:val="00061D32"/>
    <w:rsid w:val="00062073"/>
    <w:rsid w:val="00062217"/>
    <w:rsid w:val="00062328"/>
    <w:rsid w:val="00062585"/>
    <w:rsid w:val="000625A1"/>
    <w:rsid w:val="00062676"/>
    <w:rsid w:val="00062703"/>
    <w:rsid w:val="000627B9"/>
    <w:rsid w:val="00062856"/>
    <w:rsid w:val="0006286F"/>
    <w:rsid w:val="00062A07"/>
    <w:rsid w:val="00062B3E"/>
    <w:rsid w:val="00062BE4"/>
    <w:rsid w:val="00062E46"/>
    <w:rsid w:val="00063191"/>
    <w:rsid w:val="000636C6"/>
    <w:rsid w:val="0006382F"/>
    <w:rsid w:val="00064167"/>
    <w:rsid w:val="00064228"/>
    <w:rsid w:val="0006480A"/>
    <w:rsid w:val="00064A06"/>
    <w:rsid w:val="00064B6B"/>
    <w:rsid w:val="0006589A"/>
    <w:rsid w:val="00065979"/>
    <w:rsid w:val="00065CD6"/>
    <w:rsid w:val="0006626D"/>
    <w:rsid w:val="000665CD"/>
    <w:rsid w:val="0006684F"/>
    <w:rsid w:val="00066A09"/>
    <w:rsid w:val="0006756B"/>
    <w:rsid w:val="000676B6"/>
    <w:rsid w:val="00067773"/>
    <w:rsid w:val="0006781E"/>
    <w:rsid w:val="000678D6"/>
    <w:rsid w:val="00067938"/>
    <w:rsid w:val="00067B59"/>
    <w:rsid w:val="00067C1C"/>
    <w:rsid w:val="00067DFA"/>
    <w:rsid w:val="0007004F"/>
    <w:rsid w:val="0007006C"/>
    <w:rsid w:val="000704E0"/>
    <w:rsid w:val="00070736"/>
    <w:rsid w:val="00070891"/>
    <w:rsid w:val="00070CA5"/>
    <w:rsid w:val="000710D4"/>
    <w:rsid w:val="0007113C"/>
    <w:rsid w:val="00071427"/>
    <w:rsid w:val="00071983"/>
    <w:rsid w:val="00071DAF"/>
    <w:rsid w:val="000720EB"/>
    <w:rsid w:val="00072215"/>
    <w:rsid w:val="00072C1B"/>
    <w:rsid w:val="00072DFC"/>
    <w:rsid w:val="000730F0"/>
    <w:rsid w:val="0007325E"/>
    <w:rsid w:val="00073260"/>
    <w:rsid w:val="00073315"/>
    <w:rsid w:val="000734ED"/>
    <w:rsid w:val="00073664"/>
    <w:rsid w:val="000739B2"/>
    <w:rsid w:val="00073ADB"/>
    <w:rsid w:val="00073B67"/>
    <w:rsid w:val="00073C37"/>
    <w:rsid w:val="00073C59"/>
    <w:rsid w:val="00073D30"/>
    <w:rsid w:val="00073FD9"/>
    <w:rsid w:val="00074579"/>
    <w:rsid w:val="0007470F"/>
    <w:rsid w:val="00074D47"/>
    <w:rsid w:val="00074EF6"/>
    <w:rsid w:val="0007519B"/>
    <w:rsid w:val="000752C2"/>
    <w:rsid w:val="0007544A"/>
    <w:rsid w:val="000754B3"/>
    <w:rsid w:val="0007582E"/>
    <w:rsid w:val="00075B67"/>
    <w:rsid w:val="00075BA1"/>
    <w:rsid w:val="00075C86"/>
    <w:rsid w:val="00075DBD"/>
    <w:rsid w:val="00075F24"/>
    <w:rsid w:val="000760B4"/>
    <w:rsid w:val="000760C6"/>
    <w:rsid w:val="000760E7"/>
    <w:rsid w:val="000763D3"/>
    <w:rsid w:val="00076479"/>
    <w:rsid w:val="00076608"/>
    <w:rsid w:val="0007668D"/>
    <w:rsid w:val="0007673F"/>
    <w:rsid w:val="00076E5F"/>
    <w:rsid w:val="000770E6"/>
    <w:rsid w:val="000774C2"/>
    <w:rsid w:val="000775C8"/>
    <w:rsid w:val="00077785"/>
    <w:rsid w:val="00077AAD"/>
    <w:rsid w:val="00077D10"/>
    <w:rsid w:val="00077FD7"/>
    <w:rsid w:val="00080096"/>
    <w:rsid w:val="00080384"/>
    <w:rsid w:val="000808A3"/>
    <w:rsid w:val="0008097F"/>
    <w:rsid w:val="000809B6"/>
    <w:rsid w:val="00080A0B"/>
    <w:rsid w:val="00080A44"/>
    <w:rsid w:val="00080B4C"/>
    <w:rsid w:val="00081042"/>
    <w:rsid w:val="00081395"/>
    <w:rsid w:val="000813D8"/>
    <w:rsid w:val="00081486"/>
    <w:rsid w:val="000814CE"/>
    <w:rsid w:val="000817ED"/>
    <w:rsid w:val="00081A1D"/>
    <w:rsid w:val="00081BB9"/>
    <w:rsid w:val="00081DFF"/>
    <w:rsid w:val="00081E51"/>
    <w:rsid w:val="000821B2"/>
    <w:rsid w:val="00082510"/>
    <w:rsid w:val="0008287D"/>
    <w:rsid w:val="00082C47"/>
    <w:rsid w:val="00082DED"/>
    <w:rsid w:val="00083826"/>
    <w:rsid w:val="00083A0E"/>
    <w:rsid w:val="00083BC0"/>
    <w:rsid w:val="00083EB3"/>
    <w:rsid w:val="0008425A"/>
    <w:rsid w:val="000848A2"/>
    <w:rsid w:val="000848D8"/>
    <w:rsid w:val="000848E8"/>
    <w:rsid w:val="00084A58"/>
    <w:rsid w:val="00084D55"/>
    <w:rsid w:val="00085062"/>
    <w:rsid w:val="00085124"/>
    <w:rsid w:val="0008528A"/>
    <w:rsid w:val="00085A25"/>
    <w:rsid w:val="00085E43"/>
    <w:rsid w:val="00085EA6"/>
    <w:rsid w:val="00085F1D"/>
    <w:rsid w:val="00085FE9"/>
    <w:rsid w:val="00086106"/>
    <w:rsid w:val="00086232"/>
    <w:rsid w:val="00086316"/>
    <w:rsid w:val="000869DD"/>
    <w:rsid w:val="00086D8B"/>
    <w:rsid w:val="00086DA8"/>
    <w:rsid w:val="00087827"/>
    <w:rsid w:val="00087E6C"/>
    <w:rsid w:val="000900FD"/>
    <w:rsid w:val="00090346"/>
    <w:rsid w:val="00090877"/>
    <w:rsid w:val="00091388"/>
    <w:rsid w:val="00091485"/>
    <w:rsid w:val="000916B4"/>
    <w:rsid w:val="000918B4"/>
    <w:rsid w:val="0009198A"/>
    <w:rsid w:val="00091B56"/>
    <w:rsid w:val="00091BE5"/>
    <w:rsid w:val="00091E34"/>
    <w:rsid w:val="00091E5D"/>
    <w:rsid w:val="00091E81"/>
    <w:rsid w:val="00092140"/>
    <w:rsid w:val="000924D7"/>
    <w:rsid w:val="0009254E"/>
    <w:rsid w:val="00092752"/>
    <w:rsid w:val="00092B45"/>
    <w:rsid w:val="00092D88"/>
    <w:rsid w:val="00092F1A"/>
    <w:rsid w:val="000930DA"/>
    <w:rsid w:val="00093749"/>
    <w:rsid w:val="000937C2"/>
    <w:rsid w:val="0009382C"/>
    <w:rsid w:val="00093D20"/>
    <w:rsid w:val="00094386"/>
    <w:rsid w:val="000943AD"/>
    <w:rsid w:val="000949F0"/>
    <w:rsid w:val="00094D4B"/>
    <w:rsid w:val="00094F00"/>
    <w:rsid w:val="00095078"/>
    <w:rsid w:val="00095101"/>
    <w:rsid w:val="000953BD"/>
    <w:rsid w:val="00095601"/>
    <w:rsid w:val="0009560A"/>
    <w:rsid w:val="000956B7"/>
    <w:rsid w:val="00095794"/>
    <w:rsid w:val="00095A8D"/>
    <w:rsid w:val="00095BDA"/>
    <w:rsid w:val="00095C44"/>
    <w:rsid w:val="00095C91"/>
    <w:rsid w:val="00095DCA"/>
    <w:rsid w:val="00096080"/>
    <w:rsid w:val="00096328"/>
    <w:rsid w:val="000965AC"/>
    <w:rsid w:val="0009660D"/>
    <w:rsid w:val="00096850"/>
    <w:rsid w:val="00096962"/>
    <w:rsid w:val="00096B54"/>
    <w:rsid w:val="00096C3C"/>
    <w:rsid w:val="00096C5E"/>
    <w:rsid w:val="000970C7"/>
    <w:rsid w:val="000972F4"/>
    <w:rsid w:val="0009734A"/>
    <w:rsid w:val="00097388"/>
    <w:rsid w:val="000976B0"/>
    <w:rsid w:val="000976C8"/>
    <w:rsid w:val="000977F7"/>
    <w:rsid w:val="000978FD"/>
    <w:rsid w:val="00097D9A"/>
    <w:rsid w:val="00097DDC"/>
    <w:rsid w:val="000A0038"/>
    <w:rsid w:val="000A0043"/>
    <w:rsid w:val="000A0370"/>
    <w:rsid w:val="000A0431"/>
    <w:rsid w:val="000A0458"/>
    <w:rsid w:val="000A04E1"/>
    <w:rsid w:val="000A05A1"/>
    <w:rsid w:val="000A0616"/>
    <w:rsid w:val="000A0717"/>
    <w:rsid w:val="000A088B"/>
    <w:rsid w:val="000A0AB5"/>
    <w:rsid w:val="000A0B76"/>
    <w:rsid w:val="000A0D18"/>
    <w:rsid w:val="000A0D25"/>
    <w:rsid w:val="000A0EC8"/>
    <w:rsid w:val="000A103B"/>
    <w:rsid w:val="000A1187"/>
    <w:rsid w:val="000A1294"/>
    <w:rsid w:val="000A12CD"/>
    <w:rsid w:val="000A13C9"/>
    <w:rsid w:val="000A18E4"/>
    <w:rsid w:val="000A1E21"/>
    <w:rsid w:val="000A1EFC"/>
    <w:rsid w:val="000A1F2A"/>
    <w:rsid w:val="000A21FA"/>
    <w:rsid w:val="000A22AF"/>
    <w:rsid w:val="000A230C"/>
    <w:rsid w:val="000A2712"/>
    <w:rsid w:val="000A2746"/>
    <w:rsid w:val="000A2787"/>
    <w:rsid w:val="000A27D0"/>
    <w:rsid w:val="000A2B2C"/>
    <w:rsid w:val="000A2E4A"/>
    <w:rsid w:val="000A2EC0"/>
    <w:rsid w:val="000A30B8"/>
    <w:rsid w:val="000A32E5"/>
    <w:rsid w:val="000A3365"/>
    <w:rsid w:val="000A36AB"/>
    <w:rsid w:val="000A3F91"/>
    <w:rsid w:val="000A43D3"/>
    <w:rsid w:val="000A46ED"/>
    <w:rsid w:val="000A4989"/>
    <w:rsid w:val="000A4A59"/>
    <w:rsid w:val="000A4B5E"/>
    <w:rsid w:val="000A4BE5"/>
    <w:rsid w:val="000A4D3A"/>
    <w:rsid w:val="000A4D40"/>
    <w:rsid w:val="000A4F5C"/>
    <w:rsid w:val="000A4F74"/>
    <w:rsid w:val="000A52E5"/>
    <w:rsid w:val="000A5588"/>
    <w:rsid w:val="000A58E4"/>
    <w:rsid w:val="000A59FA"/>
    <w:rsid w:val="000A5BF2"/>
    <w:rsid w:val="000A6053"/>
    <w:rsid w:val="000A6324"/>
    <w:rsid w:val="000A6410"/>
    <w:rsid w:val="000A6473"/>
    <w:rsid w:val="000A6C79"/>
    <w:rsid w:val="000A6D7B"/>
    <w:rsid w:val="000A6ED3"/>
    <w:rsid w:val="000A6F21"/>
    <w:rsid w:val="000A714C"/>
    <w:rsid w:val="000A7433"/>
    <w:rsid w:val="000A7EEA"/>
    <w:rsid w:val="000B0226"/>
    <w:rsid w:val="000B0351"/>
    <w:rsid w:val="000B0A04"/>
    <w:rsid w:val="000B0AA8"/>
    <w:rsid w:val="000B0C83"/>
    <w:rsid w:val="000B0DDA"/>
    <w:rsid w:val="000B1033"/>
    <w:rsid w:val="000B1096"/>
    <w:rsid w:val="000B10F4"/>
    <w:rsid w:val="000B11EA"/>
    <w:rsid w:val="000B1297"/>
    <w:rsid w:val="000B14AC"/>
    <w:rsid w:val="000B14E7"/>
    <w:rsid w:val="000B16D7"/>
    <w:rsid w:val="000B17CA"/>
    <w:rsid w:val="000B1CC7"/>
    <w:rsid w:val="000B208E"/>
    <w:rsid w:val="000B20DE"/>
    <w:rsid w:val="000B2337"/>
    <w:rsid w:val="000B2537"/>
    <w:rsid w:val="000B2B5E"/>
    <w:rsid w:val="000B2BA1"/>
    <w:rsid w:val="000B2EE8"/>
    <w:rsid w:val="000B2FB7"/>
    <w:rsid w:val="000B31E4"/>
    <w:rsid w:val="000B33B0"/>
    <w:rsid w:val="000B342C"/>
    <w:rsid w:val="000B34A8"/>
    <w:rsid w:val="000B35B4"/>
    <w:rsid w:val="000B3630"/>
    <w:rsid w:val="000B376E"/>
    <w:rsid w:val="000B3A78"/>
    <w:rsid w:val="000B42A8"/>
    <w:rsid w:val="000B45E5"/>
    <w:rsid w:val="000B46E9"/>
    <w:rsid w:val="000B4C28"/>
    <w:rsid w:val="000B4F30"/>
    <w:rsid w:val="000B51C8"/>
    <w:rsid w:val="000B52F4"/>
    <w:rsid w:val="000B557D"/>
    <w:rsid w:val="000B5740"/>
    <w:rsid w:val="000B629B"/>
    <w:rsid w:val="000B6527"/>
    <w:rsid w:val="000B653F"/>
    <w:rsid w:val="000B6898"/>
    <w:rsid w:val="000B69BF"/>
    <w:rsid w:val="000B6FC7"/>
    <w:rsid w:val="000B6FC9"/>
    <w:rsid w:val="000B77C0"/>
    <w:rsid w:val="000B78B8"/>
    <w:rsid w:val="000B7B34"/>
    <w:rsid w:val="000B7D47"/>
    <w:rsid w:val="000B7F09"/>
    <w:rsid w:val="000C017A"/>
    <w:rsid w:val="000C0848"/>
    <w:rsid w:val="000C0D73"/>
    <w:rsid w:val="000C0F5D"/>
    <w:rsid w:val="000C125C"/>
    <w:rsid w:val="000C12C2"/>
    <w:rsid w:val="000C19A2"/>
    <w:rsid w:val="000C1E37"/>
    <w:rsid w:val="000C2238"/>
    <w:rsid w:val="000C2661"/>
    <w:rsid w:val="000C2822"/>
    <w:rsid w:val="000C2C69"/>
    <w:rsid w:val="000C2CD3"/>
    <w:rsid w:val="000C300D"/>
    <w:rsid w:val="000C3019"/>
    <w:rsid w:val="000C30B3"/>
    <w:rsid w:val="000C3B15"/>
    <w:rsid w:val="000C4007"/>
    <w:rsid w:val="000C436F"/>
    <w:rsid w:val="000C4632"/>
    <w:rsid w:val="000C4B59"/>
    <w:rsid w:val="000C4F50"/>
    <w:rsid w:val="000C543D"/>
    <w:rsid w:val="000C5696"/>
    <w:rsid w:val="000C57C8"/>
    <w:rsid w:val="000C5B7B"/>
    <w:rsid w:val="000C5C29"/>
    <w:rsid w:val="000C5E56"/>
    <w:rsid w:val="000C5F95"/>
    <w:rsid w:val="000C6058"/>
    <w:rsid w:val="000C612A"/>
    <w:rsid w:val="000C6179"/>
    <w:rsid w:val="000C625A"/>
    <w:rsid w:val="000C691A"/>
    <w:rsid w:val="000C6BBC"/>
    <w:rsid w:val="000C6CB8"/>
    <w:rsid w:val="000C6EC3"/>
    <w:rsid w:val="000C740A"/>
    <w:rsid w:val="000C7514"/>
    <w:rsid w:val="000C7F5D"/>
    <w:rsid w:val="000D057D"/>
    <w:rsid w:val="000D058F"/>
    <w:rsid w:val="000D0CC8"/>
    <w:rsid w:val="000D0ED7"/>
    <w:rsid w:val="000D0F53"/>
    <w:rsid w:val="000D1230"/>
    <w:rsid w:val="000D16D4"/>
    <w:rsid w:val="000D1761"/>
    <w:rsid w:val="000D18E9"/>
    <w:rsid w:val="000D1A35"/>
    <w:rsid w:val="000D1AD7"/>
    <w:rsid w:val="000D1B00"/>
    <w:rsid w:val="000D1C4E"/>
    <w:rsid w:val="000D2274"/>
    <w:rsid w:val="000D288C"/>
    <w:rsid w:val="000D2A20"/>
    <w:rsid w:val="000D2A6D"/>
    <w:rsid w:val="000D2DE3"/>
    <w:rsid w:val="000D3153"/>
    <w:rsid w:val="000D32FD"/>
    <w:rsid w:val="000D3506"/>
    <w:rsid w:val="000D3600"/>
    <w:rsid w:val="000D365A"/>
    <w:rsid w:val="000D36B3"/>
    <w:rsid w:val="000D36DA"/>
    <w:rsid w:val="000D39B7"/>
    <w:rsid w:val="000D3F30"/>
    <w:rsid w:val="000D3F53"/>
    <w:rsid w:val="000D4326"/>
    <w:rsid w:val="000D47AD"/>
    <w:rsid w:val="000D4870"/>
    <w:rsid w:val="000D4DEA"/>
    <w:rsid w:val="000D4EDE"/>
    <w:rsid w:val="000D543B"/>
    <w:rsid w:val="000D577E"/>
    <w:rsid w:val="000D5C72"/>
    <w:rsid w:val="000D5FAD"/>
    <w:rsid w:val="000D629C"/>
    <w:rsid w:val="000D649F"/>
    <w:rsid w:val="000D653F"/>
    <w:rsid w:val="000D6565"/>
    <w:rsid w:val="000D674B"/>
    <w:rsid w:val="000D69B0"/>
    <w:rsid w:val="000D6AA6"/>
    <w:rsid w:val="000D6D71"/>
    <w:rsid w:val="000D72CA"/>
    <w:rsid w:val="000D73B6"/>
    <w:rsid w:val="000D7613"/>
    <w:rsid w:val="000D79CF"/>
    <w:rsid w:val="000D7DB6"/>
    <w:rsid w:val="000E01B0"/>
    <w:rsid w:val="000E03AE"/>
    <w:rsid w:val="000E06F1"/>
    <w:rsid w:val="000E06F6"/>
    <w:rsid w:val="000E09AD"/>
    <w:rsid w:val="000E0B92"/>
    <w:rsid w:val="000E0BED"/>
    <w:rsid w:val="000E0C39"/>
    <w:rsid w:val="000E0C8B"/>
    <w:rsid w:val="000E0F3E"/>
    <w:rsid w:val="000E1168"/>
    <w:rsid w:val="000E1FB3"/>
    <w:rsid w:val="000E1FF9"/>
    <w:rsid w:val="000E2263"/>
    <w:rsid w:val="000E28A4"/>
    <w:rsid w:val="000E2D26"/>
    <w:rsid w:val="000E2D70"/>
    <w:rsid w:val="000E2DAB"/>
    <w:rsid w:val="000E30B2"/>
    <w:rsid w:val="000E322D"/>
    <w:rsid w:val="000E32AD"/>
    <w:rsid w:val="000E32D6"/>
    <w:rsid w:val="000E351A"/>
    <w:rsid w:val="000E3895"/>
    <w:rsid w:val="000E3DC2"/>
    <w:rsid w:val="000E4C0C"/>
    <w:rsid w:val="000E50B1"/>
    <w:rsid w:val="000E50C8"/>
    <w:rsid w:val="000E5458"/>
    <w:rsid w:val="000E55DA"/>
    <w:rsid w:val="000E568B"/>
    <w:rsid w:val="000E569E"/>
    <w:rsid w:val="000E5742"/>
    <w:rsid w:val="000E5945"/>
    <w:rsid w:val="000E59CC"/>
    <w:rsid w:val="000E5C69"/>
    <w:rsid w:val="000E5C91"/>
    <w:rsid w:val="000E5F7F"/>
    <w:rsid w:val="000E61EA"/>
    <w:rsid w:val="000E67F8"/>
    <w:rsid w:val="000E691A"/>
    <w:rsid w:val="000E6EB8"/>
    <w:rsid w:val="000E7022"/>
    <w:rsid w:val="000E747C"/>
    <w:rsid w:val="000E774D"/>
    <w:rsid w:val="000E7B2A"/>
    <w:rsid w:val="000E7C08"/>
    <w:rsid w:val="000F00D7"/>
    <w:rsid w:val="000F0202"/>
    <w:rsid w:val="000F06AC"/>
    <w:rsid w:val="000F0851"/>
    <w:rsid w:val="000F08E4"/>
    <w:rsid w:val="000F098A"/>
    <w:rsid w:val="000F0CAF"/>
    <w:rsid w:val="000F0FA8"/>
    <w:rsid w:val="000F1044"/>
    <w:rsid w:val="000F17CE"/>
    <w:rsid w:val="000F1876"/>
    <w:rsid w:val="000F1F75"/>
    <w:rsid w:val="000F2441"/>
    <w:rsid w:val="000F26A7"/>
    <w:rsid w:val="000F2734"/>
    <w:rsid w:val="000F2766"/>
    <w:rsid w:val="000F2806"/>
    <w:rsid w:val="000F30EC"/>
    <w:rsid w:val="000F34E4"/>
    <w:rsid w:val="000F34E8"/>
    <w:rsid w:val="000F3536"/>
    <w:rsid w:val="000F3EA2"/>
    <w:rsid w:val="000F3F74"/>
    <w:rsid w:val="000F418C"/>
    <w:rsid w:val="000F49CE"/>
    <w:rsid w:val="000F4ADA"/>
    <w:rsid w:val="000F4B5B"/>
    <w:rsid w:val="000F50B8"/>
    <w:rsid w:val="000F5320"/>
    <w:rsid w:val="000F5371"/>
    <w:rsid w:val="000F53B2"/>
    <w:rsid w:val="000F548D"/>
    <w:rsid w:val="000F568D"/>
    <w:rsid w:val="000F56A6"/>
    <w:rsid w:val="000F57A9"/>
    <w:rsid w:val="000F57AC"/>
    <w:rsid w:val="000F5B78"/>
    <w:rsid w:val="000F5D08"/>
    <w:rsid w:val="000F5DEA"/>
    <w:rsid w:val="000F6792"/>
    <w:rsid w:val="000F68A2"/>
    <w:rsid w:val="000F6D1D"/>
    <w:rsid w:val="000F715F"/>
    <w:rsid w:val="000F7355"/>
    <w:rsid w:val="000F7481"/>
    <w:rsid w:val="000F7543"/>
    <w:rsid w:val="000F7D70"/>
    <w:rsid w:val="000F7F83"/>
    <w:rsid w:val="0010013B"/>
    <w:rsid w:val="001001D9"/>
    <w:rsid w:val="00100248"/>
    <w:rsid w:val="0010026B"/>
    <w:rsid w:val="00100382"/>
    <w:rsid w:val="00100388"/>
    <w:rsid w:val="00100811"/>
    <w:rsid w:val="00100E2E"/>
    <w:rsid w:val="001011A6"/>
    <w:rsid w:val="001012A9"/>
    <w:rsid w:val="001012CF"/>
    <w:rsid w:val="0010184B"/>
    <w:rsid w:val="00101E95"/>
    <w:rsid w:val="00102294"/>
    <w:rsid w:val="0010236C"/>
    <w:rsid w:val="00102504"/>
    <w:rsid w:val="001026EA"/>
    <w:rsid w:val="00102850"/>
    <w:rsid w:val="00102D33"/>
    <w:rsid w:val="00102E21"/>
    <w:rsid w:val="00103219"/>
    <w:rsid w:val="0010329F"/>
    <w:rsid w:val="001035D2"/>
    <w:rsid w:val="00103780"/>
    <w:rsid w:val="001039BA"/>
    <w:rsid w:val="00103D35"/>
    <w:rsid w:val="00103F37"/>
    <w:rsid w:val="001040A5"/>
    <w:rsid w:val="00104887"/>
    <w:rsid w:val="0010498D"/>
    <w:rsid w:val="00104B2D"/>
    <w:rsid w:val="00104B8F"/>
    <w:rsid w:val="001050C0"/>
    <w:rsid w:val="00105179"/>
    <w:rsid w:val="00105928"/>
    <w:rsid w:val="001059FD"/>
    <w:rsid w:val="00105CE6"/>
    <w:rsid w:val="00105E2B"/>
    <w:rsid w:val="00105EEA"/>
    <w:rsid w:val="0010640D"/>
    <w:rsid w:val="0010649A"/>
    <w:rsid w:val="00106856"/>
    <w:rsid w:val="00106B22"/>
    <w:rsid w:val="00106BEC"/>
    <w:rsid w:val="00106D21"/>
    <w:rsid w:val="0010719F"/>
    <w:rsid w:val="0010744D"/>
    <w:rsid w:val="0010758E"/>
    <w:rsid w:val="00107918"/>
    <w:rsid w:val="00107946"/>
    <w:rsid w:val="00107A92"/>
    <w:rsid w:val="00107C5D"/>
    <w:rsid w:val="00107C87"/>
    <w:rsid w:val="00107CC1"/>
    <w:rsid w:val="00107DA8"/>
    <w:rsid w:val="0011004F"/>
    <w:rsid w:val="00110656"/>
    <w:rsid w:val="001108B7"/>
    <w:rsid w:val="001108D3"/>
    <w:rsid w:val="00110B96"/>
    <w:rsid w:val="00110CF4"/>
    <w:rsid w:val="001114DB"/>
    <w:rsid w:val="00111766"/>
    <w:rsid w:val="00111CDC"/>
    <w:rsid w:val="00111D29"/>
    <w:rsid w:val="00112078"/>
    <w:rsid w:val="001120AC"/>
    <w:rsid w:val="0011252A"/>
    <w:rsid w:val="00112677"/>
    <w:rsid w:val="001127DB"/>
    <w:rsid w:val="00112A64"/>
    <w:rsid w:val="00112B39"/>
    <w:rsid w:val="00112D32"/>
    <w:rsid w:val="00112DD6"/>
    <w:rsid w:val="00112E36"/>
    <w:rsid w:val="00112FDC"/>
    <w:rsid w:val="0011345D"/>
    <w:rsid w:val="00113824"/>
    <w:rsid w:val="00113A95"/>
    <w:rsid w:val="00113BD5"/>
    <w:rsid w:val="00113BD9"/>
    <w:rsid w:val="00113DC8"/>
    <w:rsid w:val="00114188"/>
    <w:rsid w:val="00114214"/>
    <w:rsid w:val="0011428D"/>
    <w:rsid w:val="00114613"/>
    <w:rsid w:val="00114619"/>
    <w:rsid w:val="00114977"/>
    <w:rsid w:val="001149DC"/>
    <w:rsid w:val="00114DD9"/>
    <w:rsid w:val="00114F9D"/>
    <w:rsid w:val="0011510E"/>
    <w:rsid w:val="00115128"/>
    <w:rsid w:val="00115200"/>
    <w:rsid w:val="00115327"/>
    <w:rsid w:val="00115997"/>
    <w:rsid w:val="00115B58"/>
    <w:rsid w:val="00115D76"/>
    <w:rsid w:val="00115D8B"/>
    <w:rsid w:val="00115E27"/>
    <w:rsid w:val="0011657E"/>
    <w:rsid w:val="00116995"/>
    <w:rsid w:val="00116B3C"/>
    <w:rsid w:val="00116CE4"/>
    <w:rsid w:val="0011758B"/>
    <w:rsid w:val="001177AB"/>
    <w:rsid w:val="00117975"/>
    <w:rsid w:val="001179EF"/>
    <w:rsid w:val="00117A5B"/>
    <w:rsid w:val="00117D64"/>
    <w:rsid w:val="00117F94"/>
    <w:rsid w:val="00120089"/>
    <w:rsid w:val="0012025D"/>
    <w:rsid w:val="001204EC"/>
    <w:rsid w:val="001204F5"/>
    <w:rsid w:val="00120A81"/>
    <w:rsid w:val="00120CDE"/>
    <w:rsid w:val="00120D8B"/>
    <w:rsid w:val="00120E6B"/>
    <w:rsid w:val="001211E8"/>
    <w:rsid w:val="00121276"/>
    <w:rsid w:val="00121840"/>
    <w:rsid w:val="00121914"/>
    <w:rsid w:val="00121AD3"/>
    <w:rsid w:val="00121DAB"/>
    <w:rsid w:val="00121F77"/>
    <w:rsid w:val="0012228A"/>
    <w:rsid w:val="001224D3"/>
    <w:rsid w:val="00122596"/>
    <w:rsid w:val="001226C8"/>
    <w:rsid w:val="001226D9"/>
    <w:rsid w:val="00122DD4"/>
    <w:rsid w:val="00123425"/>
    <w:rsid w:val="00123A40"/>
    <w:rsid w:val="00123A78"/>
    <w:rsid w:val="00123ACC"/>
    <w:rsid w:val="00123CBE"/>
    <w:rsid w:val="00123EC2"/>
    <w:rsid w:val="0012427E"/>
    <w:rsid w:val="0012453C"/>
    <w:rsid w:val="0012463E"/>
    <w:rsid w:val="00124C59"/>
    <w:rsid w:val="00124DA9"/>
    <w:rsid w:val="001251CF"/>
    <w:rsid w:val="001256CD"/>
    <w:rsid w:val="00125941"/>
    <w:rsid w:val="0012597B"/>
    <w:rsid w:val="00125996"/>
    <w:rsid w:val="00125DF0"/>
    <w:rsid w:val="00125DF5"/>
    <w:rsid w:val="00125E15"/>
    <w:rsid w:val="00125EC6"/>
    <w:rsid w:val="00125F26"/>
    <w:rsid w:val="00126368"/>
    <w:rsid w:val="001268B9"/>
    <w:rsid w:val="00126D9B"/>
    <w:rsid w:val="00126EDE"/>
    <w:rsid w:val="00126F86"/>
    <w:rsid w:val="00127057"/>
    <w:rsid w:val="001275FD"/>
    <w:rsid w:val="0012784C"/>
    <w:rsid w:val="00127CEE"/>
    <w:rsid w:val="00127E86"/>
    <w:rsid w:val="00130726"/>
    <w:rsid w:val="00130C9E"/>
    <w:rsid w:val="00130E3C"/>
    <w:rsid w:val="00130FF5"/>
    <w:rsid w:val="00131265"/>
    <w:rsid w:val="001319BD"/>
    <w:rsid w:val="00131A6D"/>
    <w:rsid w:val="00131EEF"/>
    <w:rsid w:val="001321F2"/>
    <w:rsid w:val="0013235D"/>
    <w:rsid w:val="001325C2"/>
    <w:rsid w:val="0013263B"/>
    <w:rsid w:val="00132999"/>
    <w:rsid w:val="00132ACE"/>
    <w:rsid w:val="00132D14"/>
    <w:rsid w:val="00133C36"/>
    <w:rsid w:val="00133C7F"/>
    <w:rsid w:val="00133DB6"/>
    <w:rsid w:val="00133DD3"/>
    <w:rsid w:val="00133ED5"/>
    <w:rsid w:val="00133F80"/>
    <w:rsid w:val="00134268"/>
    <w:rsid w:val="001344E3"/>
    <w:rsid w:val="0013461F"/>
    <w:rsid w:val="001346BF"/>
    <w:rsid w:val="001348A3"/>
    <w:rsid w:val="001348BF"/>
    <w:rsid w:val="001348D1"/>
    <w:rsid w:val="00134A5C"/>
    <w:rsid w:val="00135020"/>
    <w:rsid w:val="001350FE"/>
    <w:rsid w:val="001352E4"/>
    <w:rsid w:val="00135C18"/>
    <w:rsid w:val="00135CE2"/>
    <w:rsid w:val="00135E83"/>
    <w:rsid w:val="0013660E"/>
    <w:rsid w:val="001366ED"/>
    <w:rsid w:val="00136933"/>
    <w:rsid w:val="00136AA4"/>
    <w:rsid w:val="00136C3E"/>
    <w:rsid w:val="00136E0F"/>
    <w:rsid w:val="00136E15"/>
    <w:rsid w:val="0013703E"/>
    <w:rsid w:val="0013730D"/>
    <w:rsid w:val="0013734C"/>
    <w:rsid w:val="0013777A"/>
    <w:rsid w:val="001377D1"/>
    <w:rsid w:val="00137BF5"/>
    <w:rsid w:val="00137CAA"/>
    <w:rsid w:val="00137D84"/>
    <w:rsid w:val="00137DBB"/>
    <w:rsid w:val="00140067"/>
    <w:rsid w:val="001400C2"/>
    <w:rsid w:val="0014068A"/>
    <w:rsid w:val="00140766"/>
    <w:rsid w:val="00140830"/>
    <w:rsid w:val="00140A65"/>
    <w:rsid w:val="00141044"/>
    <w:rsid w:val="00141374"/>
    <w:rsid w:val="0014170A"/>
    <w:rsid w:val="00141953"/>
    <w:rsid w:val="00141A71"/>
    <w:rsid w:val="00141C7E"/>
    <w:rsid w:val="00141E6B"/>
    <w:rsid w:val="001420B5"/>
    <w:rsid w:val="00142213"/>
    <w:rsid w:val="00142454"/>
    <w:rsid w:val="0014254E"/>
    <w:rsid w:val="00142585"/>
    <w:rsid w:val="00142647"/>
    <w:rsid w:val="001426FE"/>
    <w:rsid w:val="001427B9"/>
    <w:rsid w:val="00142CEB"/>
    <w:rsid w:val="00143091"/>
    <w:rsid w:val="001431A6"/>
    <w:rsid w:val="001433FF"/>
    <w:rsid w:val="0014351F"/>
    <w:rsid w:val="001435C9"/>
    <w:rsid w:val="001436EB"/>
    <w:rsid w:val="00143791"/>
    <w:rsid w:val="001438B7"/>
    <w:rsid w:val="00143D4D"/>
    <w:rsid w:val="00143F0D"/>
    <w:rsid w:val="00143F51"/>
    <w:rsid w:val="001445CB"/>
    <w:rsid w:val="00144C2E"/>
    <w:rsid w:val="001451AC"/>
    <w:rsid w:val="0014543A"/>
    <w:rsid w:val="00145490"/>
    <w:rsid w:val="0014551C"/>
    <w:rsid w:val="00145E80"/>
    <w:rsid w:val="0014613A"/>
    <w:rsid w:val="001461B9"/>
    <w:rsid w:val="0014661E"/>
    <w:rsid w:val="00146999"/>
    <w:rsid w:val="00146A51"/>
    <w:rsid w:val="00146D4F"/>
    <w:rsid w:val="0014712C"/>
    <w:rsid w:val="001471FE"/>
    <w:rsid w:val="0014727F"/>
    <w:rsid w:val="00147333"/>
    <w:rsid w:val="00147F90"/>
    <w:rsid w:val="00150122"/>
    <w:rsid w:val="00150134"/>
    <w:rsid w:val="00150214"/>
    <w:rsid w:val="0015046F"/>
    <w:rsid w:val="001504B5"/>
    <w:rsid w:val="001504C5"/>
    <w:rsid w:val="001506A4"/>
    <w:rsid w:val="00150DAC"/>
    <w:rsid w:val="00150E91"/>
    <w:rsid w:val="0015123D"/>
    <w:rsid w:val="0015172F"/>
    <w:rsid w:val="0015174F"/>
    <w:rsid w:val="00151771"/>
    <w:rsid w:val="001518DC"/>
    <w:rsid w:val="00151917"/>
    <w:rsid w:val="00151D49"/>
    <w:rsid w:val="00151F27"/>
    <w:rsid w:val="00152742"/>
    <w:rsid w:val="00152779"/>
    <w:rsid w:val="0015291F"/>
    <w:rsid w:val="00152A99"/>
    <w:rsid w:val="00152CDE"/>
    <w:rsid w:val="00152F10"/>
    <w:rsid w:val="00152FAD"/>
    <w:rsid w:val="00153414"/>
    <w:rsid w:val="00153459"/>
    <w:rsid w:val="001536D2"/>
    <w:rsid w:val="001537D1"/>
    <w:rsid w:val="00153D73"/>
    <w:rsid w:val="00153E07"/>
    <w:rsid w:val="0015402E"/>
    <w:rsid w:val="00154333"/>
    <w:rsid w:val="0015443B"/>
    <w:rsid w:val="0015444F"/>
    <w:rsid w:val="001548A9"/>
    <w:rsid w:val="00154E08"/>
    <w:rsid w:val="0015508B"/>
    <w:rsid w:val="00155199"/>
    <w:rsid w:val="001553EB"/>
    <w:rsid w:val="0015577C"/>
    <w:rsid w:val="001557DD"/>
    <w:rsid w:val="00155A4C"/>
    <w:rsid w:val="00155D23"/>
    <w:rsid w:val="00155D48"/>
    <w:rsid w:val="00155E2C"/>
    <w:rsid w:val="00155E99"/>
    <w:rsid w:val="0015652B"/>
    <w:rsid w:val="00156799"/>
    <w:rsid w:val="0015681D"/>
    <w:rsid w:val="00156B36"/>
    <w:rsid w:val="00156CA6"/>
    <w:rsid w:val="00156D0F"/>
    <w:rsid w:val="00157362"/>
    <w:rsid w:val="00157D06"/>
    <w:rsid w:val="00157D90"/>
    <w:rsid w:val="00160193"/>
    <w:rsid w:val="0016030B"/>
    <w:rsid w:val="001603E5"/>
    <w:rsid w:val="00160616"/>
    <w:rsid w:val="00161377"/>
    <w:rsid w:val="00161B63"/>
    <w:rsid w:val="00161BA1"/>
    <w:rsid w:val="00161BB2"/>
    <w:rsid w:val="00161FC7"/>
    <w:rsid w:val="0016207B"/>
    <w:rsid w:val="001625BF"/>
    <w:rsid w:val="001625C3"/>
    <w:rsid w:val="001626CA"/>
    <w:rsid w:val="00162D97"/>
    <w:rsid w:val="00163276"/>
    <w:rsid w:val="0016384F"/>
    <w:rsid w:val="00163B5C"/>
    <w:rsid w:val="00163DAA"/>
    <w:rsid w:val="001642AF"/>
    <w:rsid w:val="0016465E"/>
    <w:rsid w:val="001648D3"/>
    <w:rsid w:val="001648F4"/>
    <w:rsid w:val="00164953"/>
    <w:rsid w:val="001649A7"/>
    <w:rsid w:val="001649C0"/>
    <w:rsid w:val="00164BC4"/>
    <w:rsid w:val="00164EFD"/>
    <w:rsid w:val="001650ED"/>
    <w:rsid w:val="0016523E"/>
    <w:rsid w:val="00165315"/>
    <w:rsid w:val="001657FD"/>
    <w:rsid w:val="001659CB"/>
    <w:rsid w:val="00165CE1"/>
    <w:rsid w:val="00165F2B"/>
    <w:rsid w:val="0016639E"/>
    <w:rsid w:val="0016689B"/>
    <w:rsid w:val="001668C0"/>
    <w:rsid w:val="00166A87"/>
    <w:rsid w:val="0016731C"/>
    <w:rsid w:val="0016785A"/>
    <w:rsid w:val="00167988"/>
    <w:rsid w:val="001679C4"/>
    <w:rsid w:val="00167B41"/>
    <w:rsid w:val="00167B6D"/>
    <w:rsid w:val="00167E2D"/>
    <w:rsid w:val="00167F75"/>
    <w:rsid w:val="001707F8"/>
    <w:rsid w:val="001708D8"/>
    <w:rsid w:val="00170EE6"/>
    <w:rsid w:val="00170F6B"/>
    <w:rsid w:val="00171094"/>
    <w:rsid w:val="00171097"/>
    <w:rsid w:val="00171103"/>
    <w:rsid w:val="00171127"/>
    <w:rsid w:val="00171330"/>
    <w:rsid w:val="001713FD"/>
    <w:rsid w:val="001718FF"/>
    <w:rsid w:val="00171ADF"/>
    <w:rsid w:val="00171C3F"/>
    <w:rsid w:val="00171D66"/>
    <w:rsid w:val="0017285E"/>
    <w:rsid w:val="001729C2"/>
    <w:rsid w:val="00172BB4"/>
    <w:rsid w:val="00172CB5"/>
    <w:rsid w:val="00172FE6"/>
    <w:rsid w:val="0017328D"/>
    <w:rsid w:val="00173980"/>
    <w:rsid w:val="00173A61"/>
    <w:rsid w:val="00173E61"/>
    <w:rsid w:val="00173F72"/>
    <w:rsid w:val="0017426E"/>
    <w:rsid w:val="0017435A"/>
    <w:rsid w:val="00174374"/>
    <w:rsid w:val="001747C4"/>
    <w:rsid w:val="00174838"/>
    <w:rsid w:val="001748AE"/>
    <w:rsid w:val="0017496B"/>
    <w:rsid w:val="00174CAC"/>
    <w:rsid w:val="00175165"/>
    <w:rsid w:val="0017528A"/>
    <w:rsid w:val="0017538F"/>
    <w:rsid w:val="001753BA"/>
    <w:rsid w:val="001754BD"/>
    <w:rsid w:val="00175594"/>
    <w:rsid w:val="00175A90"/>
    <w:rsid w:val="00175AE4"/>
    <w:rsid w:val="00175C08"/>
    <w:rsid w:val="00175ECB"/>
    <w:rsid w:val="0017626B"/>
    <w:rsid w:val="0017652E"/>
    <w:rsid w:val="0017658D"/>
    <w:rsid w:val="00176B0E"/>
    <w:rsid w:val="00176E48"/>
    <w:rsid w:val="00176E50"/>
    <w:rsid w:val="00177012"/>
    <w:rsid w:val="001772F1"/>
    <w:rsid w:val="001773EC"/>
    <w:rsid w:val="00177530"/>
    <w:rsid w:val="0017795B"/>
    <w:rsid w:val="00177A59"/>
    <w:rsid w:val="00177CCE"/>
    <w:rsid w:val="00177D08"/>
    <w:rsid w:val="00177DE7"/>
    <w:rsid w:val="00177E74"/>
    <w:rsid w:val="00180210"/>
    <w:rsid w:val="001807B0"/>
    <w:rsid w:val="00180869"/>
    <w:rsid w:val="001809F9"/>
    <w:rsid w:val="00180D94"/>
    <w:rsid w:val="001811B1"/>
    <w:rsid w:val="00181208"/>
    <w:rsid w:val="0018195A"/>
    <w:rsid w:val="00181E31"/>
    <w:rsid w:val="0018254C"/>
    <w:rsid w:val="00182862"/>
    <w:rsid w:val="00182B4C"/>
    <w:rsid w:val="00182D29"/>
    <w:rsid w:val="001830C5"/>
    <w:rsid w:val="001835FA"/>
    <w:rsid w:val="00183611"/>
    <w:rsid w:val="00183C3B"/>
    <w:rsid w:val="0018418C"/>
    <w:rsid w:val="00184280"/>
    <w:rsid w:val="00184390"/>
    <w:rsid w:val="001844D7"/>
    <w:rsid w:val="00184704"/>
    <w:rsid w:val="001848BF"/>
    <w:rsid w:val="0018571D"/>
    <w:rsid w:val="00185AF6"/>
    <w:rsid w:val="00185D9F"/>
    <w:rsid w:val="00185E85"/>
    <w:rsid w:val="00185F30"/>
    <w:rsid w:val="00185FEE"/>
    <w:rsid w:val="00186119"/>
    <w:rsid w:val="00186606"/>
    <w:rsid w:val="00186649"/>
    <w:rsid w:val="00186881"/>
    <w:rsid w:val="00186EAC"/>
    <w:rsid w:val="00187629"/>
    <w:rsid w:val="001876D3"/>
    <w:rsid w:val="001876E6"/>
    <w:rsid w:val="00187872"/>
    <w:rsid w:val="0018793C"/>
    <w:rsid w:val="001879BE"/>
    <w:rsid w:val="00187A81"/>
    <w:rsid w:val="00187C0B"/>
    <w:rsid w:val="00187C50"/>
    <w:rsid w:val="00187C9C"/>
    <w:rsid w:val="0019000A"/>
    <w:rsid w:val="0019028C"/>
    <w:rsid w:val="00190601"/>
    <w:rsid w:val="00190736"/>
    <w:rsid w:val="001907DA"/>
    <w:rsid w:val="0019081D"/>
    <w:rsid w:val="0019129B"/>
    <w:rsid w:val="0019146C"/>
    <w:rsid w:val="001914A8"/>
    <w:rsid w:val="001914B8"/>
    <w:rsid w:val="001916B5"/>
    <w:rsid w:val="00191A74"/>
    <w:rsid w:val="00191B72"/>
    <w:rsid w:val="00191D8D"/>
    <w:rsid w:val="00191DB1"/>
    <w:rsid w:val="00191ED0"/>
    <w:rsid w:val="00192114"/>
    <w:rsid w:val="001922AD"/>
    <w:rsid w:val="00192696"/>
    <w:rsid w:val="00192BEB"/>
    <w:rsid w:val="00192CF5"/>
    <w:rsid w:val="00192DFB"/>
    <w:rsid w:val="00192E4A"/>
    <w:rsid w:val="00193237"/>
    <w:rsid w:val="0019364B"/>
    <w:rsid w:val="001939C1"/>
    <w:rsid w:val="00193C15"/>
    <w:rsid w:val="00194144"/>
    <w:rsid w:val="0019433C"/>
    <w:rsid w:val="00194387"/>
    <w:rsid w:val="0019464F"/>
    <w:rsid w:val="00194698"/>
    <w:rsid w:val="001946B9"/>
    <w:rsid w:val="001947A7"/>
    <w:rsid w:val="001947DE"/>
    <w:rsid w:val="00194882"/>
    <w:rsid w:val="00194B24"/>
    <w:rsid w:val="001950DC"/>
    <w:rsid w:val="00195299"/>
    <w:rsid w:val="0019565F"/>
    <w:rsid w:val="0019599A"/>
    <w:rsid w:val="00195D68"/>
    <w:rsid w:val="00195ED3"/>
    <w:rsid w:val="00195F2F"/>
    <w:rsid w:val="00196282"/>
    <w:rsid w:val="0019637B"/>
    <w:rsid w:val="00196399"/>
    <w:rsid w:val="00196429"/>
    <w:rsid w:val="0019681F"/>
    <w:rsid w:val="00196922"/>
    <w:rsid w:val="00196A0A"/>
    <w:rsid w:val="00196AFD"/>
    <w:rsid w:val="00196C65"/>
    <w:rsid w:val="00196D88"/>
    <w:rsid w:val="00196E00"/>
    <w:rsid w:val="00196EDD"/>
    <w:rsid w:val="00196EE5"/>
    <w:rsid w:val="00197538"/>
    <w:rsid w:val="001975A5"/>
    <w:rsid w:val="00197717"/>
    <w:rsid w:val="0019771D"/>
    <w:rsid w:val="00197809"/>
    <w:rsid w:val="00197955"/>
    <w:rsid w:val="00197B2D"/>
    <w:rsid w:val="00197B8C"/>
    <w:rsid w:val="00197CA9"/>
    <w:rsid w:val="00197E7A"/>
    <w:rsid w:val="001A0000"/>
    <w:rsid w:val="001A02A5"/>
    <w:rsid w:val="001A038F"/>
    <w:rsid w:val="001A0419"/>
    <w:rsid w:val="001A0892"/>
    <w:rsid w:val="001A0955"/>
    <w:rsid w:val="001A0A67"/>
    <w:rsid w:val="001A0C95"/>
    <w:rsid w:val="001A0ED8"/>
    <w:rsid w:val="001A10B0"/>
    <w:rsid w:val="001A1105"/>
    <w:rsid w:val="001A1A05"/>
    <w:rsid w:val="001A1BCB"/>
    <w:rsid w:val="001A1DD3"/>
    <w:rsid w:val="001A1E68"/>
    <w:rsid w:val="001A2036"/>
    <w:rsid w:val="001A20E7"/>
    <w:rsid w:val="001A228B"/>
    <w:rsid w:val="001A2550"/>
    <w:rsid w:val="001A25F5"/>
    <w:rsid w:val="001A2658"/>
    <w:rsid w:val="001A2BF9"/>
    <w:rsid w:val="001A3023"/>
    <w:rsid w:val="001A33D6"/>
    <w:rsid w:val="001A35BE"/>
    <w:rsid w:val="001A3818"/>
    <w:rsid w:val="001A381D"/>
    <w:rsid w:val="001A3FFE"/>
    <w:rsid w:val="001A412C"/>
    <w:rsid w:val="001A49FA"/>
    <w:rsid w:val="001A4B4D"/>
    <w:rsid w:val="001A4CD2"/>
    <w:rsid w:val="001A4D73"/>
    <w:rsid w:val="001A4DD1"/>
    <w:rsid w:val="001A4E2D"/>
    <w:rsid w:val="001A4F8B"/>
    <w:rsid w:val="001A512E"/>
    <w:rsid w:val="001A51E0"/>
    <w:rsid w:val="001A5266"/>
    <w:rsid w:val="001A5612"/>
    <w:rsid w:val="001A563C"/>
    <w:rsid w:val="001A5658"/>
    <w:rsid w:val="001A5A99"/>
    <w:rsid w:val="001A5E0A"/>
    <w:rsid w:val="001A608B"/>
    <w:rsid w:val="001A63C2"/>
    <w:rsid w:val="001A63F7"/>
    <w:rsid w:val="001A6551"/>
    <w:rsid w:val="001A6557"/>
    <w:rsid w:val="001A68CF"/>
    <w:rsid w:val="001A68E3"/>
    <w:rsid w:val="001A6984"/>
    <w:rsid w:val="001A6D68"/>
    <w:rsid w:val="001A7030"/>
    <w:rsid w:val="001A7110"/>
    <w:rsid w:val="001A7245"/>
    <w:rsid w:val="001A79C5"/>
    <w:rsid w:val="001A7C4C"/>
    <w:rsid w:val="001B01FC"/>
    <w:rsid w:val="001B0310"/>
    <w:rsid w:val="001B048E"/>
    <w:rsid w:val="001B0923"/>
    <w:rsid w:val="001B0BD3"/>
    <w:rsid w:val="001B0D44"/>
    <w:rsid w:val="001B0D76"/>
    <w:rsid w:val="001B1186"/>
    <w:rsid w:val="001B16EA"/>
    <w:rsid w:val="001B174F"/>
    <w:rsid w:val="001B196E"/>
    <w:rsid w:val="001B199D"/>
    <w:rsid w:val="001B1E7D"/>
    <w:rsid w:val="001B2305"/>
    <w:rsid w:val="001B2326"/>
    <w:rsid w:val="001B2367"/>
    <w:rsid w:val="001B28E5"/>
    <w:rsid w:val="001B2A8E"/>
    <w:rsid w:val="001B2AF7"/>
    <w:rsid w:val="001B2DD5"/>
    <w:rsid w:val="001B2F0B"/>
    <w:rsid w:val="001B2F91"/>
    <w:rsid w:val="001B308E"/>
    <w:rsid w:val="001B312A"/>
    <w:rsid w:val="001B32D3"/>
    <w:rsid w:val="001B32FD"/>
    <w:rsid w:val="001B3831"/>
    <w:rsid w:val="001B38B8"/>
    <w:rsid w:val="001B39A6"/>
    <w:rsid w:val="001B39AF"/>
    <w:rsid w:val="001B3DF6"/>
    <w:rsid w:val="001B3F15"/>
    <w:rsid w:val="001B3F5C"/>
    <w:rsid w:val="001B4036"/>
    <w:rsid w:val="001B416D"/>
    <w:rsid w:val="001B4376"/>
    <w:rsid w:val="001B453C"/>
    <w:rsid w:val="001B47FC"/>
    <w:rsid w:val="001B4DE1"/>
    <w:rsid w:val="001B4FAB"/>
    <w:rsid w:val="001B5254"/>
    <w:rsid w:val="001B593B"/>
    <w:rsid w:val="001B598E"/>
    <w:rsid w:val="001B5A74"/>
    <w:rsid w:val="001B5C0A"/>
    <w:rsid w:val="001B63F5"/>
    <w:rsid w:val="001B6469"/>
    <w:rsid w:val="001B64C6"/>
    <w:rsid w:val="001B651E"/>
    <w:rsid w:val="001B68C3"/>
    <w:rsid w:val="001B6ABA"/>
    <w:rsid w:val="001B7249"/>
    <w:rsid w:val="001B73EB"/>
    <w:rsid w:val="001B75FD"/>
    <w:rsid w:val="001B7ACE"/>
    <w:rsid w:val="001B7CB2"/>
    <w:rsid w:val="001B7DA7"/>
    <w:rsid w:val="001C0508"/>
    <w:rsid w:val="001C051C"/>
    <w:rsid w:val="001C0597"/>
    <w:rsid w:val="001C05A0"/>
    <w:rsid w:val="001C069D"/>
    <w:rsid w:val="001C06DF"/>
    <w:rsid w:val="001C09E0"/>
    <w:rsid w:val="001C09FC"/>
    <w:rsid w:val="001C0DEB"/>
    <w:rsid w:val="001C0E27"/>
    <w:rsid w:val="001C0F59"/>
    <w:rsid w:val="001C122D"/>
    <w:rsid w:val="001C129B"/>
    <w:rsid w:val="001C129D"/>
    <w:rsid w:val="001C13A8"/>
    <w:rsid w:val="001C1503"/>
    <w:rsid w:val="001C151A"/>
    <w:rsid w:val="001C1581"/>
    <w:rsid w:val="001C1604"/>
    <w:rsid w:val="001C172F"/>
    <w:rsid w:val="001C1AE6"/>
    <w:rsid w:val="001C1BF3"/>
    <w:rsid w:val="001C208B"/>
    <w:rsid w:val="001C2227"/>
    <w:rsid w:val="001C2297"/>
    <w:rsid w:val="001C237C"/>
    <w:rsid w:val="001C281E"/>
    <w:rsid w:val="001C2863"/>
    <w:rsid w:val="001C2945"/>
    <w:rsid w:val="001C2A5E"/>
    <w:rsid w:val="001C2B68"/>
    <w:rsid w:val="001C2D8E"/>
    <w:rsid w:val="001C2DFD"/>
    <w:rsid w:val="001C2E1A"/>
    <w:rsid w:val="001C2F94"/>
    <w:rsid w:val="001C30BB"/>
    <w:rsid w:val="001C31C4"/>
    <w:rsid w:val="001C3658"/>
    <w:rsid w:val="001C37F4"/>
    <w:rsid w:val="001C38A8"/>
    <w:rsid w:val="001C3B24"/>
    <w:rsid w:val="001C3B39"/>
    <w:rsid w:val="001C3E5B"/>
    <w:rsid w:val="001C46D8"/>
    <w:rsid w:val="001C47E2"/>
    <w:rsid w:val="001C4CA4"/>
    <w:rsid w:val="001C4F82"/>
    <w:rsid w:val="001C5012"/>
    <w:rsid w:val="001C5346"/>
    <w:rsid w:val="001C5689"/>
    <w:rsid w:val="001C62E5"/>
    <w:rsid w:val="001C63F5"/>
    <w:rsid w:val="001C6734"/>
    <w:rsid w:val="001C68EE"/>
    <w:rsid w:val="001C6AAB"/>
    <w:rsid w:val="001C7076"/>
    <w:rsid w:val="001C74BD"/>
    <w:rsid w:val="001C7BA3"/>
    <w:rsid w:val="001C7BC5"/>
    <w:rsid w:val="001C7F82"/>
    <w:rsid w:val="001D0098"/>
    <w:rsid w:val="001D016C"/>
    <w:rsid w:val="001D05DD"/>
    <w:rsid w:val="001D0984"/>
    <w:rsid w:val="001D0BE8"/>
    <w:rsid w:val="001D0CF6"/>
    <w:rsid w:val="001D0D35"/>
    <w:rsid w:val="001D0FFF"/>
    <w:rsid w:val="001D1033"/>
    <w:rsid w:val="001D10B7"/>
    <w:rsid w:val="001D1859"/>
    <w:rsid w:val="001D187F"/>
    <w:rsid w:val="001D18E7"/>
    <w:rsid w:val="001D1A78"/>
    <w:rsid w:val="001D1E26"/>
    <w:rsid w:val="001D1EF5"/>
    <w:rsid w:val="001D1FF7"/>
    <w:rsid w:val="001D230E"/>
    <w:rsid w:val="001D2666"/>
    <w:rsid w:val="001D276B"/>
    <w:rsid w:val="001D2AAE"/>
    <w:rsid w:val="001D2CB8"/>
    <w:rsid w:val="001D3096"/>
    <w:rsid w:val="001D33E7"/>
    <w:rsid w:val="001D357B"/>
    <w:rsid w:val="001D370B"/>
    <w:rsid w:val="001D3806"/>
    <w:rsid w:val="001D3B64"/>
    <w:rsid w:val="001D3E1E"/>
    <w:rsid w:val="001D3FF8"/>
    <w:rsid w:val="001D42B1"/>
    <w:rsid w:val="001D43D0"/>
    <w:rsid w:val="001D46CE"/>
    <w:rsid w:val="001D48FC"/>
    <w:rsid w:val="001D4B32"/>
    <w:rsid w:val="001D5068"/>
    <w:rsid w:val="001D508C"/>
    <w:rsid w:val="001D526F"/>
    <w:rsid w:val="001D5295"/>
    <w:rsid w:val="001D5619"/>
    <w:rsid w:val="001D565E"/>
    <w:rsid w:val="001D573B"/>
    <w:rsid w:val="001D588F"/>
    <w:rsid w:val="001D5F79"/>
    <w:rsid w:val="001D60B9"/>
    <w:rsid w:val="001D6187"/>
    <w:rsid w:val="001D66FB"/>
    <w:rsid w:val="001D6960"/>
    <w:rsid w:val="001D698D"/>
    <w:rsid w:val="001D7047"/>
    <w:rsid w:val="001D78C7"/>
    <w:rsid w:val="001D7A1F"/>
    <w:rsid w:val="001D7A55"/>
    <w:rsid w:val="001D7CC2"/>
    <w:rsid w:val="001E0207"/>
    <w:rsid w:val="001E037F"/>
    <w:rsid w:val="001E0429"/>
    <w:rsid w:val="001E0478"/>
    <w:rsid w:val="001E04E4"/>
    <w:rsid w:val="001E050C"/>
    <w:rsid w:val="001E06B6"/>
    <w:rsid w:val="001E0B0A"/>
    <w:rsid w:val="001E0D19"/>
    <w:rsid w:val="001E0E47"/>
    <w:rsid w:val="001E1000"/>
    <w:rsid w:val="001E1102"/>
    <w:rsid w:val="001E118D"/>
    <w:rsid w:val="001E11F1"/>
    <w:rsid w:val="001E1226"/>
    <w:rsid w:val="001E1407"/>
    <w:rsid w:val="001E15C5"/>
    <w:rsid w:val="001E1707"/>
    <w:rsid w:val="001E1A03"/>
    <w:rsid w:val="001E1A1F"/>
    <w:rsid w:val="001E1EED"/>
    <w:rsid w:val="001E2086"/>
    <w:rsid w:val="001E2174"/>
    <w:rsid w:val="001E2B4C"/>
    <w:rsid w:val="001E2C6F"/>
    <w:rsid w:val="001E2EE3"/>
    <w:rsid w:val="001E31BE"/>
    <w:rsid w:val="001E320D"/>
    <w:rsid w:val="001E32F8"/>
    <w:rsid w:val="001E3672"/>
    <w:rsid w:val="001E394F"/>
    <w:rsid w:val="001E3A63"/>
    <w:rsid w:val="001E3C73"/>
    <w:rsid w:val="001E3DDC"/>
    <w:rsid w:val="001E421F"/>
    <w:rsid w:val="001E452E"/>
    <w:rsid w:val="001E4772"/>
    <w:rsid w:val="001E47D6"/>
    <w:rsid w:val="001E4E0C"/>
    <w:rsid w:val="001E4EBD"/>
    <w:rsid w:val="001E4F6C"/>
    <w:rsid w:val="001E5048"/>
    <w:rsid w:val="001E5894"/>
    <w:rsid w:val="001E5B91"/>
    <w:rsid w:val="001E5BF6"/>
    <w:rsid w:val="001E5D15"/>
    <w:rsid w:val="001E5DC1"/>
    <w:rsid w:val="001E63A2"/>
    <w:rsid w:val="001E6584"/>
    <w:rsid w:val="001E6691"/>
    <w:rsid w:val="001E66C3"/>
    <w:rsid w:val="001E677C"/>
    <w:rsid w:val="001E6989"/>
    <w:rsid w:val="001E6D4C"/>
    <w:rsid w:val="001E6D53"/>
    <w:rsid w:val="001E6EB8"/>
    <w:rsid w:val="001E733B"/>
    <w:rsid w:val="001E7CCA"/>
    <w:rsid w:val="001E7CE0"/>
    <w:rsid w:val="001E7D48"/>
    <w:rsid w:val="001E7ECA"/>
    <w:rsid w:val="001F0212"/>
    <w:rsid w:val="001F0376"/>
    <w:rsid w:val="001F0775"/>
    <w:rsid w:val="001F088A"/>
    <w:rsid w:val="001F09C8"/>
    <w:rsid w:val="001F09F6"/>
    <w:rsid w:val="001F0A76"/>
    <w:rsid w:val="001F0CF2"/>
    <w:rsid w:val="001F0D90"/>
    <w:rsid w:val="001F0DC0"/>
    <w:rsid w:val="001F0EBD"/>
    <w:rsid w:val="001F0EE4"/>
    <w:rsid w:val="001F0F0F"/>
    <w:rsid w:val="001F106D"/>
    <w:rsid w:val="001F116F"/>
    <w:rsid w:val="001F11F5"/>
    <w:rsid w:val="001F1201"/>
    <w:rsid w:val="001F133D"/>
    <w:rsid w:val="001F14A2"/>
    <w:rsid w:val="001F162C"/>
    <w:rsid w:val="001F166B"/>
    <w:rsid w:val="001F18F7"/>
    <w:rsid w:val="001F19E4"/>
    <w:rsid w:val="001F1BD6"/>
    <w:rsid w:val="001F1D62"/>
    <w:rsid w:val="001F1F65"/>
    <w:rsid w:val="001F2214"/>
    <w:rsid w:val="001F2401"/>
    <w:rsid w:val="001F25F5"/>
    <w:rsid w:val="001F27E9"/>
    <w:rsid w:val="001F27F9"/>
    <w:rsid w:val="001F2A9B"/>
    <w:rsid w:val="001F2C2C"/>
    <w:rsid w:val="001F2E27"/>
    <w:rsid w:val="001F3024"/>
    <w:rsid w:val="001F3356"/>
    <w:rsid w:val="001F3582"/>
    <w:rsid w:val="001F3E6E"/>
    <w:rsid w:val="001F3EE9"/>
    <w:rsid w:val="001F3FFE"/>
    <w:rsid w:val="001F4024"/>
    <w:rsid w:val="001F42AE"/>
    <w:rsid w:val="001F43C3"/>
    <w:rsid w:val="001F4477"/>
    <w:rsid w:val="001F4708"/>
    <w:rsid w:val="001F479A"/>
    <w:rsid w:val="001F4A5A"/>
    <w:rsid w:val="001F4BDB"/>
    <w:rsid w:val="001F4C1C"/>
    <w:rsid w:val="001F4D5D"/>
    <w:rsid w:val="001F4DC2"/>
    <w:rsid w:val="001F509D"/>
    <w:rsid w:val="001F50F0"/>
    <w:rsid w:val="001F542B"/>
    <w:rsid w:val="001F57EB"/>
    <w:rsid w:val="001F5A84"/>
    <w:rsid w:val="001F5D3C"/>
    <w:rsid w:val="001F64DB"/>
    <w:rsid w:val="001F69E9"/>
    <w:rsid w:val="001F6B8A"/>
    <w:rsid w:val="001F6BD0"/>
    <w:rsid w:val="001F6C27"/>
    <w:rsid w:val="001F6C42"/>
    <w:rsid w:val="001F6C52"/>
    <w:rsid w:val="001F6CCC"/>
    <w:rsid w:val="001F6CDC"/>
    <w:rsid w:val="001F6FBA"/>
    <w:rsid w:val="001F71E0"/>
    <w:rsid w:val="001F7421"/>
    <w:rsid w:val="001F79CB"/>
    <w:rsid w:val="001F7DB3"/>
    <w:rsid w:val="001F7F61"/>
    <w:rsid w:val="00200366"/>
    <w:rsid w:val="00200917"/>
    <w:rsid w:val="00200CD7"/>
    <w:rsid w:val="002018C5"/>
    <w:rsid w:val="00201B84"/>
    <w:rsid w:val="00201F42"/>
    <w:rsid w:val="00202123"/>
    <w:rsid w:val="00202336"/>
    <w:rsid w:val="00202706"/>
    <w:rsid w:val="002029F0"/>
    <w:rsid w:val="002031FD"/>
    <w:rsid w:val="002032B4"/>
    <w:rsid w:val="00203576"/>
    <w:rsid w:val="00203695"/>
    <w:rsid w:val="00203808"/>
    <w:rsid w:val="00203A3A"/>
    <w:rsid w:val="00203B4A"/>
    <w:rsid w:val="00203C44"/>
    <w:rsid w:val="00203F07"/>
    <w:rsid w:val="002041A5"/>
    <w:rsid w:val="002042B2"/>
    <w:rsid w:val="00204593"/>
    <w:rsid w:val="0020468E"/>
    <w:rsid w:val="002047C7"/>
    <w:rsid w:val="0020488A"/>
    <w:rsid w:val="00204C85"/>
    <w:rsid w:val="00204E62"/>
    <w:rsid w:val="00204FAE"/>
    <w:rsid w:val="00205110"/>
    <w:rsid w:val="00205406"/>
    <w:rsid w:val="002056BE"/>
    <w:rsid w:val="0020607B"/>
    <w:rsid w:val="0020629D"/>
    <w:rsid w:val="0020631A"/>
    <w:rsid w:val="0020633F"/>
    <w:rsid w:val="00206402"/>
    <w:rsid w:val="00206434"/>
    <w:rsid w:val="002067B0"/>
    <w:rsid w:val="002069BA"/>
    <w:rsid w:val="00206CAD"/>
    <w:rsid w:val="00206D02"/>
    <w:rsid w:val="002073DA"/>
    <w:rsid w:val="00207599"/>
    <w:rsid w:val="0020792F"/>
    <w:rsid w:val="00207F33"/>
    <w:rsid w:val="002102F9"/>
    <w:rsid w:val="00210509"/>
    <w:rsid w:val="00210579"/>
    <w:rsid w:val="00210777"/>
    <w:rsid w:val="0021088F"/>
    <w:rsid w:val="0021094B"/>
    <w:rsid w:val="00210B5B"/>
    <w:rsid w:val="00211016"/>
    <w:rsid w:val="002110A4"/>
    <w:rsid w:val="00211A8A"/>
    <w:rsid w:val="00211B6A"/>
    <w:rsid w:val="00211E07"/>
    <w:rsid w:val="00211E4B"/>
    <w:rsid w:val="00211E60"/>
    <w:rsid w:val="00211ECB"/>
    <w:rsid w:val="00211F00"/>
    <w:rsid w:val="002120A9"/>
    <w:rsid w:val="002122BB"/>
    <w:rsid w:val="002125B4"/>
    <w:rsid w:val="0021299A"/>
    <w:rsid w:val="00212A1F"/>
    <w:rsid w:val="00212ADE"/>
    <w:rsid w:val="00213098"/>
    <w:rsid w:val="00213518"/>
    <w:rsid w:val="00213630"/>
    <w:rsid w:val="00213877"/>
    <w:rsid w:val="00213977"/>
    <w:rsid w:val="00213F3A"/>
    <w:rsid w:val="00214081"/>
    <w:rsid w:val="002145DC"/>
    <w:rsid w:val="00214ECA"/>
    <w:rsid w:val="00215213"/>
    <w:rsid w:val="002154A4"/>
    <w:rsid w:val="00215586"/>
    <w:rsid w:val="002159FB"/>
    <w:rsid w:val="00215CDE"/>
    <w:rsid w:val="00215D1F"/>
    <w:rsid w:val="00215D9A"/>
    <w:rsid w:val="00215F56"/>
    <w:rsid w:val="002162E4"/>
    <w:rsid w:val="002164F0"/>
    <w:rsid w:val="00216841"/>
    <w:rsid w:val="0021684F"/>
    <w:rsid w:val="0021695E"/>
    <w:rsid w:val="00216B5E"/>
    <w:rsid w:val="00216C25"/>
    <w:rsid w:val="00216CC0"/>
    <w:rsid w:val="00216D0C"/>
    <w:rsid w:val="002171DD"/>
    <w:rsid w:val="0021737B"/>
    <w:rsid w:val="00217732"/>
    <w:rsid w:val="00217798"/>
    <w:rsid w:val="002177C1"/>
    <w:rsid w:val="00217AAE"/>
    <w:rsid w:val="00217B42"/>
    <w:rsid w:val="00220044"/>
    <w:rsid w:val="002201F7"/>
    <w:rsid w:val="002202B1"/>
    <w:rsid w:val="0022044D"/>
    <w:rsid w:val="002205F9"/>
    <w:rsid w:val="00220A2C"/>
    <w:rsid w:val="00220FEA"/>
    <w:rsid w:val="0022136F"/>
    <w:rsid w:val="00221454"/>
    <w:rsid w:val="00221575"/>
    <w:rsid w:val="002215D4"/>
    <w:rsid w:val="00221715"/>
    <w:rsid w:val="0022183E"/>
    <w:rsid w:val="00221A16"/>
    <w:rsid w:val="00221A26"/>
    <w:rsid w:val="00221E55"/>
    <w:rsid w:val="0022201F"/>
    <w:rsid w:val="00222221"/>
    <w:rsid w:val="00222368"/>
    <w:rsid w:val="002224BD"/>
    <w:rsid w:val="00222A02"/>
    <w:rsid w:val="00222AEB"/>
    <w:rsid w:val="00222EB4"/>
    <w:rsid w:val="00222F48"/>
    <w:rsid w:val="0022301D"/>
    <w:rsid w:val="00223198"/>
    <w:rsid w:val="002232A5"/>
    <w:rsid w:val="002233C2"/>
    <w:rsid w:val="00223433"/>
    <w:rsid w:val="0022364D"/>
    <w:rsid w:val="00223655"/>
    <w:rsid w:val="0022375D"/>
    <w:rsid w:val="00223783"/>
    <w:rsid w:val="00223E2C"/>
    <w:rsid w:val="00223EDF"/>
    <w:rsid w:val="00223F53"/>
    <w:rsid w:val="00224026"/>
    <w:rsid w:val="0022403F"/>
    <w:rsid w:val="0022412C"/>
    <w:rsid w:val="0022433F"/>
    <w:rsid w:val="0022454B"/>
    <w:rsid w:val="00225000"/>
    <w:rsid w:val="00225164"/>
    <w:rsid w:val="00225A72"/>
    <w:rsid w:val="002266CE"/>
    <w:rsid w:val="00226995"/>
    <w:rsid w:val="00226AB3"/>
    <w:rsid w:val="00226D1C"/>
    <w:rsid w:val="00226D8A"/>
    <w:rsid w:val="00226EC8"/>
    <w:rsid w:val="002274B2"/>
    <w:rsid w:val="0022750C"/>
    <w:rsid w:val="00227905"/>
    <w:rsid w:val="002279D0"/>
    <w:rsid w:val="002305D0"/>
    <w:rsid w:val="00230771"/>
    <w:rsid w:val="00230850"/>
    <w:rsid w:val="00230ABA"/>
    <w:rsid w:val="00230AEE"/>
    <w:rsid w:val="00230BCB"/>
    <w:rsid w:val="00230ED6"/>
    <w:rsid w:val="00231251"/>
    <w:rsid w:val="002314BA"/>
    <w:rsid w:val="002316A4"/>
    <w:rsid w:val="002318BA"/>
    <w:rsid w:val="002318F7"/>
    <w:rsid w:val="00231912"/>
    <w:rsid w:val="00231B07"/>
    <w:rsid w:val="00231BDD"/>
    <w:rsid w:val="00231DE0"/>
    <w:rsid w:val="00232083"/>
    <w:rsid w:val="002328D5"/>
    <w:rsid w:val="00232A30"/>
    <w:rsid w:val="00232D4C"/>
    <w:rsid w:val="00232F34"/>
    <w:rsid w:val="00232FDB"/>
    <w:rsid w:val="00233068"/>
    <w:rsid w:val="0023319F"/>
    <w:rsid w:val="00233265"/>
    <w:rsid w:val="002334F5"/>
    <w:rsid w:val="00233706"/>
    <w:rsid w:val="00233DF0"/>
    <w:rsid w:val="00233FDB"/>
    <w:rsid w:val="0023400B"/>
    <w:rsid w:val="00234102"/>
    <w:rsid w:val="00234316"/>
    <w:rsid w:val="0023440E"/>
    <w:rsid w:val="002345DD"/>
    <w:rsid w:val="0023476E"/>
    <w:rsid w:val="00234AF4"/>
    <w:rsid w:val="00234EEE"/>
    <w:rsid w:val="002357F2"/>
    <w:rsid w:val="002359D6"/>
    <w:rsid w:val="00235A5C"/>
    <w:rsid w:val="00235D45"/>
    <w:rsid w:val="00235D88"/>
    <w:rsid w:val="00235F3D"/>
    <w:rsid w:val="002365C6"/>
    <w:rsid w:val="00236A3F"/>
    <w:rsid w:val="00236C1C"/>
    <w:rsid w:val="00236C58"/>
    <w:rsid w:val="00236EB3"/>
    <w:rsid w:val="00236FBE"/>
    <w:rsid w:val="002371B8"/>
    <w:rsid w:val="00237532"/>
    <w:rsid w:val="0023756F"/>
    <w:rsid w:val="002377A3"/>
    <w:rsid w:val="00237F9E"/>
    <w:rsid w:val="002401EA"/>
    <w:rsid w:val="0024028B"/>
    <w:rsid w:val="00240348"/>
    <w:rsid w:val="00240391"/>
    <w:rsid w:val="002405A4"/>
    <w:rsid w:val="00240BD2"/>
    <w:rsid w:val="00240FEA"/>
    <w:rsid w:val="00240FF5"/>
    <w:rsid w:val="00241060"/>
    <w:rsid w:val="002412EF"/>
    <w:rsid w:val="0024172C"/>
    <w:rsid w:val="002419FD"/>
    <w:rsid w:val="00241B84"/>
    <w:rsid w:val="00241BDE"/>
    <w:rsid w:val="00241E82"/>
    <w:rsid w:val="002421C5"/>
    <w:rsid w:val="002422E3"/>
    <w:rsid w:val="002424CE"/>
    <w:rsid w:val="00242D73"/>
    <w:rsid w:val="00242FE5"/>
    <w:rsid w:val="0024337C"/>
    <w:rsid w:val="0024380D"/>
    <w:rsid w:val="00244089"/>
    <w:rsid w:val="00244347"/>
    <w:rsid w:val="00244358"/>
    <w:rsid w:val="00244641"/>
    <w:rsid w:val="00244716"/>
    <w:rsid w:val="00244B3E"/>
    <w:rsid w:val="00244C7E"/>
    <w:rsid w:val="00244D59"/>
    <w:rsid w:val="00245140"/>
    <w:rsid w:val="00245402"/>
    <w:rsid w:val="002454AB"/>
    <w:rsid w:val="002454F8"/>
    <w:rsid w:val="002455BE"/>
    <w:rsid w:val="00245604"/>
    <w:rsid w:val="002456D1"/>
    <w:rsid w:val="002458B6"/>
    <w:rsid w:val="00245AC6"/>
    <w:rsid w:val="00245CBD"/>
    <w:rsid w:val="002466F3"/>
    <w:rsid w:val="00246721"/>
    <w:rsid w:val="00246C3F"/>
    <w:rsid w:val="00246D46"/>
    <w:rsid w:val="00246DC1"/>
    <w:rsid w:val="00246E0B"/>
    <w:rsid w:val="002470C8"/>
    <w:rsid w:val="00247139"/>
    <w:rsid w:val="00247152"/>
    <w:rsid w:val="0024729E"/>
    <w:rsid w:val="00247455"/>
    <w:rsid w:val="00247823"/>
    <w:rsid w:val="00247855"/>
    <w:rsid w:val="00247871"/>
    <w:rsid w:val="00247C4D"/>
    <w:rsid w:val="00247D9F"/>
    <w:rsid w:val="00247EE4"/>
    <w:rsid w:val="00250106"/>
    <w:rsid w:val="0025014F"/>
    <w:rsid w:val="002503FD"/>
    <w:rsid w:val="002504D9"/>
    <w:rsid w:val="00250697"/>
    <w:rsid w:val="00250D50"/>
    <w:rsid w:val="00250EB7"/>
    <w:rsid w:val="00251641"/>
    <w:rsid w:val="0025185E"/>
    <w:rsid w:val="0025191E"/>
    <w:rsid w:val="00251D7C"/>
    <w:rsid w:val="00251ED0"/>
    <w:rsid w:val="00252063"/>
    <w:rsid w:val="002520DA"/>
    <w:rsid w:val="00252602"/>
    <w:rsid w:val="002526EB"/>
    <w:rsid w:val="00252895"/>
    <w:rsid w:val="0025295A"/>
    <w:rsid w:val="00252D6B"/>
    <w:rsid w:val="002537BB"/>
    <w:rsid w:val="00253A67"/>
    <w:rsid w:val="00253AF4"/>
    <w:rsid w:val="00253B78"/>
    <w:rsid w:val="002544D4"/>
    <w:rsid w:val="002544DD"/>
    <w:rsid w:val="00254624"/>
    <w:rsid w:val="002548D1"/>
    <w:rsid w:val="00254B50"/>
    <w:rsid w:val="00254EA7"/>
    <w:rsid w:val="002550CF"/>
    <w:rsid w:val="00255365"/>
    <w:rsid w:val="0025538C"/>
    <w:rsid w:val="00255671"/>
    <w:rsid w:val="002558C6"/>
    <w:rsid w:val="00255B2C"/>
    <w:rsid w:val="00255F8A"/>
    <w:rsid w:val="00256256"/>
    <w:rsid w:val="002567DE"/>
    <w:rsid w:val="00256844"/>
    <w:rsid w:val="002568C3"/>
    <w:rsid w:val="0025724E"/>
    <w:rsid w:val="0025781D"/>
    <w:rsid w:val="00257969"/>
    <w:rsid w:val="00257D6E"/>
    <w:rsid w:val="00260003"/>
    <w:rsid w:val="002600EC"/>
    <w:rsid w:val="0026017D"/>
    <w:rsid w:val="00260641"/>
    <w:rsid w:val="00260926"/>
    <w:rsid w:val="00261301"/>
    <w:rsid w:val="002615BA"/>
    <w:rsid w:val="00261A4A"/>
    <w:rsid w:val="002622F1"/>
    <w:rsid w:val="002624E0"/>
    <w:rsid w:val="00262535"/>
    <w:rsid w:val="002627B1"/>
    <w:rsid w:val="00262DB6"/>
    <w:rsid w:val="00263240"/>
    <w:rsid w:val="00263396"/>
    <w:rsid w:val="0026431E"/>
    <w:rsid w:val="002648FD"/>
    <w:rsid w:val="00264AA9"/>
    <w:rsid w:val="00264D8A"/>
    <w:rsid w:val="00264F77"/>
    <w:rsid w:val="00265013"/>
    <w:rsid w:val="00265902"/>
    <w:rsid w:val="00265971"/>
    <w:rsid w:val="00265A7B"/>
    <w:rsid w:val="00265BE9"/>
    <w:rsid w:val="00266139"/>
    <w:rsid w:val="0026617D"/>
    <w:rsid w:val="00266206"/>
    <w:rsid w:val="00266F86"/>
    <w:rsid w:val="0026708B"/>
    <w:rsid w:val="002671E9"/>
    <w:rsid w:val="002672C4"/>
    <w:rsid w:val="0026760F"/>
    <w:rsid w:val="002676AE"/>
    <w:rsid w:val="002676C9"/>
    <w:rsid w:val="00267A55"/>
    <w:rsid w:val="00267BA0"/>
    <w:rsid w:val="002700C1"/>
    <w:rsid w:val="00270464"/>
    <w:rsid w:val="00270662"/>
    <w:rsid w:val="0027069E"/>
    <w:rsid w:val="00270737"/>
    <w:rsid w:val="0027083B"/>
    <w:rsid w:val="00270B1B"/>
    <w:rsid w:val="00271021"/>
    <w:rsid w:val="002710F0"/>
    <w:rsid w:val="002710F4"/>
    <w:rsid w:val="002717B8"/>
    <w:rsid w:val="002718BB"/>
    <w:rsid w:val="0027196B"/>
    <w:rsid w:val="00271A26"/>
    <w:rsid w:val="00271A2A"/>
    <w:rsid w:val="00271AC0"/>
    <w:rsid w:val="00271B25"/>
    <w:rsid w:val="00271DC5"/>
    <w:rsid w:val="00271E55"/>
    <w:rsid w:val="00271EEE"/>
    <w:rsid w:val="00272218"/>
    <w:rsid w:val="00272486"/>
    <w:rsid w:val="00272584"/>
    <w:rsid w:val="00272586"/>
    <w:rsid w:val="00272C16"/>
    <w:rsid w:val="00273044"/>
    <w:rsid w:val="00273147"/>
    <w:rsid w:val="00274322"/>
    <w:rsid w:val="00274802"/>
    <w:rsid w:val="0027495D"/>
    <w:rsid w:val="00274C30"/>
    <w:rsid w:val="00274F0A"/>
    <w:rsid w:val="002751FD"/>
    <w:rsid w:val="0027545E"/>
    <w:rsid w:val="002754AE"/>
    <w:rsid w:val="00275648"/>
    <w:rsid w:val="00275AF0"/>
    <w:rsid w:val="00275BA1"/>
    <w:rsid w:val="00276042"/>
    <w:rsid w:val="00276390"/>
    <w:rsid w:val="00276718"/>
    <w:rsid w:val="0027686E"/>
    <w:rsid w:val="002768EA"/>
    <w:rsid w:val="00276A63"/>
    <w:rsid w:val="00276AA1"/>
    <w:rsid w:val="00276C5F"/>
    <w:rsid w:val="00276E19"/>
    <w:rsid w:val="0027714F"/>
    <w:rsid w:val="0027734C"/>
    <w:rsid w:val="002773E3"/>
    <w:rsid w:val="00277669"/>
    <w:rsid w:val="00277CEB"/>
    <w:rsid w:val="00280278"/>
    <w:rsid w:val="00280465"/>
    <w:rsid w:val="002804E6"/>
    <w:rsid w:val="0028078A"/>
    <w:rsid w:val="002808B6"/>
    <w:rsid w:val="00280BDA"/>
    <w:rsid w:val="00280C08"/>
    <w:rsid w:val="00281183"/>
    <w:rsid w:val="00281201"/>
    <w:rsid w:val="002814F6"/>
    <w:rsid w:val="00281BF4"/>
    <w:rsid w:val="0028236E"/>
    <w:rsid w:val="00282985"/>
    <w:rsid w:val="002829C0"/>
    <w:rsid w:val="00282A86"/>
    <w:rsid w:val="00282AE9"/>
    <w:rsid w:val="00282D9D"/>
    <w:rsid w:val="00282FC9"/>
    <w:rsid w:val="0028331C"/>
    <w:rsid w:val="002834B8"/>
    <w:rsid w:val="00283570"/>
    <w:rsid w:val="00283AEC"/>
    <w:rsid w:val="00283D47"/>
    <w:rsid w:val="00283EC9"/>
    <w:rsid w:val="00283F17"/>
    <w:rsid w:val="00283FC4"/>
    <w:rsid w:val="00284DD8"/>
    <w:rsid w:val="00284E28"/>
    <w:rsid w:val="002851CB"/>
    <w:rsid w:val="00285504"/>
    <w:rsid w:val="00285582"/>
    <w:rsid w:val="002855B0"/>
    <w:rsid w:val="0028563F"/>
    <w:rsid w:val="002858DB"/>
    <w:rsid w:val="0028595F"/>
    <w:rsid w:val="002859A4"/>
    <w:rsid w:val="00285E7F"/>
    <w:rsid w:val="002863F5"/>
    <w:rsid w:val="00286571"/>
    <w:rsid w:val="00286A5F"/>
    <w:rsid w:val="00286F41"/>
    <w:rsid w:val="00286F96"/>
    <w:rsid w:val="00287123"/>
    <w:rsid w:val="00287125"/>
    <w:rsid w:val="002876BE"/>
    <w:rsid w:val="002879B7"/>
    <w:rsid w:val="002879EB"/>
    <w:rsid w:val="00287D73"/>
    <w:rsid w:val="00287E85"/>
    <w:rsid w:val="00290069"/>
    <w:rsid w:val="002900C9"/>
    <w:rsid w:val="00290407"/>
    <w:rsid w:val="0029064B"/>
    <w:rsid w:val="002908EE"/>
    <w:rsid w:val="00290920"/>
    <w:rsid w:val="0029092A"/>
    <w:rsid w:val="00290C20"/>
    <w:rsid w:val="00290CEC"/>
    <w:rsid w:val="00290CF7"/>
    <w:rsid w:val="00290D18"/>
    <w:rsid w:val="00290EF9"/>
    <w:rsid w:val="002910FD"/>
    <w:rsid w:val="00291346"/>
    <w:rsid w:val="0029166C"/>
    <w:rsid w:val="00291753"/>
    <w:rsid w:val="00291754"/>
    <w:rsid w:val="0029177F"/>
    <w:rsid w:val="00291C14"/>
    <w:rsid w:val="00291E9E"/>
    <w:rsid w:val="00291FF6"/>
    <w:rsid w:val="002921E2"/>
    <w:rsid w:val="00292712"/>
    <w:rsid w:val="00292851"/>
    <w:rsid w:val="002928D9"/>
    <w:rsid w:val="00292DF7"/>
    <w:rsid w:val="00292E96"/>
    <w:rsid w:val="00293B3F"/>
    <w:rsid w:val="00293F05"/>
    <w:rsid w:val="002946ED"/>
    <w:rsid w:val="002946EF"/>
    <w:rsid w:val="002948D3"/>
    <w:rsid w:val="00294964"/>
    <w:rsid w:val="00294B55"/>
    <w:rsid w:val="0029536E"/>
    <w:rsid w:val="002954A1"/>
    <w:rsid w:val="00295964"/>
    <w:rsid w:val="00295CC1"/>
    <w:rsid w:val="00295E34"/>
    <w:rsid w:val="002960EC"/>
    <w:rsid w:val="00296197"/>
    <w:rsid w:val="002966B1"/>
    <w:rsid w:val="00296814"/>
    <w:rsid w:val="00296ACD"/>
    <w:rsid w:val="00296CF6"/>
    <w:rsid w:val="00296D30"/>
    <w:rsid w:val="00296DFC"/>
    <w:rsid w:val="00297309"/>
    <w:rsid w:val="00297592"/>
    <w:rsid w:val="00297974"/>
    <w:rsid w:val="00297AA8"/>
    <w:rsid w:val="00297E41"/>
    <w:rsid w:val="00297EA1"/>
    <w:rsid w:val="00297FBC"/>
    <w:rsid w:val="002A00A5"/>
    <w:rsid w:val="002A04C5"/>
    <w:rsid w:val="002A0543"/>
    <w:rsid w:val="002A05E8"/>
    <w:rsid w:val="002A0642"/>
    <w:rsid w:val="002A0A5A"/>
    <w:rsid w:val="002A0D4F"/>
    <w:rsid w:val="002A0FA3"/>
    <w:rsid w:val="002A11C9"/>
    <w:rsid w:val="002A1270"/>
    <w:rsid w:val="002A16B8"/>
    <w:rsid w:val="002A17BC"/>
    <w:rsid w:val="002A1B3E"/>
    <w:rsid w:val="002A1CE0"/>
    <w:rsid w:val="002A204A"/>
    <w:rsid w:val="002A2346"/>
    <w:rsid w:val="002A2428"/>
    <w:rsid w:val="002A2721"/>
    <w:rsid w:val="002A280A"/>
    <w:rsid w:val="002A2953"/>
    <w:rsid w:val="002A2A36"/>
    <w:rsid w:val="002A2B28"/>
    <w:rsid w:val="002A2B65"/>
    <w:rsid w:val="002A2E21"/>
    <w:rsid w:val="002A307C"/>
    <w:rsid w:val="002A30D0"/>
    <w:rsid w:val="002A3774"/>
    <w:rsid w:val="002A38F9"/>
    <w:rsid w:val="002A3919"/>
    <w:rsid w:val="002A3B2B"/>
    <w:rsid w:val="002A4111"/>
    <w:rsid w:val="002A4358"/>
    <w:rsid w:val="002A43AE"/>
    <w:rsid w:val="002A45BA"/>
    <w:rsid w:val="002A518D"/>
    <w:rsid w:val="002A576B"/>
    <w:rsid w:val="002A58C2"/>
    <w:rsid w:val="002A5AAF"/>
    <w:rsid w:val="002A5FCB"/>
    <w:rsid w:val="002A5FE4"/>
    <w:rsid w:val="002A606F"/>
    <w:rsid w:val="002A64B2"/>
    <w:rsid w:val="002A694C"/>
    <w:rsid w:val="002A6A42"/>
    <w:rsid w:val="002A6BB1"/>
    <w:rsid w:val="002A6FDC"/>
    <w:rsid w:val="002A70C2"/>
    <w:rsid w:val="002A731D"/>
    <w:rsid w:val="002A7626"/>
    <w:rsid w:val="002A775B"/>
    <w:rsid w:val="002A7A47"/>
    <w:rsid w:val="002A7B33"/>
    <w:rsid w:val="002A7C42"/>
    <w:rsid w:val="002A7D4F"/>
    <w:rsid w:val="002A7D95"/>
    <w:rsid w:val="002A7DEE"/>
    <w:rsid w:val="002A7DF8"/>
    <w:rsid w:val="002A7E7B"/>
    <w:rsid w:val="002B04E0"/>
    <w:rsid w:val="002B080F"/>
    <w:rsid w:val="002B093F"/>
    <w:rsid w:val="002B0BAA"/>
    <w:rsid w:val="002B0CFC"/>
    <w:rsid w:val="002B0E14"/>
    <w:rsid w:val="002B0EEA"/>
    <w:rsid w:val="002B10C7"/>
    <w:rsid w:val="002B1333"/>
    <w:rsid w:val="002B133F"/>
    <w:rsid w:val="002B137C"/>
    <w:rsid w:val="002B155A"/>
    <w:rsid w:val="002B1570"/>
    <w:rsid w:val="002B17D0"/>
    <w:rsid w:val="002B187E"/>
    <w:rsid w:val="002B1C1F"/>
    <w:rsid w:val="002B2037"/>
    <w:rsid w:val="002B2097"/>
    <w:rsid w:val="002B21DE"/>
    <w:rsid w:val="002B288D"/>
    <w:rsid w:val="002B2984"/>
    <w:rsid w:val="002B2ACF"/>
    <w:rsid w:val="002B3022"/>
    <w:rsid w:val="002B3437"/>
    <w:rsid w:val="002B38E6"/>
    <w:rsid w:val="002B3A85"/>
    <w:rsid w:val="002B3F59"/>
    <w:rsid w:val="002B41A5"/>
    <w:rsid w:val="002B449D"/>
    <w:rsid w:val="002B44E7"/>
    <w:rsid w:val="002B45B1"/>
    <w:rsid w:val="002B4A50"/>
    <w:rsid w:val="002B4BB3"/>
    <w:rsid w:val="002B4C48"/>
    <w:rsid w:val="002B4D75"/>
    <w:rsid w:val="002B508D"/>
    <w:rsid w:val="002B5115"/>
    <w:rsid w:val="002B521C"/>
    <w:rsid w:val="002B5646"/>
    <w:rsid w:val="002B57F3"/>
    <w:rsid w:val="002B59F2"/>
    <w:rsid w:val="002B5BF2"/>
    <w:rsid w:val="002B612A"/>
    <w:rsid w:val="002B6189"/>
    <w:rsid w:val="002B61A3"/>
    <w:rsid w:val="002B6287"/>
    <w:rsid w:val="002B628D"/>
    <w:rsid w:val="002B628F"/>
    <w:rsid w:val="002B639D"/>
    <w:rsid w:val="002B6416"/>
    <w:rsid w:val="002B6775"/>
    <w:rsid w:val="002B68B2"/>
    <w:rsid w:val="002B69FA"/>
    <w:rsid w:val="002B69FC"/>
    <w:rsid w:val="002B6AB8"/>
    <w:rsid w:val="002B6CEE"/>
    <w:rsid w:val="002B717C"/>
    <w:rsid w:val="002B71DA"/>
    <w:rsid w:val="002B7920"/>
    <w:rsid w:val="002B7C47"/>
    <w:rsid w:val="002B7F57"/>
    <w:rsid w:val="002C00E6"/>
    <w:rsid w:val="002C030E"/>
    <w:rsid w:val="002C0570"/>
    <w:rsid w:val="002C0D2D"/>
    <w:rsid w:val="002C0DDB"/>
    <w:rsid w:val="002C0E78"/>
    <w:rsid w:val="002C1215"/>
    <w:rsid w:val="002C1935"/>
    <w:rsid w:val="002C1A95"/>
    <w:rsid w:val="002C1BC0"/>
    <w:rsid w:val="002C1E79"/>
    <w:rsid w:val="002C1EFA"/>
    <w:rsid w:val="002C26B1"/>
    <w:rsid w:val="002C2AA5"/>
    <w:rsid w:val="002C2D9C"/>
    <w:rsid w:val="002C2DE0"/>
    <w:rsid w:val="002C3027"/>
    <w:rsid w:val="002C30A5"/>
    <w:rsid w:val="002C34A3"/>
    <w:rsid w:val="002C35ED"/>
    <w:rsid w:val="002C3660"/>
    <w:rsid w:val="002C3794"/>
    <w:rsid w:val="002C3C92"/>
    <w:rsid w:val="002C3D1F"/>
    <w:rsid w:val="002C3EDF"/>
    <w:rsid w:val="002C46FA"/>
    <w:rsid w:val="002C4A43"/>
    <w:rsid w:val="002C4BA7"/>
    <w:rsid w:val="002C4EE9"/>
    <w:rsid w:val="002C51C2"/>
    <w:rsid w:val="002C53E0"/>
    <w:rsid w:val="002C53EC"/>
    <w:rsid w:val="002C5640"/>
    <w:rsid w:val="002C5CF6"/>
    <w:rsid w:val="002C5F2C"/>
    <w:rsid w:val="002C5F9F"/>
    <w:rsid w:val="002C638B"/>
    <w:rsid w:val="002C6841"/>
    <w:rsid w:val="002C6970"/>
    <w:rsid w:val="002C6988"/>
    <w:rsid w:val="002C6C46"/>
    <w:rsid w:val="002C6DA9"/>
    <w:rsid w:val="002C775E"/>
    <w:rsid w:val="002C781A"/>
    <w:rsid w:val="002C7C28"/>
    <w:rsid w:val="002C7C4D"/>
    <w:rsid w:val="002C7D8C"/>
    <w:rsid w:val="002C7D96"/>
    <w:rsid w:val="002C7DB4"/>
    <w:rsid w:val="002C7F81"/>
    <w:rsid w:val="002D0035"/>
    <w:rsid w:val="002D0097"/>
    <w:rsid w:val="002D039E"/>
    <w:rsid w:val="002D05AD"/>
    <w:rsid w:val="002D074C"/>
    <w:rsid w:val="002D0B0D"/>
    <w:rsid w:val="002D0B14"/>
    <w:rsid w:val="002D0CA0"/>
    <w:rsid w:val="002D0CA4"/>
    <w:rsid w:val="002D150C"/>
    <w:rsid w:val="002D1698"/>
    <w:rsid w:val="002D16B3"/>
    <w:rsid w:val="002D171A"/>
    <w:rsid w:val="002D17DF"/>
    <w:rsid w:val="002D1A19"/>
    <w:rsid w:val="002D1C43"/>
    <w:rsid w:val="002D1C70"/>
    <w:rsid w:val="002D1D11"/>
    <w:rsid w:val="002D1DDF"/>
    <w:rsid w:val="002D1E00"/>
    <w:rsid w:val="002D1F63"/>
    <w:rsid w:val="002D20DF"/>
    <w:rsid w:val="002D2330"/>
    <w:rsid w:val="002D248D"/>
    <w:rsid w:val="002D2503"/>
    <w:rsid w:val="002D273A"/>
    <w:rsid w:val="002D2949"/>
    <w:rsid w:val="002D2BF8"/>
    <w:rsid w:val="002D2D49"/>
    <w:rsid w:val="002D323C"/>
    <w:rsid w:val="002D337A"/>
    <w:rsid w:val="002D342C"/>
    <w:rsid w:val="002D34B4"/>
    <w:rsid w:val="002D3645"/>
    <w:rsid w:val="002D3F90"/>
    <w:rsid w:val="002D44DA"/>
    <w:rsid w:val="002D4997"/>
    <w:rsid w:val="002D4BFD"/>
    <w:rsid w:val="002D4E28"/>
    <w:rsid w:val="002D4E2E"/>
    <w:rsid w:val="002D5114"/>
    <w:rsid w:val="002D51A6"/>
    <w:rsid w:val="002D5414"/>
    <w:rsid w:val="002D55CD"/>
    <w:rsid w:val="002D5814"/>
    <w:rsid w:val="002D58B5"/>
    <w:rsid w:val="002D603C"/>
    <w:rsid w:val="002D604C"/>
    <w:rsid w:val="002D607D"/>
    <w:rsid w:val="002D617C"/>
    <w:rsid w:val="002D624D"/>
    <w:rsid w:val="002D625D"/>
    <w:rsid w:val="002D6424"/>
    <w:rsid w:val="002D6770"/>
    <w:rsid w:val="002D6A82"/>
    <w:rsid w:val="002D6ADB"/>
    <w:rsid w:val="002D6C1B"/>
    <w:rsid w:val="002D6C97"/>
    <w:rsid w:val="002D6DF1"/>
    <w:rsid w:val="002D6F7E"/>
    <w:rsid w:val="002D7166"/>
    <w:rsid w:val="002D719F"/>
    <w:rsid w:val="002D7AC7"/>
    <w:rsid w:val="002D7BA7"/>
    <w:rsid w:val="002D7C56"/>
    <w:rsid w:val="002D7FB6"/>
    <w:rsid w:val="002E04A6"/>
    <w:rsid w:val="002E0781"/>
    <w:rsid w:val="002E0C2D"/>
    <w:rsid w:val="002E0C54"/>
    <w:rsid w:val="002E0CCD"/>
    <w:rsid w:val="002E0DC0"/>
    <w:rsid w:val="002E0DD0"/>
    <w:rsid w:val="002E0DEE"/>
    <w:rsid w:val="002E1046"/>
    <w:rsid w:val="002E11B4"/>
    <w:rsid w:val="002E1249"/>
    <w:rsid w:val="002E1668"/>
    <w:rsid w:val="002E1BF6"/>
    <w:rsid w:val="002E1D79"/>
    <w:rsid w:val="002E1FF8"/>
    <w:rsid w:val="002E22C6"/>
    <w:rsid w:val="002E23AB"/>
    <w:rsid w:val="002E258F"/>
    <w:rsid w:val="002E260E"/>
    <w:rsid w:val="002E29DD"/>
    <w:rsid w:val="002E2A57"/>
    <w:rsid w:val="002E2B61"/>
    <w:rsid w:val="002E2F5B"/>
    <w:rsid w:val="002E31EE"/>
    <w:rsid w:val="002E353F"/>
    <w:rsid w:val="002E3814"/>
    <w:rsid w:val="002E3ABA"/>
    <w:rsid w:val="002E3BEC"/>
    <w:rsid w:val="002E3E04"/>
    <w:rsid w:val="002E3E6A"/>
    <w:rsid w:val="002E3E86"/>
    <w:rsid w:val="002E3EBA"/>
    <w:rsid w:val="002E3F29"/>
    <w:rsid w:val="002E40D7"/>
    <w:rsid w:val="002E42AE"/>
    <w:rsid w:val="002E45B6"/>
    <w:rsid w:val="002E463F"/>
    <w:rsid w:val="002E4804"/>
    <w:rsid w:val="002E4CD2"/>
    <w:rsid w:val="002E51AC"/>
    <w:rsid w:val="002E5417"/>
    <w:rsid w:val="002E5439"/>
    <w:rsid w:val="002E56ED"/>
    <w:rsid w:val="002E5A78"/>
    <w:rsid w:val="002E5CAD"/>
    <w:rsid w:val="002E5F27"/>
    <w:rsid w:val="002E608A"/>
    <w:rsid w:val="002E6250"/>
    <w:rsid w:val="002E660A"/>
    <w:rsid w:val="002E6FC9"/>
    <w:rsid w:val="002E7461"/>
    <w:rsid w:val="002E7627"/>
    <w:rsid w:val="002F004B"/>
    <w:rsid w:val="002F01A5"/>
    <w:rsid w:val="002F033C"/>
    <w:rsid w:val="002F051E"/>
    <w:rsid w:val="002F072A"/>
    <w:rsid w:val="002F0B19"/>
    <w:rsid w:val="002F0EED"/>
    <w:rsid w:val="002F0F48"/>
    <w:rsid w:val="002F134E"/>
    <w:rsid w:val="002F14B5"/>
    <w:rsid w:val="002F15A0"/>
    <w:rsid w:val="002F15F9"/>
    <w:rsid w:val="002F1A56"/>
    <w:rsid w:val="002F1A73"/>
    <w:rsid w:val="002F1DE3"/>
    <w:rsid w:val="002F238C"/>
    <w:rsid w:val="002F2533"/>
    <w:rsid w:val="002F25F3"/>
    <w:rsid w:val="002F2D7D"/>
    <w:rsid w:val="002F2FCC"/>
    <w:rsid w:val="002F31CA"/>
    <w:rsid w:val="002F3437"/>
    <w:rsid w:val="002F374B"/>
    <w:rsid w:val="002F3891"/>
    <w:rsid w:val="002F3DB3"/>
    <w:rsid w:val="002F3DBA"/>
    <w:rsid w:val="002F400D"/>
    <w:rsid w:val="002F417F"/>
    <w:rsid w:val="002F43A9"/>
    <w:rsid w:val="002F48A9"/>
    <w:rsid w:val="002F48B1"/>
    <w:rsid w:val="002F49F6"/>
    <w:rsid w:val="002F4B16"/>
    <w:rsid w:val="002F4D03"/>
    <w:rsid w:val="002F4DC1"/>
    <w:rsid w:val="002F52C9"/>
    <w:rsid w:val="002F5C23"/>
    <w:rsid w:val="002F5CF7"/>
    <w:rsid w:val="002F6CAA"/>
    <w:rsid w:val="002F6D4C"/>
    <w:rsid w:val="002F6D60"/>
    <w:rsid w:val="002F7079"/>
    <w:rsid w:val="002F71DD"/>
    <w:rsid w:val="002F763F"/>
    <w:rsid w:val="002F7745"/>
    <w:rsid w:val="002F7A2C"/>
    <w:rsid w:val="002F7CBA"/>
    <w:rsid w:val="003002BA"/>
    <w:rsid w:val="0030046C"/>
    <w:rsid w:val="00300511"/>
    <w:rsid w:val="00300582"/>
    <w:rsid w:val="003005B0"/>
    <w:rsid w:val="003009FC"/>
    <w:rsid w:val="00300C81"/>
    <w:rsid w:val="00300CDB"/>
    <w:rsid w:val="00301401"/>
    <w:rsid w:val="003015C4"/>
    <w:rsid w:val="003015E1"/>
    <w:rsid w:val="00301832"/>
    <w:rsid w:val="00301AD4"/>
    <w:rsid w:val="00301EB1"/>
    <w:rsid w:val="003021A1"/>
    <w:rsid w:val="00302497"/>
    <w:rsid w:val="003024DA"/>
    <w:rsid w:val="003025B0"/>
    <w:rsid w:val="00302763"/>
    <w:rsid w:val="00302792"/>
    <w:rsid w:val="0030290F"/>
    <w:rsid w:val="00302A2A"/>
    <w:rsid w:val="00303149"/>
    <w:rsid w:val="00303C1B"/>
    <w:rsid w:val="00303CF1"/>
    <w:rsid w:val="00303F60"/>
    <w:rsid w:val="0030403A"/>
    <w:rsid w:val="0030408D"/>
    <w:rsid w:val="0030417D"/>
    <w:rsid w:val="003041EF"/>
    <w:rsid w:val="00304305"/>
    <w:rsid w:val="0030437C"/>
    <w:rsid w:val="003044C4"/>
    <w:rsid w:val="003045E0"/>
    <w:rsid w:val="0030467F"/>
    <w:rsid w:val="003047C5"/>
    <w:rsid w:val="0030485D"/>
    <w:rsid w:val="00304A90"/>
    <w:rsid w:val="00304AC0"/>
    <w:rsid w:val="00304D44"/>
    <w:rsid w:val="0030503C"/>
    <w:rsid w:val="003052E1"/>
    <w:rsid w:val="003052E3"/>
    <w:rsid w:val="003057AF"/>
    <w:rsid w:val="00305CE9"/>
    <w:rsid w:val="00305D41"/>
    <w:rsid w:val="00306402"/>
    <w:rsid w:val="0030674A"/>
    <w:rsid w:val="00306CBB"/>
    <w:rsid w:val="00306D28"/>
    <w:rsid w:val="00306D97"/>
    <w:rsid w:val="003071A2"/>
    <w:rsid w:val="003072EB"/>
    <w:rsid w:val="00307502"/>
    <w:rsid w:val="00307CF4"/>
    <w:rsid w:val="00310086"/>
    <w:rsid w:val="00310233"/>
    <w:rsid w:val="003105ED"/>
    <w:rsid w:val="00310689"/>
    <w:rsid w:val="00310857"/>
    <w:rsid w:val="00310B28"/>
    <w:rsid w:val="00310C25"/>
    <w:rsid w:val="00310F3A"/>
    <w:rsid w:val="003112C2"/>
    <w:rsid w:val="003113CE"/>
    <w:rsid w:val="00311505"/>
    <w:rsid w:val="00311CEA"/>
    <w:rsid w:val="00312348"/>
    <w:rsid w:val="00312351"/>
    <w:rsid w:val="003123C3"/>
    <w:rsid w:val="003124ED"/>
    <w:rsid w:val="003125D4"/>
    <w:rsid w:val="003128D6"/>
    <w:rsid w:val="0031291E"/>
    <w:rsid w:val="003129AE"/>
    <w:rsid w:val="00312EDE"/>
    <w:rsid w:val="00313096"/>
    <w:rsid w:val="0031324D"/>
    <w:rsid w:val="003135CC"/>
    <w:rsid w:val="003138A5"/>
    <w:rsid w:val="003138A9"/>
    <w:rsid w:val="003138B4"/>
    <w:rsid w:val="00313A1F"/>
    <w:rsid w:val="00313A64"/>
    <w:rsid w:val="00313CEF"/>
    <w:rsid w:val="00313DFC"/>
    <w:rsid w:val="003141CD"/>
    <w:rsid w:val="003141D2"/>
    <w:rsid w:val="0031434E"/>
    <w:rsid w:val="003143B8"/>
    <w:rsid w:val="003144C4"/>
    <w:rsid w:val="00314738"/>
    <w:rsid w:val="00314C18"/>
    <w:rsid w:val="0031500B"/>
    <w:rsid w:val="00315649"/>
    <w:rsid w:val="00315D3B"/>
    <w:rsid w:val="00315D8E"/>
    <w:rsid w:val="00316131"/>
    <w:rsid w:val="0031646A"/>
    <w:rsid w:val="003169C3"/>
    <w:rsid w:val="00316A8B"/>
    <w:rsid w:val="00316B22"/>
    <w:rsid w:val="00316C56"/>
    <w:rsid w:val="0031714F"/>
    <w:rsid w:val="0031729E"/>
    <w:rsid w:val="0031769C"/>
    <w:rsid w:val="003176C9"/>
    <w:rsid w:val="00317715"/>
    <w:rsid w:val="00317D69"/>
    <w:rsid w:val="00317EA2"/>
    <w:rsid w:val="00317F7E"/>
    <w:rsid w:val="0032023E"/>
    <w:rsid w:val="003202F7"/>
    <w:rsid w:val="003203B8"/>
    <w:rsid w:val="00320621"/>
    <w:rsid w:val="00320831"/>
    <w:rsid w:val="00320D18"/>
    <w:rsid w:val="00320D3B"/>
    <w:rsid w:val="00320E18"/>
    <w:rsid w:val="00320F14"/>
    <w:rsid w:val="00320FCB"/>
    <w:rsid w:val="00321215"/>
    <w:rsid w:val="003213AD"/>
    <w:rsid w:val="00321423"/>
    <w:rsid w:val="003215B7"/>
    <w:rsid w:val="003215CC"/>
    <w:rsid w:val="0032163C"/>
    <w:rsid w:val="0032199E"/>
    <w:rsid w:val="00321BC1"/>
    <w:rsid w:val="00321CA4"/>
    <w:rsid w:val="00321FDD"/>
    <w:rsid w:val="00322419"/>
    <w:rsid w:val="00322B8D"/>
    <w:rsid w:val="00322E74"/>
    <w:rsid w:val="0032319A"/>
    <w:rsid w:val="00323300"/>
    <w:rsid w:val="00323898"/>
    <w:rsid w:val="00323B8E"/>
    <w:rsid w:val="00323D27"/>
    <w:rsid w:val="003240A9"/>
    <w:rsid w:val="003240B8"/>
    <w:rsid w:val="0032411E"/>
    <w:rsid w:val="00324569"/>
    <w:rsid w:val="0032477F"/>
    <w:rsid w:val="00324992"/>
    <w:rsid w:val="003249B2"/>
    <w:rsid w:val="00324BA8"/>
    <w:rsid w:val="00324BC9"/>
    <w:rsid w:val="00324CD3"/>
    <w:rsid w:val="00324FCF"/>
    <w:rsid w:val="00325196"/>
    <w:rsid w:val="0032547A"/>
    <w:rsid w:val="00325C7D"/>
    <w:rsid w:val="0032636B"/>
    <w:rsid w:val="0032673F"/>
    <w:rsid w:val="00326873"/>
    <w:rsid w:val="00326DAA"/>
    <w:rsid w:val="00326FF2"/>
    <w:rsid w:val="00327187"/>
    <w:rsid w:val="0032773C"/>
    <w:rsid w:val="0032798A"/>
    <w:rsid w:val="00327A21"/>
    <w:rsid w:val="00327C38"/>
    <w:rsid w:val="00327E0F"/>
    <w:rsid w:val="00327F85"/>
    <w:rsid w:val="00330307"/>
    <w:rsid w:val="00330D47"/>
    <w:rsid w:val="00330F2B"/>
    <w:rsid w:val="0033100D"/>
    <w:rsid w:val="003310D2"/>
    <w:rsid w:val="003312DA"/>
    <w:rsid w:val="003313FA"/>
    <w:rsid w:val="00331556"/>
    <w:rsid w:val="00331BD3"/>
    <w:rsid w:val="00331D56"/>
    <w:rsid w:val="00331DE1"/>
    <w:rsid w:val="00331DEC"/>
    <w:rsid w:val="00332347"/>
    <w:rsid w:val="003328B7"/>
    <w:rsid w:val="0033294E"/>
    <w:rsid w:val="00332A1E"/>
    <w:rsid w:val="00332A46"/>
    <w:rsid w:val="00332B8A"/>
    <w:rsid w:val="003331BD"/>
    <w:rsid w:val="003337F6"/>
    <w:rsid w:val="003339DF"/>
    <w:rsid w:val="00333E4A"/>
    <w:rsid w:val="00333F1F"/>
    <w:rsid w:val="00334006"/>
    <w:rsid w:val="003343B7"/>
    <w:rsid w:val="0033470D"/>
    <w:rsid w:val="00334862"/>
    <w:rsid w:val="00334A16"/>
    <w:rsid w:val="00334A1C"/>
    <w:rsid w:val="00334CD0"/>
    <w:rsid w:val="00334F7D"/>
    <w:rsid w:val="00334F83"/>
    <w:rsid w:val="0033508C"/>
    <w:rsid w:val="00335147"/>
    <w:rsid w:val="00335464"/>
    <w:rsid w:val="00335713"/>
    <w:rsid w:val="003358A1"/>
    <w:rsid w:val="003358B9"/>
    <w:rsid w:val="00335D35"/>
    <w:rsid w:val="00335FBD"/>
    <w:rsid w:val="003360DA"/>
    <w:rsid w:val="00336353"/>
    <w:rsid w:val="00336503"/>
    <w:rsid w:val="00336934"/>
    <w:rsid w:val="00336C15"/>
    <w:rsid w:val="00336C8A"/>
    <w:rsid w:val="003373B9"/>
    <w:rsid w:val="00337692"/>
    <w:rsid w:val="0033774A"/>
    <w:rsid w:val="00337B21"/>
    <w:rsid w:val="00337BAD"/>
    <w:rsid w:val="00337D96"/>
    <w:rsid w:val="00337E75"/>
    <w:rsid w:val="00337F55"/>
    <w:rsid w:val="003400ED"/>
    <w:rsid w:val="0034035A"/>
    <w:rsid w:val="003403E3"/>
    <w:rsid w:val="00340529"/>
    <w:rsid w:val="0034054E"/>
    <w:rsid w:val="00340EC5"/>
    <w:rsid w:val="00340FC7"/>
    <w:rsid w:val="003413E3"/>
    <w:rsid w:val="00341411"/>
    <w:rsid w:val="0034144C"/>
    <w:rsid w:val="003417E1"/>
    <w:rsid w:val="00341865"/>
    <w:rsid w:val="00341F54"/>
    <w:rsid w:val="003420D0"/>
    <w:rsid w:val="00342105"/>
    <w:rsid w:val="0034253C"/>
    <w:rsid w:val="00342708"/>
    <w:rsid w:val="00342822"/>
    <w:rsid w:val="00342BA6"/>
    <w:rsid w:val="00342CF2"/>
    <w:rsid w:val="0034352B"/>
    <w:rsid w:val="0034357B"/>
    <w:rsid w:val="0034370D"/>
    <w:rsid w:val="00343933"/>
    <w:rsid w:val="00343A87"/>
    <w:rsid w:val="00343AD9"/>
    <w:rsid w:val="00343C73"/>
    <w:rsid w:val="00343D4B"/>
    <w:rsid w:val="00343D72"/>
    <w:rsid w:val="00343E12"/>
    <w:rsid w:val="00343F3B"/>
    <w:rsid w:val="00343F45"/>
    <w:rsid w:val="0034405A"/>
    <w:rsid w:val="00344178"/>
    <w:rsid w:val="003442FE"/>
    <w:rsid w:val="00344349"/>
    <w:rsid w:val="0034446D"/>
    <w:rsid w:val="00344753"/>
    <w:rsid w:val="00344E20"/>
    <w:rsid w:val="0034517C"/>
    <w:rsid w:val="003451AB"/>
    <w:rsid w:val="003451C9"/>
    <w:rsid w:val="00345218"/>
    <w:rsid w:val="003455E1"/>
    <w:rsid w:val="00345619"/>
    <w:rsid w:val="003457AF"/>
    <w:rsid w:val="00345A0F"/>
    <w:rsid w:val="00345F79"/>
    <w:rsid w:val="003461FF"/>
    <w:rsid w:val="003463BE"/>
    <w:rsid w:val="003467CD"/>
    <w:rsid w:val="00346A5A"/>
    <w:rsid w:val="00346F4A"/>
    <w:rsid w:val="0034711C"/>
    <w:rsid w:val="00347368"/>
    <w:rsid w:val="00347410"/>
    <w:rsid w:val="00347673"/>
    <w:rsid w:val="00347923"/>
    <w:rsid w:val="003479C6"/>
    <w:rsid w:val="003479EE"/>
    <w:rsid w:val="00347BD6"/>
    <w:rsid w:val="00347C2D"/>
    <w:rsid w:val="00347E60"/>
    <w:rsid w:val="00347EA8"/>
    <w:rsid w:val="00347FF8"/>
    <w:rsid w:val="0035020A"/>
    <w:rsid w:val="0035044B"/>
    <w:rsid w:val="00350645"/>
    <w:rsid w:val="003508AB"/>
    <w:rsid w:val="003508B7"/>
    <w:rsid w:val="00350BDD"/>
    <w:rsid w:val="00350ECC"/>
    <w:rsid w:val="00351255"/>
    <w:rsid w:val="00351334"/>
    <w:rsid w:val="0035135B"/>
    <w:rsid w:val="00351965"/>
    <w:rsid w:val="003519FA"/>
    <w:rsid w:val="00351B8A"/>
    <w:rsid w:val="00351C05"/>
    <w:rsid w:val="00351E3D"/>
    <w:rsid w:val="003523DE"/>
    <w:rsid w:val="0035257D"/>
    <w:rsid w:val="00352710"/>
    <w:rsid w:val="0035293A"/>
    <w:rsid w:val="00353167"/>
    <w:rsid w:val="0035324D"/>
    <w:rsid w:val="003534E4"/>
    <w:rsid w:val="0035395D"/>
    <w:rsid w:val="00353983"/>
    <w:rsid w:val="00353ABC"/>
    <w:rsid w:val="00353C29"/>
    <w:rsid w:val="00353DB8"/>
    <w:rsid w:val="0035422C"/>
    <w:rsid w:val="003542F4"/>
    <w:rsid w:val="003543E6"/>
    <w:rsid w:val="0035488E"/>
    <w:rsid w:val="00354949"/>
    <w:rsid w:val="00354973"/>
    <w:rsid w:val="00354B90"/>
    <w:rsid w:val="00354C19"/>
    <w:rsid w:val="00354CD9"/>
    <w:rsid w:val="003553A0"/>
    <w:rsid w:val="003553A1"/>
    <w:rsid w:val="0035542E"/>
    <w:rsid w:val="00355562"/>
    <w:rsid w:val="003558B4"/>
    <w:rsid w:val="00355907"/>
    <w:rsid w:val="00355BE0"/>
    <w:rsid w:val="00355D72"/>
    <w:rsid w:val="00355EA8"/>
    <w:rsid w:val="003561AC"/>
    <w:rsid w:val="003567E7"/>
    <w:rsid w:val="00356BF7"/>
    <w:rsid w:val="00356F98"/>
    <w:rsid w:val="003570D2"/>
    <w:rsid w:val="00357193"/>
    <w:rsid w:val="003571DC"/>
    <w:rsid w:val="00357C2C"/>
    <w:rsid w:val="00357CD4"/>
    <w:rsid w:val="00357F3B"/>
    <w:rsid w:val="00360066"/>
    <w:rsid w:val="00360839"/>
    <w:rsid w:val="00360D44"/>
    <w:rsid w:val="00360DA0"/>
    <w:rsid w:val="00360DF2"/>
    <w:rsid w:val="00360E24"/>
    <w:rsid w:val="003610D8"/>
    <w:rsid w:val="0036159D"/>
    <w:rsid w:val="00361797"/>
    <w:rsid w:val="003617AB"/>
    <w:rsid w:val="003623EE"/>
    <w:rsid w:val="00362415"/>
    <w:rsid w:val="003624CD"/>
    <w:rsid w:val="003625BD"/>
    <w:rsid w:val="00362824"/>
    <w:rsid w:val="00362899"/>
    <w:rsid w:val="00362906"/>
    <w:rsid w:val="00362AB0"/>
    <w:rsid w:val="00362BF6"/>
    <w:rsid w:val="00362C75"/>
    <w:rsid w:val="00362F63"/>
    <w:rsid w:val="00363103"/>
    <w:rsid w:val="003633CD"/>
    <w:rsid w:val="0036343E"/>
    <w:rsid w:val="0036374C"/>
    <w:rsid w:val="00363B32"/>
    <w:rsid w:val="00363DC0"/>
    <w:rsid w:val="00363DF8"/>
    <w:rsid w:val="003641A3"/>
    <w:rsid w:val="003644A7"/>
    <w:rsid w:val="0036457B"/>
    <w:rsid w:val="003645FE"/>
    <w:rsid w:val="00364C5F"/>
    <w:rsid w:val="00364F20"/>
    <w:rsid w:val="003653EC"/>
    <w:rsid w:val="0036544A"/>
    <w:rsid w:val="003655A4"/>
    <w:rsid w:val="0036568E"/>
    <w:rsid w:val="00365E4C"/>
    <w:rsid w:val="00366123"/>
    <w:rsid w:val="0036624B"/>
    <w:rsid w:val="00366340"/>
    <w:rsid w:val="00366366"/>
    <w:rsid w:val="0036638F"/>
    <w:rsid w:val="003666BC"/>
    <w:rsid w:val="00366B27"/>
    <w:rsid w:val="00366C95"/>
    <w:rsid w:val="00366CAC"/>
    <w:rsid w:val="00366DF9"/>
    <w:rsid w:val="00366E81"/>
    <w:rsid w:val="00367118"/>
    <w:rsid w:val="0036717C"/>
    <w:rsid w:val="003672DA"/>
    <w:rsid w:val="00367420"/>
    <w:rsid w:val="00367512"/>
    <w:rsid w:val="0036760B"/>
    <w:rsid w:val="00367812"/>
    <w:rsid w:val="003678BD"/>
    <w:rsid w:val="00367B07"/>
    <w:rsid w:val="00367D48"/>
    <w:rsid w:val="0037012B"/>
    <w:rsid w:val="00370177"/>
    <w:rsid w:val="003701E9"/>
    <w:rsid w:val="00370238"/>
    <w:rsid w:val="00370548"/>
    <w:rsid w:val="00370604"/>
    <w:rsid w:val="00370851"/>
    <w:rsid w:val="00370AD9"/>
    <w:rsid w:val="00370B66"/>
    <w:rsid w:val="00370BBF"/>
    <w:rsid w:val="00370BCC"/>
    <w:rsid w:val="00370CDB"/>
    <w:rsid w:val="00370F9A"/>
    <w:rsid w:val="0037108C"/>
    <w:rsid w:val="0037135F"/>
    <w:rsid w:val="003715C6"/>
    <w:rsid w:val="003718EE"/>
    <w:rsid w:val="00371CC2"/>
    <w:rsid w:val="00371DDE"/>
    <w:rsid w:val="00371FF9"/>
    <w:rsid w:val="0037204E"/>
    <w:rsid w:val="0037234C"/>
    <w:rsid w:val="0037251A"/>
    <w:rsid w:val="0037295A"/>
    <w:rsid w:val="00372D4C"/>
    <w:rsid w:val="003730D9"/>
    <w:rsid w:val="0037353C"/>
    <w:rsid w:val="0037392A"/>
    <w:rsid w:val="0037398C"/>
    <w:rsid w:val="00373AAB"/>
    <w:rsid w:val="00373D18"/>
    <w:rsid w:val="00373D80"/>
    <w:rsid w:val="00373E3D"/>
    <w:rsid w:val="00373FD1"/>
    <w:rsid w:val="00374037"/>
    <w:rsid w:val="0037415F"/>
    <w:rsid w:val="003743B4"/>
    <w:rsid w:val="003745F9"/>
    <w:rsid w:val="003746D4"/>
    <w:rsid w:val="00374724"/>
    <w:rsid w:val="0037473D"/>
    <w:rsid w:val="00374774"/>
    <w:rsid w:val="00374B69"/>
    <w:rsid w:val="00374B6D"/>
    <w:rsid w:val="00374D46"/>
    <w:rsid w:val="00374D5B"/>
    <w:rsid w:val="00374E57"/>
    <w:rsid w:val="00374F0B"/>
    <w:rsid w:val="0037504D"/>
    <w:rsid w:val="00375056"/>
    <w:rsid w:val="00375245"/>
    <w:rsid w:val="00375904"/>
    <w:rsid w:val="0037598B"/>
    <w:rsid w:val="00375A9E"/>
    <w:rsid w:val="00375ED4"/>
    <w:rsid w:val="003760D6"/>
    <w:rsid w:val="003762AB"/>
    <w:rsid w:val="003767D9"/>
    <w:rsid w:val="00376B14"/>
    <w:rsid w:val="00376D49"/>
    <w:rsid w:val="00376F61"/>
    <w:rsid w:val="0037736B"/>
    <w:rsid w:val="003773DA"/>
    <w:rsid w:val="0037757A"/>
    <w:rsid w:val="003775DA"/>
    <w:rsid w:val="00377FF4"/>
    <w:rsid w:val="00380059"/>
    <w:rsid w:val="00380668"/>
    <w:rsid w:val="00380807"/>
    <w:rsid w:val="0038093F"/>
    <w:rsid w:val="00380EEB"/>
    <w:rsid w:val="0038111D"/>
    <w:rsid w:val="00381379"/>
    <w:rsid w:val="0038172D"/>
    <w:rsid w:val="00381A12"/>
    <w:rsid w:val="00381D1B"/>
    <w:rsid w:val="00381FDE"/>
    <w:rsid w:val="00382656"/>
    <w:rsid w:val="00382675"/>
    <w:rsid w:val="00382ACD"/>
    <w:rsid w:val="003832F9"/>
    <w:rsid w:val="00383320"/>
    <w:rsid w:val="0038343F"/>
    <w:rsid w:val="00383A90"/>
    <w:rsid w:val="00384126"/>
    <w:rsid w:val="003841CF"/>
    <w:rsid w:val="0038436D"/>
    <w:rsid w:val="00384D16"/>
    <w:rsid w:val="00384F7E"/>
    <w:rsid w:val="00384FF0"/>
    <w:rsid w:val="0038527B"/>
    <w:rsid w:val="00385291"/>
    <w:rsid w:val="00385456"/>
    <w:rsid w:val="00385473"/>
    <w:rsid w:val="003855A3"/>
    <w:rsid w:val="0038598F"/>
    <w:rsid w:val="00385A73"/>
    <w:rsid w:val="00385AD9"/>
    <w:rsid w:val="00385F36"/>
    <w:rsid w:val="00385F78"/>
    <w:rsid w:val="00386053"/>
    <w:rsid w:val="003861EE"/>
    <w:rsid w:val="003863E3"/>
    <w:rsid w:val="0038647E"/>
    <w:rsid w:val="0038649F"/>
    <w:rsid w:val="0038690A"/>
    <w:rsid w:val="003869E8"/>
    <w:rsid w:val="00386B75"/>
    <w:rsid w:val="00386C16"/>
    <w:rsid w:val="00386ED9"/>
    <w:rsid w:val="0038736F"/>
    <w:rsid w:val="003876C0"/>
    <w:rsid w:val="0038781C"/>
    <w:rsid w:val="00387E41"/>
    <w:rsid w:val="0039028D"/>
    <w:rsid w:val="00390756"/>
    <w:rsid w:val="00390B2B"/>
    <w:rsid w:val="00390EAF"/>
    <w:rsid w:val="0039122A"/>
    <w:rsid w:val="003913BB"/>
    <w:rsid w:val="003913C9"/>
    <w:rsid w:val="00391612"/>
    <w:rsid w:val="003922C1"/>
    <w:rsid w:val="0039246A"/>
    <w:rsid w:val="0039253D"/>
    <w:rsid w:val="00392ACB"/>
    <w:rsid w:val="00392B85"/>
    <w:rsid w:val="0039323C"/>
    <w:rsid w:val="00393350"/>
    <w:rsid w:val="003937C9"/>
    <w:rsid w:val="00393C8F"/>
    <w:rsid w:val="00393C98"/>
    <w:rsid w:val="00393DBC"/>
    <w:rsid w:val="00393EC9"/>
    <w:rsid w:val="0039477A"/>
    <w:rsid w:val="003947DC"/>
    <w:rsid w:val="0039486B"/>
    <w:rsid w:val="00394EF8"/>
    <w:rsid w:val="00395234"/>
    <w:rsid w:val="003953E2"/>
    <w:rsid w:val="00395509"/>
    <w:rsid w:val="003955C9"/>
    <w:rsid w:val="00395B19"/>
    <w:rsid w:val="00395DB3"/>
    <w:rsid w:val="00395F69"/>
    <w:rsid w:val="00395FA9"/>
    <w:rsid w:val="003962F3"/>
    <w:rsid w:val="0039638F"/>
    <w:rsid w:val="003963FA"/>
    <w:rsid w:val="003964DD"/>
    <w:rsid w:val="00396597"/>
    <w:rsid w:val="00396763"/>
    <w:rsid w:val="00396820"/>
    <w:rsid w:val="00396D43"/>
    <w:rsid w:val="00396EED"/>
    <w:rsid w:val="00396F4D"/>
    <w:rsid w:val="00396FE6"/>
    <w:rsid w:val="00397284"/>
    <w:rsid w:val="003972C0"/>
    <w:rsid w:val="00397A41"/>
    <w:rsid w:val="00397E3A"/>
    <w:rsid w:val="003A04E0"/>
    <w:rsid w:val="003A0D8E"/>
    <w:rsid w:val="003A0FDD"/>
    <w:rsid w:val="003A10BA"/>
    <w:rsid w:val="003A14F2"/>
    <w:rsid w:val="003A175D"/>
    <w:rsid w:val="003A1E4E"/>
    <w:rsid w:val="003A1F30"/>
    <w:rsid w:val="003A245E"/>
    <w:rsid w:val="003A24B3"/>
    <w:rsid w:val="003A24EE"/>
    <w:rsid w:val="003A2A67"/>
    <w:rsid w:val="003A2E61"/>
    <w:rsid w:val="003A2F1D"/>
    <w:rsid w:val="003A2F4F"/>
    <w:rsid w:val="003A31EA"/>
    <w:rsid w:val="003A33C4"/>
    <w:rsid w:val="003A33F2"/>
    <w:rsid w:val="003A3833"/>
    <w:rsid w:val="003A3976"/>
    <w:rsid w:val="003A3C6B"/>
    <w:rsid w:val="003A3DF8"/>
    <w:rsid w:val="003A3FEC"/>
    <w:rsid w:val="003A40F2"/>
    <w:rsid w:val="003A430D"/>
    <w:rsid w:val="003A446D"/>
    <w:rsid w:val="003A456E"/>
    <w:rsid w:val="003A461F"/>
    <w:rsid w:val="003A46A5"/>
    <w:rsid w:val="003A496E"/>
    <w:rsid w:val="003A4AF7"/>
    <w:rsid w:val="003A56C2"/>
    <w:rsid w:val="003A57BB"/>
    <w:rsid w:val="003A5837"/>
    <w:rsid w:val="003A5B82"/>
    <w:rsid w:val="003A5BEC"/>
    <w:rsid w:val="003A5CA9"/>
    <w:rsid w:val="003A60AC"/>
    <w:rsid w:val="003A6308"/>
    <w:rsid w:val="003A67C4"/>
    <w:rsid w:val="003A680B"/>
    <w:rsid w:val="003A68ED"/>
    <w:rsid w:val="003A68F3"/>
    <w:rsid w:val="003A6A90"/>
    <w:rsid w:val="003A6E0C"/>
    <w:rsid w:val="003A6E35"/>
    <w:rsid w:val="003A6EB9"/>
    <w:rsid w:val="003A7986"/>
    <w:rsid w:val="003A79DE"/>
    <w:rsid w:val="003A7A01"/>
    <w:rsid w:val="003A7FA7"/>
    <w:rsid w:val="003B05D6"/>
    <w:rsid w:val="003B0810"/>
    <w:rsid w:val="003B0B5E"/>
    <w:rsid w:val="003B1112"/>
    <w:rsid w:val="003B1134"/>
    <w:rsid w:val="003B1148"/>
    <w:rsid w:val="003B1668"/>
    <w:rsid w:val="003B2342"/>
    <w:rsid w:val="003B25A6"/>
    <w:rsid w:val="003B32D1"/>
    <w:rsid w:val="003B33E7"/>
    <w:rsid w:val="003B3612"/>
    <w:rsid w:val="003B38E0"/>
    <w:rsid w:val="003B39E5"/>
    <w:rsid w:val="003B3EA9"/>
    <w:rsid w:val="003B4751"/>
    <w:rsid w:val="003B4892"/>
    <w:rsid w:val="003B4B3A"/>
    <w:rsid w:val="003B4F25"/>
    <w:rsid w:val="003B5863"/>
    <w:rsid w:val="003B5B6A"/>
    <w:rsid w:val="003B5BB3"/>
    <w:rsid w:val="003B5F95"/>
    <w:rsid w:val="003B6189"/>
    <w:rsid w:val="003B61C3"/>
    <w:rsid w:val="003B61DB"/>
    <w:rsid w:val="003B64A5"/>
    <w:rsid w:val="003B6501"/>
    <w:rsid w:val="003B6582"/>
    <w:rsid w:val="003B67A9"/>
    <w:rsid w:val="003B6961"/>
    <w:rsid w:val="003B6B8B"/>
    <w:rsid w:val="003B6C98"/>
    <w:rsid w:val="003B6CF4"/>
    <w:rsid w:val="003B6D8E"/>
    <w:rsid w:val="003B6E0B"/>
    <w:rsid w:val="003B6E46"/>
    <w:rsid w:val="003B7160"/>
    <w:rsid w:val="003B735F"/>
    <w:rsid w:val="003B73A6"/>
    <w:rsid w:val="003B75A4"/>
    <w:rsid w:val="003B764E"/>
    <w:rsid w:val="003B7B8E"/>
    <w:rsid w:val="003B7C73"/>
    <w:rsid w:val="003B7E18"/>
    <w:rsid w:val="003C0226"/>
    <w:rsid w:val="003C02C4"/>
    <w:rsid w:val="003C1528"/>
    <w:rsid w:val="003C154C"/>
    <w:rsid w:val="003C1C7F"/>
    <w:rsid w:val="003C1F16"/>
    <w:rsid w:val="003C21F7"/>
    <w:rsid w:val="003C25F5"/>
    <w:rsid w:val="003C2B4B"/>
    <w:rsid w:val="003C2B8D"/>
    <w:rsid w:val="003C2DB2"/>
    <w:rsid w:val="003C33BC"/>
    <w:rsid w:val="003C3593"/>
    <w:rsid w:val="003C3624"/>
    <w:rsid w:val="003C3740"/>
    <w:rsid w:val="003C407B"/>
    <w:rsid w:val="003C4339"/>
    <w:rsid w:val="003C4ABB"/>
    <w:rsid w:val="003C4D75"/>
    <w:rsid w:val="003C4F43"/>
    <w:rsid w:val="003C51BE"/>
    <w:rsid w:val="003C51E5"/>
    <w:rsid w:val="003C5223"/>
    <w:rsid w:val="003C546A"/>
    <w:rsid w:val="003C557B"/>
    <w:rsid w:val="003C5662"/>
    <w:rsid w:val="003C5669"/>
    <w:rsid w:val="003C5776"/>
    <w:rsid w:val="003C5AF0"/>
    <w:rsid w:val="003C5D27"/>
    <w:rsid w:val="003C5E68"/>
    <w:rsid w:val="003C62F0"/>
    <w:rsid w:val="003C6625"/>
    <w:rsid w:val="003C66E4"/>
    <w:rsid w:val="003C67EA"/>
    <w:rsid w:val="003C705D"/>
    <w:rsid w:val="003C72A8"/>
    <w:rsid w:val="003C72C6"/>
    <w:rsid w:val="003C750E"/>
    <w:rsid w:val="003C782D"/>
    <w:rsid w:val="003C78A9"/>
    <w:rsid w:val="003C79C9"/>
    <w:rsid w:val="003C7B0C"/>
    <w:rsid w:val="003C7BA4"/>
    <w:rsid w:val="003C7BC2"/>
    <w:rsid w:val="003C7F3A"/>
    <w:rsid w:val="003D0144"/>
    <w:rsid w:val="003D0735"/>
    <w:rsid w:val="003D12EA"/>
    <w:rsid w:val="003D1BC6"/>
    <w:rsid w:val="003D1CDE"/>
    <w:rsid w:val="003D1D19"/>
    <w:rsid w:val="003D201B"/>
    <w:rsid w:val="003D26F2"/>
    <w:rsid w:val="003D3041"/>
    <w:rsid w:val="003D322A"/>
    <w:rsid w:val="003D3492"/>
    <w:rsid w:val="003D3612"/>
    <w:rsid w:val="003D392C"/>
    <w:rsid w:val="003D3B70"/>
    <w:rsid w:val="003D42B5"/>
    <w:rsid w:val="003D4615"/>
    <w:rsid w:val="003D4C34"/>
    <w:rsid w:val="003D4D66"/>
    <w:rsid w:val="003D5378"/>
    <w:rsid w:val="003D5A16"/>
    <w:rsid w:val="003D5B97"/>
    <w:rsid w:val="003D5F38"/>
    <w:rsid w:val="003D61F6"/>
    <w:rsid w:val="003D633D"/>
    <w:rsid w:val="003D6802"/>
    <w:rsid w:val="003D6A18"/>
    <w:rsid w:val="003D6C1E"/>
    <w:rsid w:val="003D6C5F"/>
    <w:rsid w:val="003D6C61"/>
    <w:rsid w:val="003D75D4"/>
    <w:rsid w:val="003D7938"/>
    <w:rsid w:val="003D7BA0"/>
    <w:rsid w:val="003D7CE3"/>
    <w:rsid w:val="003D7EEF"/>
    <w:rsid w:val="003D7F79"/>
    <w:rsid w:val="003E0368"/>
    <w:rsid w:val="003E060D"/>
    <w:rsid w:val="003E0BCC"/>
    <w:rsid w:val="003E163B"/>
    <w:rsid w:val="003E1864"/>
    <w:rsid w:val="003E188D"/>
    <w:rsid w:val="003E1973"/>
    <w:rsid w:val="003E1B23"/>
    <w:rsid w:val="003E1D0A"/>
    <w:rsid w:val="003E1DEF"/>
    <w:rsid w:val="003E1EF5"/>
    <w:rsid w:val="003E2392"/>
    <w:rsid w:val="003E23B2"/>
    <w:rsid w:val="003E2567"/>
    <w:rsid w:val="003E2694"/>
    <w:rsid w:val="003E28E9"/>
    <w:rsid w:val="003E2930"/>
    <w:rsid w:val="003E2A91"/>
    <w:rsid w:val="003E2BA2"/>
    <w:rsid w:val="003E2BAC"/>
    <w:rsid w:val="003E32EC"/>
    <w:rsid w:val="003E33D9"/>
    <w:rsid w:val="003E35B0"/>
    <w:rsid w:val="003E3A14"/>
    <w:rsid w:val="003E3B87"/>
    <w:rsid w:val="003E3C8C"/>
    <w:rsid w:val="003E3E22"/>
    <w:rsid w:val="003E40D6"/>
    <w:rsid w:val="003E4177"/>
    <w:rsid w:val="003E41B7"/>
    <w:rsid w:val="003E4392"/>
    <w:rsid w:val="003E43E3"/>
    <w:rsid w:val="003E4544"/>
    <w:rsid w:val="003E47E4"/>
    <w:rsid w:val="003E4990"/>
    <w:rsid w:val="003E4CAD"/>
    <w:rsid w:val="003E4E9A"/>
    <w:rsid w:val="003E5544"/>
    <w:rsid w:val="003E59E8"/>
    <w:rsid w:val="003E5A79"/>
    <w:rsid w:val="003E5B1D"/>
    <w:rsid w:val="003E5D03"/>
    <w:rsid w:val="003E5FB1"/>
    <w:rsid w:val="003E63F5"/>
    <w:rsid w:val="003E685D"/>
    <w:rsid w:val="003E68AF"/>
    <w:rsid w:val="003E7010"/>
    <w:rsid w:val="003E73C7"/>
    <w:rsid w:val="003E7674"/>
    <w:rsid w:val="003E7ECD"/>
    <w:rsid w:val="003E7ED9"/>
    <w:rsid w:val="003F021E"/>
    <w:rsid w:val="003F0321"/>
    <w:rsid w:val="003F061F"/>
    <w:rsid w:val="003F0828"/>
    <w:rsid w:val="003F0C9A"/>
    <w:rsid w:val="003F0DC3"/>
    <w:rsid w:val="003F0E6C"/>
    <w:rsid w:val="003F10EA"/>
    <w:rsid w:val="003F1609"/>
    <w:rsid w:val="003F1630"/>
    <w:rsid w:val="003F1632"/>
    <w:rsid w:val="003F173A"/>
    <w:rsid w:val="003F18A4"/>
    <w:rsid w:val="003F2038"/>
    <w:rsid w:val="003F2785"/>
    <w:rsid w:val="003F2866"/>
    <w:rsid w:val="003F29E4"/>
    <w:rsid w:val="003F2B85"/>
    <w:rsid w:val="003F2E1A"/>
    <w:rsid w:val="003F3135"/>
    <w:rsid w:val="003F3212"/>
    <w:rsid w:val="003F34A7"/>
    <w:rsid w:val="003F3882"/>
    <w:rsid w:val="003F39ED"/>
    <w:rsid w:val="003F3BDE"/>
    <w:rsid w:val="003F40B7"/>
    <w:rsid w:val="003F42DE"/>
    <w:rsid w:val="003F4685"/>
    <w:rsid w:val="003F46F5"/>
    <w:rsid w:val="003F4B43"/>
    <w:rsid w:val="003F4B68"/>
    <w:rsid w:val="003F4FA6"/>
    <w:rsid w:val="003F51AF"/>
    <w:rsid w:val="003F5413"/>
    <w:rsid w:val="003F576A"/>
    <w:rsid w:val="003F5AC5"/>
    <w:rsid w:val="003F5AE3"/>
    <w:rsid w:val="003F5BC9"/>
    <w:rsid w:val="003F6255"/>
    <w:rsid w:val="003F6552"/>
    <w:rsid w:val="003F6646"/>
    <w:rsid w:val="003F67E2"/>
    <w:rsid w:val="003F6AB8"/>
    <w:rsid w:val="003F6B29"/>
    <w:rsid w:val="003F6F32"/>
    <w:rsid w:val="003F6F47"/>
    <w:rsid w:val="003F7055"/>
    <w:rsid w:val="003F7316"/>
    <w:rsid w:val="003F79ED"/>
    <w:rsid w:val="003F7A3E"/>
    <w:rsid w:val="003F7B87"/>
    <w:rsid w:val="004000E5"/>
    <w:rsid w:val="004002B5"/>
    <w:rsid w:val="00400B04"/>
    <w:rsid w:val="00400F54"/>
    <w:rsid w:val="00401058"/>
    <w:rsid w:val="00401821"/>
    <w:rsid w:val="00402254"/>
    <w:rsid w:val="00402AB8"/>
    <w:rsid w:val="0040302F"/>
    <w:rsid w:val="00403046"/>
    <w:rsid w:val="0040319A"/>
    <w:rsid w:val="004036A6"/>
    <w:rsid w:val="004037D8"/>
    <w:rsid w:val="004037F6"/>
    <w:rsid w:val="004041CC"/>
    <w:rsid w:val="004043DA"/>
    <w:rsid w:val="00404430"/>
    <w:rsid w:val="004046DB"/>
    <w:rsid w:val="004048B0"/>
    <w:rsid w:val="00404B1D"/>
    <w:rsid w:val="00404C34"/>
    <w:rsid w:val="00404C3E"/>
    <w:rsid w:val="00404DAC"/>
    <w:rsid w:val="00404DB4"/>
    <w:rsid w:val="004055B0"/>
    <w:rsid w:val="00405A56"/>
    <w:rsid w:val="00405BB6"/>
    <w:rsid w:val="00405ED4"/>
    <w:rsid w:val="00406097"/>
    <w:rsid w:val="00406280"/>
    <w:rsid w:val="004064B6"/>
    <w:rsid w:val="00406518"/>
    <w:rsid w:val="00406834"/>
    <w:rsid w:val="004069DA"/>
    <w:rsid w:val="00406AFF"/>
    <w:rsid w:val="00406CA2"/>
    <w:rsid w:val="00406CD9"/>
    <w:rsid w:val="00406D7E"/>
    <w:rsid w:val="0040710E"/>
    <w:rsid w:val="0040768A"/>
    <w:rsid w:val="004077C1"/>
    <w:rsid w:val="00407C34"/>
    <w:rsid w:val="00407C4B"/>
    <w:rsid w:val="00407D47"/>
    <w:rsid w:val="00407DB4"/>
    <w:rsid w:val="00407DD6"/>
    <w:rsid w:val="00407EB7"/>
    <w:rsid w:val="00410493"/>
    <w:rsid w:val="0041052D"/>
    <w:rsid w:val="00410617"/>
    <w:rsid w:val="00410A5C"/>
    <w:rsid w:val="00410D2C"/>
    <w:rsid w:val="00410D2D"/>
    <w:rsid w:val="00411334"/>
    <w:rsid w:val="00411564"/>
    <w:rsid w:val="00411690"/>
    <w:rsid w:val="00411AE9"/>
    <w:rsid w:val="00411B05"/>
    <w:rsid w:val="00411F00"/>
    <w:rsid w:val="0041209A"/>
    <w:rsid w:val="0041255A"/>
    <w:rsid w:val="004125F1"/>
    <w:rsid w:val="00412952"/>
    <w:rsid w:val="0041296C"/>
    <w:rsid w:val="00412D04"/>
    <w:rsid w:val="0041351D"/>
    <w:rsid w:val="00413603"/>
    <w:rsid w:val="00413666"/>
    <w:rsid w:val="00413713"/>
    <w:rsid w:val="00413764"/>
    <w:rsid w:val="0041391F"/>
    <w:rsid w:val="00413BB5"/>
    <w:rsid w:val="004141F7"/>
    <w:rsid w:val="0041462A"/>
    <w:rsid w:val="004147C3"/>
    <w:rsid w:val="00414B2D"/>
    <w:rsid w:val="00414F48"/>
    <w:rsid w:val="004151ED"/>
    <w:rsid w:val="0041528E"/>
    <w:rsid w:val="0041559C"/>
    <w:rsid w:val="0041560E"/>
    <w:rsid w:val="004159DC"/>
    <w:rsid w:val="00415C96"/>
    <w:rsid w:val="00415F6A"/>
    <w:rsid w:val="00416361"/>
    <w:rsid w:val="004163FC"/>
    <w:rsid w:val="00416504"/>
    <w:rsid w:val="00416AA5"/>
    <w:rsid w:val="00416B71"/>
    <w:rsid w:val="00416C57"/>
    <w:rsid w:val="00416D2C"/>
    <w:rsid w:val="004171B2"/>
    <w:rsid w:val="004171ED"/>
    <w:rsid w:val="00417D79"/>
    <w:rsid w:val="00417DC9"/>
    <w:rsid w:val="00417DF8"/>
    <w:rsid w:val="00417EEC"/>
    <w:rsid w:val="00417F91"/>
    <w:rsid w:val="004200EC"/>
    <w:rsid w:val="004204F0"/>
    <w:rsid w:val="004208D6"/>
    <w:rsid w:val="00420D44"/>
    <w:rsid w:val="00420D54"/>
    <w:rsid w:val="00420FE6"/>
    <w:rsid w:val="004210A2"/>
    <w:rsid w:val="0042160E"/>
    <w:rsid w:val="00421615"/>
    <w:rsid w:val="004217E1"/>
    <w:rsid w:val="004219EA"/>
    <w:rsid w:val="00421B41"/>
    <w:rsid w:val="0042219D"/>
    <w:rsid w:val="004223E8"/>
    <w:rsid w:val="004223E9"/>
    <w:rsid w:val="00422489"/>
    <w:rsid w:val="0042250B"/>
    <w:rsid w:val="00422563"/>
    <w:rsid w:val="0042263C"/>
    <w:rsid w:val="00422A16"/>
    <w:rsid w:val="00422CE1"/>
    <w:rsid w:val="00422DB6"/>
    <w:rsid w:val="00422E3E"/>
    <w:rsid w:val="00422F94"/>
    <w:rsid w:val="004233AA"/>
    <w:rsid w:val="004235A3"/>
    <w:rsid w:val="004235CD"/>
    <w:rsid w:val="00423675"/>
    <w:rsid w:val="00423A5D"/>
    <w:rsid w:val="00423AC3"/>
    <w:rsid w:val="00424294"/>
    <w:rsid w:val="004247F7"/>
    <w:rsid w:val="00424957"/>
    <w:rsid w:val="00424AF6"/>
    <w:rsid w:val="00424BD7"/>
    <w:rsid w:val="00424CBD"/>
    <w:rsid w:val="00424EC2"/>
    <w:rsid w:val="004250FC"/>
    <w:rsid w:val="00425205"/>
    <w:rsid w:val="0042557F"/>
    <w:rsid w:val="004258D9"/>
    <w:rsid w:val="004258E0"/>
    <w:rsid w:val="00425A46"/>
    <w:rsid w:val="00425B14"/>
    <w:rsid w:val="00425C33"/>
    <w:rsid w:val="00425FA5"/>
    <w:rsid w:val="0042629C"/>
    <w:rsid w:val="00426602"/>
    <w:rsid w:val="004267CE"/>
    <w:rsid w:val="0042681D"/>
    <w:rsid w:val="004269A2"/>
    <w:rsid w:val="00426B28"/>
    <w:rsid w:val="00426CDC"/>
    <w:rsid w:val="00427229"/>
    <w:rsid w:val="0042741E"/>
    <w:rsid w:val="004276FF"/>
    <w:rsid w:val="00427A23"/>
    <w:rsid w:val="00427E8F"/>
    <w:rsid w:val="00430145"/>
    <w:rsid w:val="00430264"/>
    <w:rsid w:val="0043046F"/>
    <w:rsid w:val="004304EB"/>
    <w:rsid w:val="00430740"/>
    <w:rsid w:val="004309AC"/>
    <w:rsid w:val="00431412"/>
    <w:rsid w:val="00431447"/>
    <w:rsid w:val="004316F0"/>
    <w:rsid w:val="00431A7B"/>
    <w:rsid w:val="004322AB"/>
    <w:rsid w:val="00432510"/>
    <w:rsid w:val="00432511"/>
    <w:rsid w:val="0043269F"/>
    <w:rsid w:val="00432933"/>
    <w:rsid w:val="004329FD"/>
    <w:rsid w:val="00432A14"/>
    <w:rsid w:val="00432A1B"/>
    <w:rsid w:val="00432C71"/>
    <w:rsid w:val="00432DDF"/>
    <w:rsid w:val="00433408"/>
    <w:rsid w:val="004334EE"/>
    <w:rsid w:val="00433681"/>
    <w:rsid w:val="00433995"/>
    <w:rsid w:val="00433DC1"/>
    <w:rsid w:val="00433FAE"/>
    <w:rsid w:val="00434324"/>
    <w:rsid w:val="00434364"/>
    <w:rsid w:val="004344D8"/>
    <w:rsid w:val="00434D87"/>
    <w:rsid w:val="0043524D"/>
    <w:rsid w:val="00435A33"/>
    <w:rsid w:val="00435D28"/>
    <w:rsid w:val="00435EBF"/>
    <w:rsid w:val="00435FFD"/>
    <w:rsid w:val="00436201"/>
    <w:rsid w:val="004365ED"/>
    <w:rsid w:val="0043698B"/>
    <w:rsid w:val="004369DF"/>
    <w:rsid w:val="004369F5"/>
    <w:rsid w:val="00436D73"/>
    <w:rsid w:val="0043745A"/>
    <w:rsid w:val="004374A2"/>
    <w:rsid w:val="00437A03"/>
    <w:rsid w:val="00437C6B"/>
    <w:rsid w:val="0044019F"/>
    <w:rsid w:val="0044042C"/>
    <w:rsid w:val="0044046B"/>
    <w:rsid w:val="004406FC"/>
    <w:rsid w:val="00440880"/>
    <w:rsid w:val="00440AA4"/>
    <w:rsid w:val="00440CD1"/>
    <w:rsid w:val="00440E86"/>
    <w:rsid w:val="004413DA"/>
    <w:rsid w:val="0044173D"/>
    <w:rsid w:val="00441752"/>
    <w:rsid w:val="00441ADB"/>
    <w:rsid w:val="00441B57"/>
    <w:rsid w:val="00441D41"/>
    <w:rsid w:val="00441D8E"/>
    <w:rsid w:val="00441D90"/>
    <w:rsid w:val="00441E94"/>
    <w:rsid w:val="0044249F"/>
    <w:rsid w:val="00442754"/>
    <w:rsid w:val="00442FB3"/>
    <w:rsid w:val="0044323D"/>
    <w:rsid w:val="0044331A"/>
    <w:rsid w:val="004435CD"/>
    <w:rsid w:val="00443758"/>
    <w:rsid w:val="004439D3"/>
    <w:rsid w:val="00443FD1"/>
    <w:rsid w:val="0044488E"/>
    <w:rsid w:val="004449C7"/>
    <w:rsid w:val="00445331"/>
    <w:rsid w:val="00445489"/>
    <w:rsid w:val="00445822"/>
    <w:rsid w:val="00445C8D"/>
    <w:rsid w:val="00445CAE"/>
    <w:rsid w:val="00445FAC"/>
    <w:rsid w:val="004462DA"/>
    <w:rsid w:val="00446313"/>
    <w:rsid w:val="0044631E"/>
    <w:rsid w:val="0044644F"/>
    <w:rsid w:val="00446570"/>
    <w:rsid w:val="004467EF"/>
    <w:rsid w:val="004468F0"/>
    <w:rsid w:val="00446D42"/>
    <w:rsid w:val="00446E79"/>
    <w:rsid w:val="004473ED"/>
    <w:rsid w:val="004474A9"/>
    <w:rsid w:val="00447A6A"/>
    <w:rsid w:val="00447FD7"/>
    <w:rsid w:val="00450716"/>
    <w:rsid w:val="004509E6"/>
    <w:rsid w:val="00450B35"/>
    <w:rsid w:val="00450F5A"/>
    <w:rsid w:val="00451131"/>
    <w:rsid w:val="00451178"/>
    <w:rsid w:val="004512D8"/>
    <w:rsid w:val="00451514"/>
    <w:rsid w:val="00451594"/>
    <w:rsid w:val="00451610"/>
    <w:rsid w:val="004516F0"/>
    <w:rsid w:val="004518B0"/>
    <w:rsid w:val="00451903"/>
    <w:rsid w:val="00451A1D"/>
    <w:rsid w:val="00452090"/>
    <w:rsid w:val="00452328"/>
    <w:rsid w:val="00452685"/>
    <w:rsid w:val="00452723"/>
    <w:rsid w:val="0045295D"/>
    <w:rsid w:val="00452B9D"/>
    <w:rsid w:val="00452E26"/>
    <w:rsid w:val="0045316D"/>
    <w:rsid w:val="00453A51"/>
    <w:rsid w:val="00453B81"/>
    <w:rsid w:val="00453FD2"/>
    <w:rsid w:val="00454445"/>
    <w:rsid w:val="004545EE"/>
    <w:rsid w:val="004546A3"/>
    <w:rsid w:val="00454A1B"/>
    <w:rsid w:val="00454AB3"/>
    <w:rsid w:val="00455436"/>
    <w:rsid w:val="0045543C"/>
    <w:rsid w:val="004555C7"/>
    <w:rsid w:val="00455680"/>
    <w:rsid w:val="004558BA"/>
    <w:rsid w:val="00455B05"/>
    <w:rsid w:val="00455B50"/>
    <w:rsid w:val="004560CC"/>
    <w:rsid w:val="00456172"/>
    <w:rsid w:val="0045653A"/>
    <w:rsid w:val="004566EB"/>
    <w:rsid w:val="00456BC6"/>
    <w:rsid w:val="00456CD0"/>
    <w:rsid w:val="00456E83"/>
    <w:rsid w:val="00457273"/>
    <w:rsid w:val="0045746A"/>
    <w:rsid w:val="00457E12"/>
    <w:rsid w:val="00457E6F"/>
    <w:rsid w:val="00460153"/>
    <w:rsid w:val="00460C5C"/>
    <w:rsid w:val="00460FDE"/>
    <w:rsid w:val="0046103C"/>
    <w:rsid w:val="00462112"/>
    <w:rsid w:val="0046217A"/>
    <w:rsid w:val="00462213"/>
    <w:rsid w:val="00462309"/>
    <w:rsid w:val="00462492"/>
    <w:rsid w:val="004624E4"/>
    <w:rsid w:val="0046251A"/>
    <w:rsid w:val="004625D6"/>
    <w:rsid w:val="00462924"/>
    <w:rsid w:val="0046299B"/>
    <w:rsid w:val="00462C45"/>
    <w:rsid w:val="00462DC2"/>
    <w:rsid w:val="004630B0"/>
    <w:rsid w:val="0046318F"/>
    <w:rsid w:val="00463C63"/>
    <w:rsid w:val="00463FC5"/>
    <w:rsid w:val="00464448"/>
    <w:rsid w:val="004644D6"/>
    <w:rsid w:val="00464678"/>
    <w:rsid w:val="004649D4"/>
    <w:rsid w:val="00464C35"/>
    <w:rsid w:val="00465478"/>
    <w:rsid w:val="004657D5"/>
    <w:rsid w:val="00465C41"/>
    <w:rsid w:val="00465C4C"/>
    <w:rsid w:val="00465EDA"/>
    <w:rsid w:val="0046627C"/>
    <w:rsid w:val="0046636B"/>
    <w:rsid w:val="004663A0"/>
    <w:rsid w:val="00466972"/>
    <w:rsid w:val="004669A3"/>
    <w:rsid w:val="0046753C"/>
    <w:rsid w:val="004679BC"/>
    <w:rsid w:val="004679F0"/>
    <w:rsid w:val="00470143"/>
    <w:rsid w:val="004704A3"/>
    <w:rsid w:val="004704B8"/>
    <w:rsid w:val="0047050F"/>
    <w:rsid w:val="00470C01"/>
    <w:rsid w:val="00470C3B"/>
    <w:rsid w:val="00470D26"/>
    <w:rsid w:val="00470E12"/>
    <w:rsid w:val="00470EB3"/>
    <w:rsid w:val="0047118A"/>
    <w:rsid w:val="00471299"/>
    <w:rsid w:val="0047162C"/>
    <w:rsid w:val="00471B46"/>
    <w:rsid w:val="00471B76"/>
    <w:rsid w:val="00471BD7"/>
    <w:rsid w:val="00471C52"/>
    <w:rsid w:val="00471E6A"/>
    <w:rsid w:val="00472153"/>
    <w:rsid w:val="00472565"/>
    <w:rsid w:val="00472941"/>
    <w:rsid w:val="00472BC1"/>
    <w:rsid w:val="00472C81"/>
    <w:rsid w:val="00472E92"/>
    <w:rsid w:val="00472F4B"/>
    <w:rsid w:val="00473361"/>
    <w:rsid w:val="00473692"/>
    <w:rsid w:val="00473710"/>
    <w:rsid w:val="004739D0"/>
    <w:rsid w:val="00473A8E"/>
    <w:rsid w:val="00473B40"/>
    <w:rsid w:val="00473B41"/>
    <w:rsid w:val="00473DD0"/>
    <w:rsid w:val="00474026"/>
    <w:rsid w:val="004744F0"/>
    <w:rsid w:val="00474A62"/>
    <w:rsid w:val="00474C0B"/>
    <w:rsid w:val="00474C6E"/>
    <w:rsid w:val="004756B5"/>
    <w:rsid w:val="00475B4E"/>
    <w:rsid w:val="00475CC8"/>
    <w:rsid w:val="00475CEC"/>
    <w:rsid w:val="00475D8F"/>
    <w:rsid w:val="00475F49"/>
    <w:rsid w:val="00475F6A"/>
    <w:rsid w:val="004761CF"/>
    <w:rsid w:val="00476322"/>
    <w:rsid w:val="004764F6"/>
    <w:rsid w:val="00476644"/>
    <w:rsid w:val="00476919"/>
    <w:rsid w:val="00477209"/>
    <w:rsid w:val="00477729"/>
    <w:rsid w:val="00477AE8"/>
    <w:rsid w:val="00477CB1"/>
    <w:rsid w:val="00477CC4"/>
    <w:rsid w:val="00477D91"/>
    <w:rsid w:val="00477F05"/>
    <w:rsid w:val="00477F0B"/>
    <w:rsid w:val="0048011B"/>
    <w:rsid w:val="0048056D"/>
    <w:rsid w:val="004805EB"/>
    <w:rsid w:val="00480635"/>
    <w:rsid w:val="00480656"/>
    <w:rsid w:val="004806D8"/>
    <w:rsid w:val="00480763"/>
    <w:rsid w:val="00480B30"/>
    <w:rsid w:val="00480C80"/>
    <w:rsid w:val="00480D95"/>
    <w:rsid w:val="00480EB1"/>
    <w:rsid w:val="00480F71"/>
    <w:rsid w:val="004810C4"/>
    <w:rsid w:val="004812F3"/>
    <w:rsid w:val="00481594"/>
    <w:rsid w:val="00481921"/>
    <w:rsid w:val="00481C77"/>
    <w:rsid w:val="004822D9"/>
    <w:rsid w:val="00482335"/>
    <w:rsid w:val="00482426"/>
    <w:rsid w:val="00482705"/>
    <w:rsid w:val="00482D0E"/>
    <w:rsid w:val="004830FA"/>
    <w:rsid w:val="004832E7"/>
    <w:rsid w:val="004833A0"/>
    <w:rsid w:val="00483715"/>
    <w:rsid w:val="0048372D"/>
    <w:rsid w:val="00483A42"/>
    <w:rsid w:val="00483F89"/>
    <w:rsid w:val="004841CB"/>
    <w:rsid w:val="00484A5B"/>
    <w:rsid w:val="00484AA5"/>
    <w:rsid w:val="00484ED1"/>
    <w:rsid w:val="004850D5"/>
    <w:rsid w:val="0048529C"/>
    <w:rsid w:val="0048548A"/>
    <w:rsid w:val="0048595F"/>
    <w:rsid w:val="00485E66"/>
    <w:rsid w:val="0048610E"/>
    <w:rsid w:val="00486E74"/>
    <w:rsid w:val="00486FDF"/>
    <w:rsid w:val="004870F5"/>
    <w:rsid w:val="004870F7"/>
    <w:rsid w:val="00487307"/>
    <w:rsid w:val="004874DA"/>
    <w:rsid w:val="00487588"/>
    <w:rsid w:val="00487BA5"/>
    <w:rsid w:val="00490129"/>
    <w:rsid w:val="0049019E"/>
    <w:rsid w:val="0049039E"/>
    <w:rsid w:val="004904B8"/>
    <w:rsid w:val="00490DB2"/>
    <w:rsid w:val="00490E98"/>
    <w:rsid w:val="00491345"/>
    <w:rsid w:val="004915A1"/>
    <w:rsid w:val="004916D5"/>
    <w:rsid w:val="004919F9"/>
    <w:rsid w:val="004925B0"/>
    <w:rsid w:val="00492881"/>
    <w:rsid w:val="004928F4"/>
    <w:rsid w:val="00493009"/>
    <w:rsid w:val="0049308F"/>
    <w:rsid w:val="004932E0"/>
    <w:rsid w:val="0049332E"/>
    <w:rsid w:val="004934D3"/>
    <w:rsid w:val="0049368E"/>
    <w:rsid w:val="00493897"/>
    <w:rsid w:val="00493A7D"/>
    <w:rsid w:val="00493BB2"/>
    <w:rsid w:val="00493D1E"/>
    <w:rsid w:val="00494265"/>
    <w:rsid w:val="004944E8"/>
    <w:rsid w:val="00494755"/>
    <w:rsid w:val="0049497E"/>
    <w:rsid w:val="00494B60"/>
    <w:rsid w:val="00494DA0"/>
    <w:rsid w:val="00495019"/>
    <w:rsid w:val="00495042"/>
    <w:rsid w:val="00495874"/>
    <w:rsid w:val="00495969"/>
    <w:rsid w:val="00495EC4"/>
    <w:rsid w:val="004960F8"/>
    <w:rsid w:val="00496A37"/>
    <w:rsid w:val="00496BB0"/>
    <w:rsid w:val="00496BFA"/>
    <w:rsid w:val="00496D1D"/>
    <w:rsid w:val="00496EE9"/>
    <w:rsid w:val="0049703E"/>
    <w:rsid w:val="0049712F"/>
    <w:rsid w:val="00497547"/>
    <w:rsid w:val="004975FD"/>
    <w:rsid w:val="004976DA"/>
    <w:rsid w:val="00497B0C"/>
    <w:rsid w:val="00497E2A"/>
    <w:rsid w:val="00497E5F"/>
    <w:rsid w:val="00497F9E"/>
    <w:rsid w:val="004A012E"/>
    <w:rsid w:val="004A03A2"/>
    <w:rsid w:val="004A0BAE"/>
    <w:rsid w:val="004A0BE0"/>
    <w:rsid w:val="004A0C09"/>
    <w:rsid w:val="004A0E26"/>
    <w:rsid w:val="004A16B7"/>
    <w:rsid w:val="004A18AB"/>
    <w:rsid w:val="004A1B1C"/>
    <w:rsid w:val="004A22E6"/>
    <w:rsid w:val="004A2358"/>
    <w:rsid w:val="004A2699"/>
    <w:rsid w:val="004A2DE0"/>
    <w:rsid w:val="004A2FFE"/>
    <w:rsid w:val="004A35AC"/>
    <w:rsid w:val="004A3A3B"/>
    <w:rsid w:val="004A3A90"/>
    <w:rsid w:val="004A3BEE"/>
    <w:rsid w:val="004A3C9E"/>
    <w:rsid w:val="004A3E04"/>
    <w:rsid w:val="004A3E0A"/>
    <w:rsid w:val="004A3F13"/>
    <w:rsid w:val="004A3F21"/>
    <w:rsid w:val="004A4127"/>
    <w:rsid w:val="004A4381"/>
    <w:rsid w:val="004A4387"/>
    <w:rsid w:val="004A477D"/>
    <w:rsid w:val="004A4D47"/>
    <w:rsid w:val="004A4DA5"/>
    <w:rsid w:val="004A4ED5"/>
    <w:rsid w:val="004A5234"/>
    <w:rsid w:val="004A5431"/>
    <w:rsid w:val="004A5448"/>
    <w:rsid w:val="004A5636"/>
    <w:rsid w:val="004A5CDC"/>
    <w:rsid w:val="004A5D7E"/>
    <w:rsid w:val="004A5E90"/>
    <w:rsid w:val="004A5EBD"/>
    <w:rsid w:val="004A60E0"/>
    <w:rsid w:val="004A64C7"/>
    <w:rsid w:val="004A6726"/>
    <w:rsid w:val="004A690A"/>
    <w:rsid w:val="004A6D9A"/>
    <w:rsid w:val="004A72B4"/>
    <w:rsid w:val="004A7449"/>
    <w:rsid w:val="004A74C1"/>
    <w:rsid w:val="004A786B"/>
    <w:rsid w:val="004A7D12"/>
    <w:rsid w:val="004A7DCA"/>
    <w:rsid w:val="004A7DFF"/>
    <w:rsid w:val="004B011E"/>
    <w:rsid w:val="004B0362"/>
    <w:rsid w:val="004B0464"/>
    <w:rsid w:val="004B065A"/>
    <w:rsid w:val="004B1126"/>
    <w:rsid w:val="004B13A4"/>
    <w:rsid w:val="004B1454"/>
    <w:rsid w:val="004B1748"/>
    <w:rsid w:val="004B1C94"/>
    <w:rsid w:val="004B1CE1"/>
    <w:rsid w:val="004B1E58"/>
    <w:rsid w:val="004B1F8D"/>
    <w:rsid w:val="004B224F"/>
    <w:rsid w:val="004B265F"/>
    <w:rsid w:val="004B291F"/>
    <w:rsid w:val="004B2C96"/>
    <w:rsid w:val="004B35B0"/>
    <w:rsid w:val="004B38CA"/>
    <w:rsid w:val="004B3E47"/>
    <w:rsid w:val="004B40C1"/>
    <w:rsid w:val="004B42F7"/>
    <w:rsid w:val="004B4462"/>
    <w:rsid w:val="004B48AD"/>
    <w:rsid w:val="004B4C93"/>
    <w:rsid w:val="004B4DAC"/>
    <w:rsid w:val="004B4DE2"/>
    <w:rsid w:val="004B4F3A"/>
    <w:rsid w:val="004B5309"/>
    <w:rsid w:val="004B5C9E"/>
    <w:rsid w:val="004B5CB2"/>
    <w:rsid w:val="004B5F21"/>
    <w:rsid w:val="004B6152"/>
    <w:rsid w:val="004B6231"/>
    <w:rsid w:val="004B6B2C"/>
    <w:rsid w:val="004B7309"/>
    <w:rsid w:val="004B7562"/>
    <w:rsid w:val="004B7891"/>
    <w:rsid w:val="004B78A8"/>
    <w:rsid w:val="004B7A05"/>
    <w:rsid w:val="004B7C8E"/>
    <w:rsid w:val="004B7CD9"/>
    <w:rsid w:val="004C02D8"/>
    <w:rsid w:val="004C06B6"/>
    <w:rsid w:val="004C0958"/>
    <w:rsid w:val="004C09C8"/>
    <w:rsid w:val="004C09D4"/>
    <w:rsid w:val="004C0BF3"/>
    <w:rsid w:val="004C102A"/>
    <w:rsid w:val="004C118B"/>
    <w:rsid w:val="004C1276"/>
    <w:rsid w:val="004C155A"/>
    <w:rsid w:val="004C1582"/>
    <w:rsid w:val="004C15B6"/>
    <w:rsid w:val="004C162E"/>
    <w:rsid w:val="004C1641"/>
    <w:rsid w:val="004C1D31"/>
    <w:rsid w:val="004C1DAD"/>
    <w:rsid w:val="004C1E8B"/>
    <w:rsid w:val="004C217B"/>
    <w:rsid w:val="004C2595"/>
    <w:rsid w:val="004C2602"/>
    <w:rsid w:val="004C26B1"/>
    <w:rsid w:val="004C292A"/>
    <w:rsid w:val="004C295F"/>
    <w:rsid w:val="004C2C18"/>
    <w:rsid w:val="004C2F19"/>
    <w:rsid w:val="004C304F"/>
    <w:rsid w:val="004C36D3"/>
    <w:rsid w:val="004C38E0"/>
    <w:rsid w:val="004C3DBD"/>
    <w:rsid w:val="004C3E9F"/>
    <w:rsid w:val="004C41BC"/>
    <w:rsid w:val="004C482F"/>
    <w:rsid w:val="004C4C5B"/>
    <w:rsid w:val="004C4E74"/>
    <w:rsid w:val="004C4EDE"/>
    <w:rsid w:val="004C55C9"/>
    <w:rsid w:val="004C56B4"/>
    <w:rsid w:val="004C585D"/>
    <w:rsid w:val="004C5889"/>
    <w:rsid w:val="004C5B79"/>
    <w:rsid w:val="004C5D3E"/>
    <w:rsid w:val="004C604E"/>
    <w:rsid w:val="004C618B"/>
    <w:rsid w:val="004C61E4"/>
    <w:rsid w:val="004C6594"/>
    <w:rsid w:val="004C6859"/>
    <w:rsid w:val="004C6A61"/>
    <w:rsid w:val="004C6EC9"/>
    <w:rsid w:val="004C6EF9"/>
    <w:rsid w:val="004C7244"/>
    <w:rsid w:val="004C7B99"/>
    <w:rsid w:val="004C7C7A"/>
    <w:rsid w:val="004C7C96"/>
    <w:rsid w:val="004C7D57"/>
    <w:rsid w:val="004C7E14"/>
    <w:rsid w:val="004C7E8B"/>
    <w:rsid w:val="004C7F65"/>
    <w:rsid w:val="004D0224"/>
    <w:rsid w:val="004D030B"/>
    <w:rsid w:val="004D0523"/>
    <w:rsid w:val="004D0765"/>
    <w:rsid w:val="004D07A1"/>
    <w:rsid w:val="004D0FAE"/>
    <w:rsid w:val="004D10E9"/>
    <w:rsid w:val="004D11E1"/>
    <w:rsid w:val="004D1742"/>
    <w:rsid w:val="004D1B05"/>
    <w:rsid w:val="004D23C0"/>
    <w:rsid w:val="004D24B9"/>
    <w:rsid w:val="004D26CA"/>
    <w:rsid w:val="004D2981"/>
    <w:rsid w:val="004D2D2D"/>
    <w:rsid w:val="004D2ECA"/>
    <w:rsid w:val="004D30F3"/>
    <w:rsid w:val="004D33EC"/>
    <w:rsid w:val="004D358B"/>
    <w:rsid w:val="004D3982"/>
    <w:rsid w:val="004D3BFE"/>
    <w:rsid w:val="004D3FB8"/>
    <w:rsid w:val="004D405A"/>
    <w:rsid w:val="004D42B3"/>
    <w:rsid w:val="004D463F"/>
    <w:rsid w:val="004D4EDD"/>
    <w:rsid w:val="004D4F47"/>
    <w:rsid w:val="004D505E"/>
    <w:rsid w:val="004D52CF"/>
    <w:rsid w:val="004D5419"/>
    <w:rsid w:val="004D59EC"/>
    <w:rsid w:val="004D5A15"/>
    <w:rsid w:val="004D5C99"/>
    <w:rsid w:val="004D5E35"/>
    <w:rsid w:val="004D62F1"/>
    <w:rsid w:val="004D6853"/>
    <w:rsid w:val="004D6988"/>
    <w:rsid w:val="004D6B03"/>
    <w:rsid w:val="004D7124"/>
    <w:rsid w:val="004D78E1"/>
    <w:rsid w:val="004D7B71"/>
    <w:rsid w:val="004D7E65"/>
    <w:rsid w:val="004D7ECA"/>
    <w:rsid w:val="004E0372"/>
    <w:rsid w:val="004E04AC"/>
    <w:rsid w:val="004E05A2"/>
    <w:rsid w:val="004E07B2"/>
    <w:rsid w:val="004E0903"/>
    <w:rsid w:val="004E097D"/>
    <w:rsid w:val="004E0B32"/>
    <w:rsid w:val="004E0BD1"/>
    <w:rsid w:val="004E0DDE"/>
    <w:rsid w:val="004E0F1C"/>
    <w:rsid w:val="004E0F36"/>
    <w:rsid w:val="004E13B3"/>
    <w:rsid w:val="004E160C"/>
    <w:rsid w:val="004E1684"/>
    <w:rsid w:val="004E18EC"/>
    <w:rsid w:val="004E1B49"/>
    <w:rsid w:val="004E1DD6"/>
    <w:rsid w:val="004E2386"/>
    <w:rsid w:val="004E2577"/>
    <w:rsid w:val="004E2D5D"/>
    <w:rsid w:val="004E2D62"/>
    <w:rsid w:val="004E31A4"/>
    <w:rsid w:val="004E3561"/>
    <w:rsid w:val="004E35F8"/>
    <w:rsid w:val="004E380C"/>
    <w:rsid w:val="004E3AB8"/>
    <w:rsid w:val="004E3C65"/>
    <w:rsid w:val="004E3C68"/>
    <w:rsid w:val="004E3C94"/>
    <w:rsid w:val="004E3E48"/>
    <w:rsid w:val="004E3E74"/>
    <w:rsid w:val="004E4062"/>
    <w:rsid w:val="004E422C"/>
    <w:rsid w:val="004E4927"/>
    <w:rsid w:val="004E4B4F"/>
    <w:rsid w:val="004E4B69"/>
    <w:rsid w:val="004E5367"/>
    <w:rsid w:val="004E540E"/>
    <w:rsid w:val="004E5698"/>
    <w:rsid w:val="004E5768"/>
    <w:rsid w:val="004E5A4D"/>
    <w:rsid w:val="004E5A66"/>
    <w:rsid w:val="004E5B09"/>
    <w:rsid w:val="004E5FF4"/>
    <w:rsid w:val="004E61FE"/>
    <w:rsid w:val="004E649B"/>
    <w:rsid w:val="004E6777"/>
    <w:rsid w:val="004E6A34"/>
    <w:rsid w:val="004E6B99"/>
    <w:rsid w:val="004E72C5"/>
    <w:rsid w:val="004E77A5"/>
    <w:rsid w:val="004E79D9"/>
    <w:rsid w:val="004E79E2"/>
    <w:rsid w:val="004E7AF7"/>
    <w:rsid w:val="004E7B09"/>
    <w:rsid w:val="004E7BB0"/>
    <w:rsid w:val="004F035F"/>
    <w:rsid w:val="004F0605"/>
    <w:rsid w:val="004F069F"/>
    <w:rsid w:val="004F0827"/>
    <w:rsid w:val="004F089C"/>
    <w:rsid w:val="004F0B22"/>
    <w:rsid w:val="004F0B40"/>
    <w:rsid w:val="004F0F76"/>
    <w:rsid w:val="004F11C0"/>
    <w:rsid w:val="004F1444"/>
    <w:rsid w:val="004F1654"/>
    <w:rsid w:val="004F197E"/>
    <w:rsid w:val="004F1E21"/>
    <w:rsid w:val="004F1FA8"/>
    <w:rsid w:val="004F22FB"/>
    <w:rsid w:val="004F25BC"/>
    <w:rsid w:val="004F263E"/>
    <w:rsid w:val="004F276A"/>
    <w:rsid w:val="004F2BE7"/>
    <w:rsid w:val="004F2DB7"/>
    <w:rsid w:val="004F32D8"/>
    <w:rsid w:val="004F37CA"/>
    <w:rsid w:val="004F3E4C"/>
    <w:rsid w:val="004F4098"/>
    <w:rsid w:val="004F46BC"/>
    <w:rsid w:val="004F4DA3"/>
    <w:rsid w:val="004F55A6"/>
    <w:rsid w:val="004F5786"/>
    <w:rsid w:val="004F57EC"/>
    <w:rsid w:val="004F5845"/>
    <w:rsid w:val="004F5918"/>
    <w:rsid w:val="004F59F9"/>
    <w:rsid w:val="004F5FC3"/>
    <w:rsid w:val="004F6009"/>
    <w:rsid w:val="004F64C9"/>
    <w:rsid w:val="004F67FB"/>
    <w:rsid w:val="004F7202"/>
    <w:rsid w:val="004F7392"/>
    <w:rsid w:val="004F75C7"/>
    <w:rsid w:val="004F7A98"/>
    <w:rsid w:val="004F7BA6"/>
    <w:rsid w:val="004F7E94"/>
    <w:rsid w:val="0050016A"/>
    <w:rsid w:val="00500444"/>
    <w:rsid w:val="005005D8"/>
    <w:rsid w:val="005008AE"/>
    <w:rsid w:val="005009F4"/>
    <w:rsid w:val="00500F37"/>
    <w:rsid w:val="00500F83"/>
    <w:rsid w:val="0050130A"/>
    <w:rsid w:val="00501517"/>
    <w:rsid w:val="00501654"/>
    <w:rsid w:val="00501736"/>
    <w:rsid w:val="005019B1"/>
    <w:rsid w:val="00501D14"/>
    <w:rsid w:val="00502228"/>
    <w:rsid w:val="00502521"/>
    <w:rsid w:val="00502686"/>
    <w:rsid w:val="005026D8"/>
    <w:rsid w:val="005027B1"/>
    <w:rsid w:val="00502858"/>
    <w:rsid w:val="00502979"/>
    <w:rsid w:val="00502B1B"/>
    <w:rsid w:val="00502B90"/>
    <w:rsid w:val="00502FDB"/>
    <w:rsid w:val="00503430"/>
    <w:rsid w:val="0050344E"/>
    <w:rsid w:val="005040C0"/>
    <w:rsid w:val="0050416A"/>
    <w:rsid w:val="00504648"/>
    <w:rsid w:val="00504756"/>
    <w:rsid w:val="0050479F"/>
    <w:rsid w:val="00504869"/>
    <w:rsid w:val="00504888"/>
    <w:rsid w:val="00504BD3"/>
    <w:rsid w:val="00505188"/>
    <w:rsid w:val="00505317"/>
    <w:rsid w:val="005054C5"/>
    <w:rsid w:val="005057C9"/>
    <w:rsid w:val="00505819"/>
    <w:rsid w:val="00505B16"/>
    <w:rsid w:val="00505B41"/>
    <w:rsid w:val="00505E3D"/>
    <w:rsid w:val="00505FCF"/>
    <w:rsid w:val="005061C0"/>
    <w:rsid w:val="00506511"/>
    <w:rsid w:val="00506553"/>
    <w:rsid w:val="0050656F"/>
    <w:rsid w:val="005066A1"/>
    <w:rsid w:val="005067A4"/>
    <w:rsid w:val="00506F2B"/>
    <w:rsid w:val="00506F7E"/>
    <w:rsid w:val="005072C1"/>
    <w:rsid w:val="0050741B"/>
    <w:rsid w:val="005074C8"/>
    <w:rsid w:val="00507518"/>
    <w:rsid w:val="0050787F"/>
    <w:rsid w:val="00507B45"/>
    <w:rsid w:val="0050F72D"/>
    <w:rsid w:val="005106E9"/>
    <w:rsid w:val="0051098E"/>
    <w:rsid w:val="005112F4"/>
    <w:rsid w:val="005118CF"/>
    <w:rsid w:val="005118D2"/>
    <w:rsid w:val="0051203A"/>
    <w:rsid w:val="00512620"/>
    <w:rsid w:val="00512699"/>
    <w:rsid w:val="00512FC9"/>
    <w:rsid w:val="0051313E"/>
    <w:rsid w:val="00513264"/>
    <w:rsid w:val="00513470"/>
    <w:rsid w:val="00513764"/>
    <w:rsid w:val="00513779"/>
    <w:rsid w:val="00513ADF"/>
    <w:rsid w:val="00513ECD"/>
    <w:rsid w:val="00513F12"/>
    <w:rsid w:val="00514230"/>
    <w:rsid w:val="0051437E"/>
    <w:rsid w:val="0051458A"/>
    <w:rsid w:val="005146A0"/>
    <w:rsid w:val="005151D9"/>
    <w:rsid w:val="00515238"/>
    <w:rsid w:val="0051523B"/>
    <w:rsid w:val="00515478"/>
    <w:rsid w:val="00515529"/>
    <w:rsid w:val="00515551"/>
    <w:rsid w:val="00515725"/>
    <w:rsid w:val="00515AC5"/>
    <w:rsid w:val="00515FFF"/>
    <w:rsid w:val="005160A6"/>
    <w:rsid w:val="005161AA"/>
    <w:rsid w:val="0051694F"/>
    <w:rsid w:val="0051697B"/>
    <w:rsid w:val="005169F8"/>
    <w:rsid w:val="00516A73"/>
    <w:rsid w:val="00516D71"/>
    <w:rsid w:val="00516D94"/>
    <w:rsid w:val="005170A8"/>
    <w:rsid w:val="0051767B"/>
    <w:rsid w:val="0051773E"/>
    <w:rsid w:val="005178FC"/>
    <w:rsid w:val="00517BBE"/>
    <w:rsid w:val="00517C16"/>
    <w:rsid w:val="00517C64"/>
    <w:rsid w:val="00517D7A"/>
    <w:rsid w:val="00517F56"/>
    <w:rsid w:val="00517FB8"/>
    <w:rsid w:val="005200AC"/>
    <w:rsid w:val="0052044D"/>
    <w:rsid w:val="005205C3"/>
    <w:rsid w:val="00520778"/>
    <w:rsid w:val="00520800"/>
    <w:rsid w:val="005208EE"/>
    <w:rsid w:val="00520959"/>
    <w:rsid w:val="005209B5"/>
    <w:rsid w:val="00520CD0"/>
    <w:rsid w:val="00520F98"/>
    <w:rsid w:val="00521037"/>
    <w:rsid w:val="00521069"/>
    <w:rsid w:val="005210C4"/>
    <w:rsid w:val="005217B2"/>
    <w:rsid w:val="00521F5F"/>
    <w:rsid w:val="005223F8"/>
    <w:rsid w:val="00522C21"/>
    <w:rsid w:val="00522F70"/>
    <w:rsid w:val="0052352A"/>
    <w:rsid w:val="0052352D"/>
    <w:rsid w:val="005237B3"/>
    <w:rsid w:val="00523B31"/>
    <w:rsid w:val="00523EDA"/>
    <w:rsid w:val="00523F1E"/>
    <w:rsid w:val="005240CB"/>
    <w:rsid w:val="00524193"/>
    <w:rsid w:val="00524480"/>
    <w:rsid w:val="005244DA"/>
    <w:rsid w:val="0052484F"/>
    <w:rsid w:val="0052486D"/>
    <w:rsid w:val="005249C6"/>
    <w:rsid w:val="00524BE0"/>
    <w:rsid w:val="00524DBB"/>
    <w:rsid w:val="00525075"/>
    <w:rsid w:val="005253E4"/>
    <w:rsid w:val="00525423"/>
    <w:rsid w:val="005254C8"/>
    <w:rsid w:val="00525566"/>
    <w:rsid w:val="00525569"/>
    <w:rsid w:val="005255AB"/>
    <w:rsid w:val="00525A47"/>
    <w:rsid w:val="00525BD5"/>
    <w:rsid w:val="00525FEC"/>
    <w:rsid w:val="00526039"/>
    <w:rsid w:val="005262B0"/>
    <w:rsid w:val="005266AF"/>
    <w:rsid w:val="00526718"/>
    <w:rsid w:val="00526A24"/>
    <w:rsid w:val="00526E61"/>
    <w:rsid w:val="00526FEA"/>
    <w:rsid w:val="0052759B"/>
    <w:rsid w:val="00527604"/>
    <w:rsid w:val="005277F0"/>
    <w:rsid w:val="005277F9"/>
    <w:rsid w:val="0052793F"/>
    <w:rsid w:val="00527A5D"/>
    <w:rsid w:val="00527F8F"/>
    <w:rsid w:val="00530088"/>
    <w:rsid w:val="005307B8"/>
    <w:rsid w:val="00530878"/>
    <w:rsid w:val="005308D8"/>
    <w:rsid w:val="00530904"/>
    <w:rsid w:val="00530B6E"/>
    <w:rsid w:val="00530C6D"/>
    <w:rsid w:val="0053102D"/>
    <w:rsid w:val="00531047"/>
    <w:rsid w:val="00531080"/>
    <w:rsid w:val="005312B6"/>
    <w:rsid w:val="005316E2"/>
    <w:rsid w:val="005316FD"/>
    <w:rsid w:val="005318A5"/>
    <w:rsid w:val="00531DD5"/>
    <w:rsid w:val="00531F50"/>
    <w:rsid w:val="005322AA"/>
    <w:rsid w:val="00532546"/>
    <w:rsid w:val="005326E0"/>
    <w:rsid w:val="00532FB7"/>
    <w:rsid w:val="00533220"/>
    <w:rsid w:val="00533487"/>
    <w:rsid w:val="005334C8"/>
    <w:rsid w:val="00533567"/>
    <w:rsid w:val="0053367C"/>
    <w:rsid w:val="005336A9"/>
    <w:rsid w:val="0053375C"/>
    <w:rsid w:val="0053377A"/>
    <w:rsid w:val="0053387F"/>
    <w:rsid w:val="005338A8"/>
    <w:rsid w:val="00533BC5"/>
    <w:rsid w:val="00533CEA"/>
    <w:rsid w:val="00533D89"/>
    <w:rsid w:val="00533FC7"/>
    <w:rsid w:val="00533FDC"/>
    <w:rsid w:val="0053400A"/>
    <w:rsid w:val="00534516"/>
    <w:rsid w:val="00534646"/>
    <w:rsid w:val="005349F5"/>
    <w:rsid w:val="00534B5A"/>
    <w:rsid w:val="00534B6D"/>
    <w:rsid w:val="00534BC0"/>
    <w:rsid w:val="00534F35"/>
    <w:rsid w:val="00535142"/>
    <w:rsid w:val="005352CF"/>
    <w:rsid w:val="00535CAB"/>
    <w:rsid w:val="00536092"/>
    <w:rsid w:val="00536C43"/>
    <w:rsid w:val="00536EA8"/>
    <w:rsid w:val="00537045"/>
    <w:rsid w:val="00537109"/>
    <w:rsid w:val="0053717D"/>
    <w:rsid w:val="00537731"/>
    <w:rsid w:val="00537BAF"/>
    <w:rsid w:val="00537CE8"/>
    <w:rsid w:val="00537DB9"/>
    <w:rsid w:val="00540292"/>
    <w:rsid w:val="00540351"/>
    <w:rsid w:val="0054039B"/>
    <w:rsid w:val="005404DB"/>
    <w:rsid w:val="0054083C"/>
    <w:rsid w:val="005409FE"/>
    <w:rsid w:val="00540B8D"/>
    <w:rsid w:val="00540CD5"/>
    <w:rsid w:val="0054102E"/>
    <w:rsid w:val="00541156"/>
    <w:rsid w:val="00541260"/>
    <w:rsid w:val="00541993"/>
    <w:rsid w:val="005421D3"/>
    <w:rsid w:val="00542262"/>
    <w:rsid w:val="0054227E"/>
    <w:rsid w:val="005428DE"/>
    <w:rsid w:val="00542BF6"/>
    <w:rsid w:val="00542D86"/>
    <w:rsid w:val="0054300D"/>
    <w:rsid w:val="0054379B"/>
    <w:rsid w:val="00543A63"/>
    <w:rsid w:val="00543D1A"/>
    <w:rsid w:val="00544028"/>
    <w:rsid w:val="0054466A"/>
    <w:rsid w:val="005446A1"/>
    <w:rsid w:val="005446E8"/>
    <w:rsid w:val="005447F5"/>
    <w:rsid w:val="005448A5"/>
    <w:rsid w:val="00544B49"/>
    <w:rsid w:val="00544C2A"/>
    <w:rsid w:val="0054506E"/>
    <w:rsid w:val="005450D4"/>
    <w:rsid w:val="00545205"/>
    <w:rsid w:val="00545241"/>
    <w:rsid w:val="00545525"/>
    <w:rsid w:val="00545825"/>
    <w:rsid w:val="00545D54"/>
    <w:rsid w:val="00546318"/>
    <w:rsid w:val="00546B61"/>
    <w:rsid w:val="00546EC3"/>
    <w:rsid w:val="00547156"/>
    <w:rsid w:val="00547166"/>
    <w:rsid w:val="00547375"/>
    <w:rsid w:val="00547867"/>
    <w:rsid w:val="00547A4D"/>
    <w:rsid w:val="00547E5D"/>
    <w:rsid w:val="0055011F"/>
    <w:rsid w:val="00550293"/>
    <w:rsid w:val="00550403"/>
    <w:rsid w:val="005504F7"/>
    <w:rsid w:val="00550698"/>
    <w:rsid w:val="00550883"/>
    <w:rsid w:val="00550BD2"/>
    <w:rsid w:val="00550D40"/>
    <w:rsid w:val="005510D5"/>
    <w:rsid w:val="00551411"/>
    <w:rsid w:val="00551593"/>
    <w:rsid w:val="005516B7"/>
    <w:rsid w:val="00551825"/>
    <w:rsid w:val="00551AA2"/>
    <w:rsid w:val="00551B17"/>
    <w:rsid w:val="00551BEB"/>
    <w:rsid w:val="00551DAF"/>
    <w:rsid w:val="00551E13"/>
    <w:rsid w:val="005521EF"/>
    <w:rsid w:val="00552219"/>
    <w:rsid w:val="00552490"/>
    <w:rsid w:val="00552748"/>
    <w:rsid w:val="0055280B"/>
    <w:rsid w:val="005528A3"/>
    <w:rsid w:val="00552BCE"/>
    <w:rsid w:val="00552D59"/>
    <w:rsid w:val="005531A6"/>
    <w:rsid w:val="0055333E"/>
    <w:rsid w:val="00553365"/>
    <w:rsid w:val="0055336B"/>
    <w:rsid w:val="005535F5"/>
    <w:rsid w:val="00553BF6"/>
    <w:rsid w:val="00553D0E"/>
    <w:rsid w:val="00553D75"/>
    <w:rsid w:val="00553D86"/>
    <w:rsid w:val="00554072"/>
    <w:rsid w:val="0055431C"/>
    <w:rsid w:val="00554515"/>
    <w:rsid w:val="00554603"/>
    <w:rsid w:val="0055477C"/>
    <w:rsid w:val="0055488D"/>
    <w:rsid w:val="00554BAD"/>
    <w:rsid w:val="00555046"/>
    <w:rsid w:val="00555059"/>
    <w:rsid w:val="005550EB"/>
    <w:rsid w:val="00555293"/>
    <w:rsid w:val="005555C2"/>
    <w:rsid w:val="00555754"/>
    <w:rsid w:val="005558E7"/>
    <w:rsid w:val="005559BE"/>
    <w:rsid w:val="00555B1B"/>
    <w:rsid w:val="00555D9A"/>
    <w:rsid w:val="00556294"/>
    <w:rsid w:val="00556560"/>
    <w:rsid w:val="00556BA6"/>
    <w:rsid w:val="00556D8D"/>
    <w:rsid w:val="00556D95"/>
    <w:rsid w:val="00557038"/>
    <w:rsid w:val="0055716F"/>
    <w:rsid w:val="0055740E"/>
    <w:rsid w:val="005576C8"/>
    <w:rsid w:val="005579C6"/>
    <w:rsid w:val="00557D12"/>
    <w:rsid w:val="005600FE"/>
    <w:rsid w:val="00560505"/>
    <w:rsid w:val="00560B7F"/>
    <w:rsid w:val="00560FDF"/>
    <w:rsid w:val="0056101C"/>
    <w:rsid w:val="00561158"/>
    <w:rsid w:val="0056129A"/>
    <w:rsid w:val="005614F5"/>
    <w:rsid w:val="005616EB"/>
    <w:rsid w:val="005619C2"/>
    <w:rsid w:val="00561A92"/>
    <w:rsid w:val="00561AB6"/>
    <w:rsid w:val="00561B60"/>
    <w:rsid w:val="00561C4D"/>
    <w:rsid w:val="00561E1A"/>
    <w:rsid w:val="005621CD"/>
    <w:rsid w:val="005628CE"/>
    <w:rsid w:val="005628E4"/>
    <w:rsid w:val="00562C09"/>
    <w:rsid w:val="00562EEA"/>
    <w:rsid w:val="0056301D"/>
    <w:rsid w:val="005632FD"/>
    <w:rsid w:val="0056341B"/>
    <w:rsid w:val="00563968"/>
    <w:rsid w:val="00563B9D"/>
    <w:rsid w:val="00563D89"/>
    <w:rsid w:val="00563F4F"/>
    <w:rsid w:val="0056404F"/>
    <w:rsid w:val="00564069"/>
    <w:rsid w:val="0056427D"/>
    <w:rsid w:val="005645C5"/>
    <w:rsid w:val="00564840"/>
    <w:rsid w:val="00564FAC"/>
    <w:rsid w:val="0056506C"/>
    <w:rsid w:val="005651DD"/>
    <w:rsid w:val="005652E3"/>
    <w:rsid w:val="00565331"/>
    <w:rsid w:val="00565421"/>
    <w:rsid w:val="00565433"/>
    <w:rsid w:val="00565435"/>
    <w:rsid w:val="00565478"/>
    <w:rsid w:val="00565720"/>
    <w:rsid w:val="00565ADD"/>
    <w:rsid w:val="00565B99"/>
    <w:rsid w:val="00565C78"/>
    <w:rsid w:val="00565ED2"/>
    <w:rsid w:val="00565FDF"/>
    <w:rsid w:val="00566026"/>
    <w:rsid w:val="00566664"/>
    <w:rsid w:val="00566DB1"/>
    <w:rsid w:val="0056702B"/>
    <w:rsid w:val="005673EC"/>
    <w:rsid w:val="00567463"/>
    <w:rsid w:val="005674D3"/>
    <w:rsid w:val="005676A3"/>
    <w:rsid w:val="00567723"/>
    <w:rsid w:val="00567846"/>
    <w:rsid w:val="00570061"/>
    <w:rsid w:val="005703D6"/>
    <w:rsid w:val="00570554"/>
    <w:rsid w:val="005706C7"/>
    <w:rsid w:val="00570795"/>
    <w:rsid w:val="00570893"/>
    <w:rsid w:val="00570E26"/>
    <w:rsid w:val="00570FD3"/>
    <w:rsid w:val="005710D4"/>
    <w:rsid w:val="005713C1"/>
    <w:rsid w:val="005713EF"/>
    <w:rsid w:val="005714AB"/>
    <w:rsid w:val="005714D7"/>
    <w:rsid w:val="00571691"/>
    <w:rsid w:val="005716AB"/>
    <w:rsid w:val="00571F4B"/>
    <w:rsid w:val="005720E6"/>
    <w:rsid w:val="00572141"/>
    <w:rsid w:val="00572211"/>
    <w:rsid w:val="005723D8"/>
    <w:rsid w:val="0057254E"/>
    <w:rsid w:val="00572641"/>
    <w:rsid w:val="0057267D"/>
    <w:rsid w:val="00572C57"/>
    <w:rsid w:val="00572E67"/>
    <w:rsid w:val="00573014"/>
    <w:rsid w:val="00573D0C"/>
    <w:rsid w:val="00573F76"/>
    <w:rsid w:val="005747F3"/>
    <w:rsid w:val="00574898"/>
    <w:rsid w:val="00575124"/>
    <w:rsid w:val="00575221"/>
    <w:rsid w:val="0057538A"/>
    <w:rsid w:val="0057543C"/>
    <w:rsid w:val="00575833"/>
    <w:rsid w:val="005759DA"/>
    <w:rsid w:val="00575A1E"/>
    <w:rsid w:val="00575FD0"/>
    <w:rsid w:val="00576032"/>
    <w:rsid w:val="00576067"/>
    <w:rsid w:val="00576273"/>
    <w:rsid w:val="0057658B"/>
    <w:rsid w:val="00576716"/>
    <w:rsid w:val="00576C5E"/>
    <w:rsid w:val="00576D58"/>
    <w:rsid w:val="0057703C"/>
    <w:rsid w:val="0057717B"/>
    <w:rsid w:val="005771BA"/>
    <w:rsid w:val="0057784E"/>
    <w:rsid w:val="00577AD3"/>
    <w:rsid w:val="00577AFA"/>
    <w:rsid w:val="00580069"/>
    <w:rsid w:val="00580083"/>
    <w:rsid w:val="005801EB"/>
    <w:rsid w:val="00580321"/>
    <w:rsid w:val="00580492"/>
    <w:rsid w:val="00580503"/>
    <w:rsid w:val="005805F7"/>
    <w:rsid w:val="005808B8"/>
    <w:rsid w:val="00580A63"/>
    <w:rsid w:val="00581021"/>
    <w:rsid w:val="0058109D"/>
    <w:rsid w:val="00581510"/>
    <w:rsid w:val="00581526"/>
    <w:rsid w:val="005815F9"/>
    <w:rsid w:val="005818FA"/>
    <w:rsid w:val="00581A26"/>
    <w:rsid w:val="00581BBF"/>
    <w:rsid w:val="00581BCD"/>
    <w:rsid w:val="00581CA3"/>
    <w:rsid w:val="00581FA3"/>
    <w:rsid w:val="00582391"/>
    <w:rsid w:val="0058240C"/>
    <w:rsid w:val="00582604"/>
    <w:rsid w:val="005828F8"/>
    <w:rsid w:val="00582C92"/>
    <w:rsid w:val="00582CD7"/>
    <w:rsid w:val="00583096"/>
    <w:rsid w:val="005830EF"/>
    <w:rsid w:val="00583451"/>
    <w:rsid w:val="005834B5"/>
    <w:rsid w:val="0058355E"/>
    <w:rsid w:val="00583654"/>
    <w:rsid w:val="0058382A"/>
    <w:rsid w:val="00583E10"/>
    <w:rsid w:val="00583E60"/>
    <w:rsid w:val="00583F46"/>
    <w:rsid w:val="00584031"/>
    <w:rsid w:val="005848DE"/>
    <w:rsid w:val="0058495D"/>
    <w:rsid w:val="00584B0D"/>
    <w:rsid w:val="00584DCD"/>
    <w:rsid w:val="00584DE8"/>
    <w:rsid w:val="00584DFE"/>
    <w:rsid w:val="005853B5"/>
    <w:rsid w:val="0058566A"/>
    <w:rsid w:val="00585BB7"/>
    <w:rsid w:val="00585C08"/>
    <w:rsid w:val="00585F1D"/>
    <w:rsid w:val="005861ED"/>
    <w:rsid w:val="00586396"/>
    <w:rsid w:val="005864CC"/>
    <w:rsid w:val="0058671A"/>
    <w:rsid w:val="00586E70"/>
    <w:rsid w:val="00586F3C"/>
    <w:rsid w:val="00587209"/>
    <w:rsid w:val="00587320"/>
    <w:rsid w:val="00587796"/>
    <w:rsid w:val="00587D9C"/>
    <w:rsid w:val="005901AE"/>
    <w:rsid w:val="00590356"/>
    <w:rsid w:val="00590462"/>
    <w:rsid w:val="00590533"/>
    <w:rsid w:val="00590665"/>
    <w:rsid w:val="005908C3"/>
    <w:rsid w:val="0059096B"/>
    <w:rsid w:val="005909F8"/>
    <w:rsid w:val="00590AD8"/>
    <w:rsid w:val="00590C03"/>
    <w:rsid w:val="00590CA9"/>
    <w:rsid w:val="00590D4B"/>
    <w:rsid w:val="00590F0C"/>
    <w:rsid w:val="00590FD0"/>
    <w:rsid w:val="00591091"/>
    <w:rsid w:val="0059131C"/>
    <w:rsid w:val="005915DA"/>
    <w:rsid w:val="005917A7"/>
    <w:rsid w:val="005919B2"/>
    <w:rsid w:val="00591C58"/>
    <w:rsid w:val="00591D6F"/>
    <w:rsid w:val="00591EFC"/>
    <w:rsid w:val="00591FF3"/>
    <w:rsid w:val="00592054"/>
    <w:rsid w:val="00592E74"/>
    <w:rsid w:val="00592EE3"/>
    <w:rsid w:val="00592FCC"/>
    <w:rsid w:val="005931DB"/>
    <w:rsid w:val="005933CC"/>
    <w:rsid w:val="00593515"/>
    <w:rsid w:val="0059361D"/>
    <w:rsid w:val="0059369C"/>
    <w:rsid w:val="005937D6"/>
    <w:rsid w:val="0059397C"/>
    <w:rsid w:val="00593B8B"/>
    <w:rsid w:val="00594152"/>
    <w:rsid w:val="0059415D"/>
    <w:rsid w:val="005941DC"/>
    <w:rsid w:val="005946F7"/>
    <w:rsid w:val="00594785"/>
    <w:rsid w:val="00594B95"/>
    <w:rsid w:val="00594BEE"/>
    <w:rsid w:val="00594CFB"/>
    <w:rsid w:val="00595015"/>
    <w:rsid w:val="00595025"/>
    <w:rsid w:val="00595379"/>
    <w:rsid w:val="0059560A"/>
    <w:rsid w:val="00595AD8"/>
    <w:rsid w:val="00595B38"/>
    <w:rsid w:val="00595C8C"/>
    <w:rsid w:val="00595FDC"/>
    <w:rsid w:val="00596A60"/>
    <w:rsid w:val="00596BD7"/>
    <w:rsid w:val="00596BF8"/>
    <w:rsid w:val="00596C6C"/>
    <w:rsid w:val="00596CF3"/>
    <w:rsid w:val="00596E9B"/>
    <w:rsid w:val="00596ED3"/>
    <w:rsid w:val="00596FCC"/>
    <w:rsid w:val="00596FFC"/>
    <w:rsid w:val="00597001"/>
    <w:rsid w:val="00597161"/>
    <w:rsid w:val="0059782B"/>
    <w:rsid w:val="00597A34"/>
    <w:rsid w:val="00597D2F"/>
    <w:rsid w:val="00597F05"/>
    <w:rsid w:val="00597F09"/>
    <w:rsid w:val="00597F66"/>
    <w:rsid w:val="005A04DE"/>
    <w:rsid w:val="005A0514"/>
    <w:rsid w:val="005A06E1"/>
    <w:rsid w:val="005A08D7"/>
    <w:rsid w:val="005A08ED"/>
    <w:rsid w:val="005A0A3F"/>
    <w:rsid w:val="005A0E7A"/>
    <w:rsid w:val="005A0FFA"/>
    <w:rsid w:val="005A101C"/>
    <w:rsid w:val="005A1232"/>
    <w:rsid w:val="005A1273"/>
    <w:rsid w:val="005A15CC"/>
    <w:rsid w:val="005A1702"/>
    <w:rsid w:val="005A170A"/>
    <w:rsid w:val="005A1C08"/>
    <w:rsid w:val="005A1D28"/>
    <w:rsid w:val="005A2886"/>
    <w:rsid w:val="005A2A56"/>
    <w:rsid w:val="005A2FB5"/>
    <w:rsid w:val="005A300B"/>
    <w:rsid w:val="005A3485"/>
    <w:rsid w:val="005A365D"/>
    <w:rsid w:val="005A38F3"/>
    <w:rsid w:val="005A38F7"/>
    <w:rsid w:val="005A3A99"/>
    <w:rsid w:val="005A3BCA"/>
    <w:rsid w:val="005A4538"/>
    <w:rsid w:val="005A4753"/>
    <w:rsid w:val="005A4923"/>
    <w:rsid w:val="005A4B4F"/>
    <w:rsid w:val="005A4B91"/>
    <w:rsid w:val="005A4C42"/>
    <w:rsid w:val="005A4F70"/>
    <w:rsid w:val="005A50D3"/>
    <w:rsid w:val="005A5820"/>
    <w:rsid w:val="005A5A6C"/>
    <w:rsid w:val="005A5AD7"/>
    <w:rsid w:val="005A5D3C"/>
    <w:rsid w:val="005A6011"/>
    <w:rsid w:val="005A620F"/>
    <w:rsid w:val="005A6279"/>
    <w:rsid w:val="005A639C"/>
    <w:rsid w:val="005A6439"/>
    <w:rsid w:val="005A6475"/>
    <w:rsid w:val="005A65F9"/>
    <w:rsid w:val="005A68BB"/>
    <w:rsid w:val="005A6C9E"/>
    <w:rsid w:val="005A6F74"/>
    <w:rsid w:val="005A7188"/>
    <w:rsid w:val="005A7392"/>
    <w:rsid w:val="005A7A16"/>
    <w:rsid w:val="005A7B05"/>
    <w:rsid w:val="005B0346"/>
    <w:rsid w:val="005B08DC"/>
    <w:rsid w:val="005B0ED8"/>
    <w:rsid w:val="005B0FBC"/>
    <w:rsid w:val="005B0FCD"/>
    <w:rsid w:val="005B0FD3"/>
    <w:rsid w:val="005B153A"/>
    <w:rsid w:val="005B1590"/>
    <w:rsid w:val="005B1B08"/>
    <w:rsid w:val="005B2206"/>
    <w:rsid w:val="005B2462"/>
    <w:rsid w:val="005B25D4"/>
    <w:rsid w:val="005B260C"/>
    <w:rsid w:val="005B295A"/>
    <w:rsid w:val="005B303E"/>
    <w:rsid w:val="005B34C4"/>
    <w:rsid w:val="005B35B8"/>
    <w:rsid w:val="005B38D9"/>
    <w:rsid w:val="005B3A1C"/>
    <w:rsid w:val="005B3EC3"/>
    <w:rsid w:val="005B3F8C"/>
    <w:rsid w:val="005B41E5"/>
    <w:rsid w:val="005B4245"/>
    <w:rsid w:val="005B4327"/>
    <w:rsid w:val="005B4330"/>
    <w:rsid w:val="005B45B1"/>
    <w:rsid w:val="005B46E5"/>
    <w:rsid w:val="005B4C82"/>
    <w:rsid w:val="005B4D18"/>
    <w:rsid w:val="005B50C6"/>
    <w:rsid w:val="005B5120"/>
    <w:rsid w:val="005B515D"/>
    <w:rsid w:val="005B52EA"/>
    <w:rsid w:val="005B54FD"/>
    <w:rsid w:val="005B5562"/>
    <w:rsid w:val="005B56A1"/>
    <w:rsid w:val="005B58A4"/>
    <w:rsid w:val="005B58B1"/>
    <w:rsid w:val="005B5C3B"/>
    <w:rsid w:val="005B5D98"/>
    <w:rsid w:val="005B5E79"/>
    <w:rsid w:val="005B61DF"/>
    <w:rsid w:val="005B64D2"/>
    <w:rsid w:val="005B6E82"/>
    <w:rsid w:val="005B6F0A"/>
    <w:rsid w:val="005B7077"/>
    <w:rsid w:val="005B7158"/>
    <w:rsid w:val="005B7433"/>
    <w:rsid w:val="005B795E"/>
    <w:rsid w:val="005B7A4A"/>
    <w:rsid w:val="005B7B74"/>
    <w:rsid w:val="005B7C29"/>
    <w:rsid w:val="005B7CBC"/>
    <w:rsid w:val="005B7F9A"/>
    <w:rsid w:val="005B7FC3"/>
    <w:rsid w:val="005C0057"/>
    <w:rsid w:val="005C046C"/>
    <w:rsid w:val="005C04C6"/>
    <w:rsid w:val="005C07EE"/>
    <w:rsid w:val="005C0C76"/>
    <w:rsid w:val="005C0CA6"/>
    <w:rsid w:val="005C0D8B"/>
    <w:rsid w:val="005C0DB3"/>
    <w:rsid w:val="005C117D"/>
    <w:rsid w:val="005C136C"/>
    <w:rsid w:val="005C13ED"/>
    <w:rsid w:val="005C152F"/>
    <w:rsid w:val="005C1587"/>
    <w:rsid w:val="005C16E0"/>
    <w:rsid w:val="005C1742"/>
    <w:rsid w:val="005C18AF"/>
    <w:rsid w:val="005C1D57"/>
    <w:rsid w:val="005C1E3D"/>
    <w:rsid w:val="005C1E60"/>
    <w:rsid w:val="005C2683"/>
    <w:rsid w:val="005C2768"/>
    <w:rsid w:val="005C27E9"/>
    <w:rsid w:val="005C2C5A"/>
    <w:rsid w:val="005C2DDA"/>
    <w:rsid w:val="005C2EAB"/>
    <w:rsid w:val="005C2F48"/>
    <w:rsid w:val="005C3215"/>
    <w:rsid w:val="005C3344"/>
    <w:rsid w:val="005C3639"/>
    <w:rsid w:val="005C370A"/>
    <w:rsid w:val="005C37AA"/>
    <w:rsid w:val="005C3812"/>
    <w:rsid w:val="005C43F9"/>
    <w:rsid w:val="005C4787"/>
    <w:rsid w:val="005C4788"/>
    <w:rsid w:val="005C49C7"/>
    <w:rsid w:val="005C4A69"/>
    <w:rsid w:val="005C4C43"/>
    <w:rsid w:val="005C4F1F"/>
    <w:rsid w:val="005C4F6F"/>
    <w:rsid w:val="005C4FC9"/>
    <w:rsid w:val="005C58FE"/>
    <w:rsid w:val="005C5C47"/>
    <w:rsid w:val="005C5FCD"/>
    <w:rsid w:val="005C6B97"/>
    <w:rsid w:val="005C6BD6"/>
    <w:rsid w:val="005C6E37"/>
    <w:rsid w:val="005C7144"/>
    <w:rsid w:val="005C72FE"/>
    <w:rsid w:val="005C7366"/>
    <w:rsid w:val="005C7643"/>
    <w:rsid w:val="005C7799"/>
    <w:rsid w:val="005C7850"/>
    <w:rsid w:val="005C7913"/>
    <w:rsid w:val="005C7C5E"/>
    <w:rsid w:val="005C7E23"/>
    <w:rsid w:val="005C7F5B"/>
    <w:rsid w:val="005D004C"/>
    <w:rsid w:val="005D00E8"/>
    <w:rsid w:val="005D0241"/>
    <w:rsid w:val="005D02D4"/>
    <w:rsid w:val="005D048B"/>
    <w:rsid w:val="005D04E5"/>
    <w:rsid w:val="005D0853"/>
    <w:rsid w:val="005D0965"/>
    <w:rsid w:val="005D0D31"/>
    <w:rsid w:val="005D0E30"/>
    <w:rsid w:val="005D1208"/>
    <w:rsid w:val="005D1371"/>
    <w:rsid w:val="005D1496"/>
    <w:rsid w:val="005D15DD"/>
    <w:rsid w:val="005D1BCA"/>
    <w:rsid w:val="005D22B4"/>
    <w:rsid w:val="005D22B9"/>
    <w:rsid w:val="005D248F"/>
    <w:rsid w:val="005D2A75"/>
    <w:rsid w:val="005D2C62"/>
    <w:rsid w:val="005D2CB2"/>
    <w:rsid w:val="005D2E29"/>
    <w:rsid w:val="005D2FFB"/>
    <w:rsid w:val="005D31C5"/>
    <w:rsid w:val="005D332B"/>
    <w:rsid w:val="005D3441"/>
    <w:rsid w:val="005D34B8"/>
    <w:rsid w:val="005D3806"/>
    <w:rsid w:val="005D3DAD"/>
    <w:rsid w:val="005D3DD5"/>
    <w:rsid w:val="005D4355"/>
    <w:rsid w:val="005D4752"/>
    <w:rsid w:val="005D49D9"/>
    <w:rsid w:val="005D4A04"/>
    <w:rsid w:val="005D4A7C"/>
    <w:rsid w:val="005D4C49"/>
    <w:rsid w:val="005D4DFF"/>
    <w:rsid w:val="005D5095"/>
    <w:rsid w:val="005D50E2"/>
    <w:rsid w:val="005D52C8"/>
    <w:rsid w:val="005D5698"/>
    <w:rsid w:val="005D5819"/>
    <w:rsid w:val="005D5940"/>
    <w:rsid w:val="005D5968"/>
    <w:rsid w:val="005D6D3F"/>
    <w:rsid w:val="005D7319"/>
    <w:rsid w:val="005D735A"/>
    <w:rsid w:val="005D74E4"/>
    <w:rsid w:val="005D770C"/>
    <w:rsid w:val="005D783C"/>
    <w:rsid w:val="005D7BAB"/>
    <w:rsid w:val="005D7C74"/>
    <w:rsid w:val="005D7D0F"/>
    <w:rsid w:val="005D7E4A"/>
    <w:rsid w:val="005E0063"/>
    <w:rsid w:val="005E00E8"/>
    <w:rsid w:val="005E0102"/>
    <w:rsid w:val="005E0307"/>
    <w:rsid w:val="005E03F8"/>
    <w:rsid w:val="005E0487"/>
    <w:rsid w:val="005E04DA"/>
    <w:rsid w:val="005E0D5B"/>
    <w:rsid w:val="005E0D6D"/>
    <w:rsid w:val="005E0EFF"/>
    <w:rsid w:val="005E0F77"/>
    <w:rsid w:val="005E1164"/>
    <w:rsid w:val="005E12FE"/>
    <w:rsid w:val="005E13A5"/>
    <w:rsid w:val="005E1D0E"/>
    <w:rsid w:val="005E1DA1"/>
    <w:rsid w:val="005E2496"/>
    <w:rsid w:val="005E3626"/>
    <w:rsid w:val="005E3882"/>
    <w:rsid w:val="005E38EB"/>
    <w:rsid w:val="005E3A95"/>
    <w:rsid w:val="005E3BB7"/>
    <w:rsid w:val="005E3F06"/>
    <w:rsid w:val="005E4C76"/>
    <w:rsid w:val="005E4F9D"/>
    <w:rsid w:val="005E5102"/>
    <w:rsid w:val="005E558F"/>
    <w:rsid w:val="005E58EC"/>
    <w:rsid w:val="005E5BB9"/>
    <w:rsid w:val="005E6271"/>
    <w:rsid w:val="005E62A8"/>
    <w:rsid w:val="005E64CD"/>
    <w:rsid w:val="005E652B"/>
    <w:rsid w:val="005E65D8"/>
    <w:rsid w:val="005E67C8"/>
    <w:rsid w:val="005E72D5"/>
    <w:rsid w:val="005E75FD"/>
    <w:rsid w:val="005E76F0"/>
    <w:rsid w:val="005E786B"/>
    <w:rsid w:val="005E7D86"/>
    <w:rsid w:val="005F025B"/>
    <w:rsid w:val="005F0792"/>
    <w:rsid w:val="005F07DE"/>
    <w:rsid w:val="005F0A11"/>
    <w:rsid w:val="005F0A82"/>
    <w:rsid w:val="005F0D4B"/>
    <w:rsid w:val="005F0D52"/>
    <w:rsid w:val="005F15BE"/>
    <w:rsid w:val="005F171C"/>
    <w:rsid w:val="005F1C47"/>
    <w:rsid w:val="005F1EB9"/>
    <w:rsid w:val="005F20BC"/>
    <w:rsid w:val="005F2518"/>
    <w:rsid w:val="005F2808"/>
    <w:rsid w:val="005F293A"/>
    <w:rsid w:val="005F2B4A"/>
    <w:rsid w:val="005F2C7D"/>
    <w:rsid w:val="005F2CA5"/>
    <w:rsid w:val="005F2FB5"/>
    <w:rsid w:val="005F3A2D"/>
    <w:rsid w:val="005F3D7E"/>
    <w:rsid w:val="005F3E2F"/>
    <w:rsid w:val="005F3E7A"/>
    <w:rsid w:val="005F49CE"/>
    <w:rsid w:val="005F4D62"/>
    <w:rsid w:val="005F5054"/>
    <w:rsid w:val="005F5113"/>
    <w:rsid w:val="005F5562"/>
    <w:rsid w:val="005F558E"/>
    <w:rsid w:val="005F56BF"/>
    <w:rsid w:val="005F5AFD"/>
    <w:rsid w:val="005F5AFF"/>
    <w:rsid w:val="005F5B5F"/>
    <w:rsid w:val="005F6E32"/>
    <w:rsid w:val="005F705E"/>
    <w:rsid w:val="005F710C"/>
    <w:rsid w:val="005F7139"/>
    <w:rsid w:val="005F728F"/>
    <w:rsid w:val="005F7363"/>
    <w:rsid w:val="005F76B4"/>
    <w:rsid w:val="005F7F2E"/>
    <w:rsid w:val="00600404"/>
    <w:rsid w:val="0060069D"/>
    <w:rsid w:val="00600BA5"/>
    <w:rsid w:val="00600D7B"/>
    <w:rsid w:val="006011FF"/>
    <w:rsid w:val="00601277"/>
    <w:rsid w:val="006014FF"/>
    <w:rsid w:val="00601526"/>
    <w:rsid w:val="0060169E"/>
    <w:rsid w:val="006018F0"/>
    <w:rsid w:val="00601E8F"/>
    <w:rsid w:val="00601EC3"/>
    <w:rsid w:val="006021AE"/>
    <w:rsid w:val="00602265"/>
    <w:rsid w:val="006024A6"/>
    <w:rsid w:val="0060284C"/>
    <w:rsid w:val="0060289E"/>
    <w:rsid w:val="00602FC8"/>
    <w:rsid w:val="00602FF0"/>
    <w:rsid w:val="00603064"/>
    <w:rsid w:val="00603355"/>
    <w:rsid w:val="006033DF"/>
    <w:rsid w:val="0060376F"/>
    <w:rsid w:val="00603814"/>
    <w:rsid w:val="00603B7F"/>
    <w:rsid w:val="00603D97"/>
    <w:rsid w:val="006041CA"/>
    <w:rsid w:val="00604268"/>
    <w:rsid w:val="00604463"/>
    <w:rsid w:val="00604856"/>
    <w:rsid w:val="00604910"/>
    <w:rsid w:val="00604928"/>
    <w:rsid w:val="00604C5A"/>
    <w:rsid w:val="006050AF"/>
    <w:rsid w:val="00605756"/>
    <w:rsid w:val="00605795"/>
    <w:rsid w:val="006057A5"/>
    <w:rsid w:val="00605B3B"/>
    <w:rsid w:val="00605B60"/>
    <w:rsid w:val="00605D10"/>
    <w:rsid w:val="00605E65"/>
    <w:rsid w:val="00605F82"/>
    <w:rsid w:val="0060609B"/>
    <w:rsid w:val="00606108"/>
    <w:rsid w:val="006064A8"/>
    <w:rsid w:val="006064D3"/>
    <w:rsid w:val="00606657"/>
    <w:rsid w:val="006069A7"/>
    <w:rsid w:val="00606C9E"/>
    <w:rsid w:val="00606CF5"/>
    <w:rsid w:val="00606D5D"/>
    <w:rsid w:val="00607058"/>
    <w:rsid w:val="006070A4"/>
    <w:rsid w:val="00607163"/>
    <w:rsid w:val="00607727"/>
    <w:rsid w:val="0060798E"/>
    <w:rsid w:val="00607AD9"/>
    <w:rsid w:val="00607BC6"/>
    <w:rsid w:val="006103EE"/>
    <w:rsid w:val="00610420"/>
    <w:rsid w:val="00610510"/>
    <w:rsid w:val="0061078D"/>
    <w:rsid w:val="0061080D"/>
    <w:rsid w:val="00610F48"/>
    <w:rsid w:val="00611068"/>
    <w:rsid w:val="00611165"/>
    <w:rsid w:val="00611318"/>
    <w:rsid w:val="00611458"/>
    <w:rsid w:val="00611B23"/>
    <w:rsid w:val="00611E3C"/>
    <w:rsid w:val="00611EDB"/>
    <w:rsid w:val="00611FFF"/>
    <w:rsid w:val="00612411"/>
    <w:rsid w:val="00612507"/>
    <w:rsid w:val="006127A8"/>
    <w:rsid w:val="0061289E"/>
    <w:rsid w:val="006128C6"/>
    <w:rsid w:val="00612941"/>
    <w:rsid w:val="00612D5A"/>
    <w:rsid w:val="00613051"/>
    <w:rsid w:val="0061314C"/>
    <w:rsid w:val="00613548"/>
    <w:rsid w:val="00613A09"/>
    <w:rsid w:val="00613AF7"/>
    <w:rsid w:val="00613EFA"/>
    <w:rsid w:val="00613F29"/>
    <w:rsid w:val="0061454E"/>
    <w:rsid w:val="006149AA"/>
    <w:rsid w:val="00614A13"/>
    <w:rsid w:val="00614A3A"/>
    <w:rsid w:val="00614CF0"/>
    <w:rsid w:val="00614D59"/>
    <w:rsid w:val="00615762"/>
    <w:rsid w:val="00616159"/>
    <w:rsid w:val="006162F7"/>
    <w:rsid w:val="00616367"/>
    <w:rsid w:val="0061664E"/>
    <w:rsid w:val="00616AEC"/>
    <w:rsid w:val="00616EC6"/>
    <w:rsid w:val="006176E5"/>
    <w:rsid w:val="006178C7"/>
    <w:rsid w:val="00617A53"/>
    <w:rsid w:val="00617ECE"/>
    <w:rsid w:val="00620045"/>
    <w:rsid w:val="00620259"/>
    <w:rsid w:val="00620317"/>
    <w:rsid w:val="00620460"/>
    <w:rsid w:val="00620D46"/>
    <w:rsid w:val="00620E4D"/>
    <w:rsid w:val="00621370"/>
    <w:rsid w:val="006214D2"/>
    <w:rsid w:val="0062235F"/>
    <w:rsid w:val="006225FC"/>
    <w:rsid w:val="006227D2"/>
    <w:rsid w:val="00622A2C"/>
    <w:rsid w:val="00622AEB"/>
    <w:rsid w:val="00622EB9"/>
    <w:rsid w:val="006237EC"/>
    <w:rsid w:val="006239C9"/>
    <w:rsid w:val="00623A8A"/>
    <w:rsid w:val="006240F8"/>
    <w:rsid w:val="0062410D"/>
    <w:rsid w:val="00624727"/>
    <w:rsid w:val="00624768"/>
    <w:rsid w:val="0062492B"/>
    <w:rsid w:val="00624BA1"/>
    <w:rsid w:val="00624DAE"/>
    <w:rsid w:val="00625108"/>
    <w:rsid w:val="00625112"/>
    <w:rsid w:val="006253C4"/>
    <w:rsid w:val="0062567E"/>
    <w:rsid w:val="00625DDE"/>
    <w:rsid w:val="006260BF"/>
    <w:rsid w:val="006263BE"/>
    <w:rsid w:val="0062683B"/>
    <w:rsid w:val="006269D3"/>
    <w:rsid w:val="006269F0"/>
    <w:rsid w:val="00626DB4"/>
    <w:rsid w:val="00627306"/>
    <w:rsid w:val="00627660"/>
    <w:rsid w:val="006278AF"/>
    <w:rsid w:val="00627BFA"/>
    <w:rsid w:val="00627D81"/>
    <w:rsid w:val="00627DD1"/>
    <w:rsid w:val="00630148"/>
    <w:rsid w:val="00630158"/>
    <w:rsid w:val="0063015B"/>
    <w:rsid w:val="006305CF"/>
    <w:rsid w:val="006309B6"/>
    <w:rsid w:val="00630C77"/>
    <w:rsid w:val="00630C86"/>
    <w:rsid w:val="00630DB2"/>
    <w:rsid w:val="00630E38"/>
    <w:rsid w:val="006310F7"/>
    <w:rsid w:val="00631115"/>
    <w:rsid w:val="00631280"/>
    <w:rsid w:val="006312CA"/>
    <w:rsid w:val="00631614"/>
    <w:rsid w:val="00631897"/>
    <w:rsid w:val="006319DD"/>
    <w:rsid w:val="00631C79"/>
    <w:rsid w:val="00631E5B"/>
    <w:rsid w:val="00631F7A"/>
    <w:rsid w:val="006320B3"/>
    <w:rsid w:val="0063233A"/>
    <w:rsid w:val="006325EB"/>
    <w:rsid w:val="00632A8E"/>
    <w:rsid w:val="00632D99"/>
    <w:rsid w:val="00632E61"/>
    <w:rsid w:val="00632E75"/>
    <w:rsid w:val="00632F6A"/>
    <w:rsid w:val="006330B0"/>
    <w:rsid w:val="00633300"/>
    <w:rsid w:val="006339C6"/>
    <w:rsid w:val="00634599"/>
    <w:rsid w:val="006346C8"/>
    <w:rsid w:val="00634AD4"/>
    <w:rsid w:val="0063503E"/>
    <w:rsid w:val="0063505B"/>
    <w:rsid w:val="00635181"/>
    <w:rsid w:val="006352AB"/>
    <w:rsid w:val="0063553F"/>
    <w:rsid w:val="00635786"/>
    <w:rsid w:val="00635A96"/>
    <w:rsid w:val="00635EF1"/>
    <w:rsid w:val="0063602A"/>
    <w:rsid w:val="00636476"/>
    <w:rsid w:val="00636508"/>
    <w:rsid w:val="006365D1"/>
    <w:rsid w:val="00636838"/>
    <w:rsid w:val="00636861"/>
    <w:rsid w:val="006368E5"/>
    <w:rsid w:val="0063696E"/>
    <w:rsid w:val="00636B6A"/>
    <w:rsid w:val="00636C97"/>
    <w:rsid w:val="00636CE4"/>
    <w:rsid w:val="00636DE6"/>
    <w:rsid w:val="0063700F"/>
    <w:rsid w:val="0063703D"/>
    <w:rsid w:val="00637098"/>
    <w:rsid w:val="0063740E"/>
    <w:rsid w:val="00637751"/>
    <w:rsid w:val="00637A9C"/>
    <w:rsid w:val="00637C55"/>
    <w:rsid w:val="00637C74"/>
    <w:rsid w:val="00640774"/>
    <w:rsid w:val="006407F7"/>
    <w:rsid w:val="00640ACB"/>
    <w:rsid w:val="00640AD2"/>
    <w:rsid w:val="00640C79"/>
    <w:rsid w:val="00640CB8"/>
    <w:rsid w:val="00640D37"/>
    <w:rsid w:val="00640FEB"/>
    <w:rsid w:val="006410EE"/>
    <w:rsid w:val="0064130E"/>
    <w:rsid w:val="0064143F"/>
    <w:rsid w:val="0064198A"/>
    <w:rsid w:val="00641B49"/>
    <w:rsid w:val="00641E10"/>
    <w:rsid w:val="00641E84"/>
    <w:rsid w:val="00641F77"/>
    <w:rsid w:val="006420C4"/>
    <w:rsid w:val="0064247C"/>
    <w:rsid w:val="00642D08"/>
    <w:rsid w:val="00642D97"/>
    <w:rsid w:val="00642DF0"/>
    <w:rsid w:val="00642EEB"/>
    <w:rsid w:val="00642F71"/>
    <w:rsid w:val="00642F86"/>
    <w:rsid w:val="0064308F"/>
    <w:rsid w:val="006433B5"/>
    <w:rsid w:val="00643546"/>
    <w:rsid w:val="00643B87"/>
    <w:rsid w:val="00643C56"/>
    <w:rsid w:val="00643E6F"/>
    <w:rsid w:val="006446E9"/>
    <w:rsid w:val="00644FE2"/>
    <w:rsid w:val="00645852"/>
    <w:rsid w:val="00645889"/>
    <w:rsid w:val="00645DD9"/>
    <w:rsid w:val="00646105"/>
    <w:rsid w:val="0064613A"/>
    <w:rsid w:val="00646745"/>
    <w:rsid w:val="0064686E"/>
    <w:rsid w:val="00646CE2"/>
    <w:rsid w:val="00646D0A"/>
    <w:rsid w:val="0064747F"/>
    <w:rsid w:val="006479B3"/>
    <w:rsid w:val="006479DC"/>
    <w:rsid w:val="00647E92"/>
    <w:rsid w:val="006504A5"/>
    <w:rsid w:val="006505C3"/>
    <w:rsid w:val="00650792"/>
    <w:rsid w:val="006508FE"/>
    <w:rsid w:val="00650C9C"/>
    <w:rsid w:val="00650E17"/>
    <w:rsid w:val="006510ED"/>
    <w:rsid w:val="006511D3"/>
    <w:rsid w:val="006514D9"/>
    <w:rsid w:val="0065160D"/>
    <w:rsid w:val="0065187D"/>
    <w:rsid w:val="00651DA8"/>
    <w:rsid w:val="00651DB1"/>
    <w:rsid w:val="00651E40"/>
    <w:rsid w:val="00651EF8"/>
    <w:rsid w:val="00651F2F"/>
    <w:rsid w:val="00651FCF"/>
    <w:rsid w:val="00652547"/>
    <w:rsid w:val="00652561"/>
    <w:rsid w:val="00652915"/>
    <w:rsid w:val="006529E6"/>
    <w:rsid w:val="00652AD6"/>
    <w:rsid w:val="00652B3F"/>
    <w:rsid w:val="00652BAA"/>
    <w:rsid w:val="00652D53"/>
    <w:rsid w:val="00652F56"/>
    <w:rsid w:val="006532B0"/>
    <w:rsid w:val="00653E31"/>
    <w:rsid w:val="00654031"/>
    <w:rsid w:val="006541DE"/>
    <w:rsid w:val="006543B2"/>
    <w:rsid w:val="0065468A"/>
    <w:rsid w:val="00654727"/>
    <w:rsid w:val="00654AEE"/>
    <w:rsid w:val="00654B34"/>
    <w:rsid w:val="00654BAA"/>
    <w:rsid w:val="006550F2"/>
    <w:rsid w:val="00655580"/>
    <w:rsid w:val="00655610"/>
    <w:rsid w:val="00655A8D"/>
    <w:rsid w:val="00655B14"/>
    <w:rsid w:val="00655C47"/>
    <w:rsid w:val="00655C9C"/>
    <w:rsid w:val="00655DA1"/>
    <w:rsid w:val="0065602D"/>
    <w:rsid w:val="0065604D"/>
    <w:rsid w:val="00656197"/>
    <w:rsid w:val="00656611"/>
    <w:rsid w:val="006568B6"/>
    <w:rsid w:val="00656A78"/>
    <w:rsid w:val="00656BAA"/>
    <w:rsid w:val="00656BE2"/>
    <w:rsid w:val="00656BFC"/>
    <w:rsid w:val="00656DD0"/>
    <w:rsid w:val="00656E4D"/>
    <w:rsid w:val="00656FAB"/>
    <w:rsid w:val="006574B6"/>
    <w:rsid w:val="0065779A"/>
    <w:rsid w:val="00657A54"/>
    <w:rsid w:val="00657B4C"/>
    <w:rsid w:val="00657CBB"/>
    <w:rsid w:val="00657DD8"/>
    <w:rsid w:val="00657EDB"/>
    <w:rsid w:val="00657F4C"/>
    <w:rsid w:val="006608FB"/>
    <w:rsid w:val="00660E57"/>
    <w:rsid w:val="006611BE"/>
    <w:rsid w:val="006613FB"/>
    <w:rsid w:val="006619B0"/>
    <w:rsid w:val="00661C9E"/>
    <w:rsid w:val="00661E1B"/>
    <w:rsid w:val="00661EA8"/>
    <w:rsid w:val="00661FDF"/>
    <w:rsid w:val="0066211E"/>
    <w:rsid w:val="0066261D"/>
    <w:rsid w:val="00662B77"/>
    <w:rsid w:val="0066315D"/>
    <w:rsid w:val="006632C0"/>
    <w:rsid w:val="00663956"/>
    <w:rsid w:val="00663ABD"/>
    <w:rsid w:val="00663CED"/>
    <w:rsid w:val="0066403F"/>
    <w:rsid w:val="0066444F"/>
    <w:rsid w:val="006644DC"/>
    <w:rsid w:val="00664A9B"/>
    <w:rsid w:val="00664FD9"/>
    <w:rsid w:val="006651BE"/>
    <w:rsid w:val="00665242"/>
    <w:rsid w:val="00665246"/>
    <w:rsid w:val="00665311"/>
    <w:rsid w:val="006656F8"/>
    <w:rsid w:val="00665742"/>
    <w:rsid w:val="00665A0F"/>
    <w:rsid w:val="00665B99"/>
    <w:rsid w:val="00665D24"/>
    <w:rsid w:val="00665EEA"/>
    <w:rsid w:val="006660DB"/>
    <w:rsid w:val="00666389"/>
    <w:rsid w:val="00666A48"/>
    <w:rsid w:val="00666D61"/>
    <w:rsid w:val="00666E06"/>
    <w:rsid w:val="00666EE8"/>
    <w:rsid w:val="00666FB8"/>
    <w:rsid w:val="00667666"/>
    <w:rsid w:val="0066773C"/>
    <w:rsid w:val="00667D27"/>
    <w:rsid w:val="0067019C"/>
    <w:rsid w:val="00670585"/>
    <w:rsid w:val="0067071A"/>
    <w:rsid w:val="00670729"/>
    <w:rsid w:val="0067074A"/>
    <w:rsid w:val="006709BA"/>
    <w:rsid w:val="00670AC9"/>
    <w:rsid w:val="00670C08"/>
    <w:rsid w:val="00670C33"/>
    <w:rsid w:val="00670E41"/>
    <w:rsid w:val="006711B7"/>
    <w:rsid w:val="0067131F"/>
    <w:rsid w:val="006714BB"/>
    <w:rsid w:val="006717EF"/>
    <w:rsid w:val="006718B7"/>
    <w:rsid w:val="00671B7F"/>
    <w:rsid w:val="006720D6"/>
    <w:rsid w:val="00672115"/>
    <w:rsid w:val="006722F3"/>
    <w:rsid w:val="00672379"/>
    <w:rsid w:val="006723B6"/>
    <w:rsid w:val="00672524"/>
    <w:rsid w:val="00672917"/>
    <w:rsid w:val="00672A6D"/>
    <w:rsid w:val="00672A8F"/>
    <w:rsid w:val="00672FCD"/>
    <w:rsid w:val="00672FF4"/>
    <w:rsid w:val="006735B8"/>
    <w:rsid w:val="006737AB"/>
    <w:rsid w:val="006739CB"/>
    <w:rsid w:val="00673DBB"/>
    <w:rsid w:val="00674140"/>
    <w:rsid w:val="006741C5"/>
    <w:rsid w:val="006741CD"/>
    <w:rsid w:val="0067440F"/>
    <w:rsid w:val="006745E3"/>
    <w:rsid w:val="0067473A"/>
    <w:rsid w:val="00674980"/>
    <w:rsid w:val="006749E0"/>
    <w:rsid w:val="00674A54"/>
    <w:rsid w:val="00674A76"/>
    <w:rsid w:val="00674DB0"/>
    <w:rsid w:val="0067501A"/>
    <w:rsid w:val="006752B7"/>
    <w:rsid w:val="006752DA"/>
    <w:rsid w:val="0067553C"/>
    <w:rsid w:val="006755D1"/>
    <w:rsid w:val="00675605"/>
    <w:rsid w:val="006756C3"/>
    <w:rsid w:val="006756F0"/>
    <w:rsid w:val="006759D0"/>
    <w:rsid w:val="00675A8A"/>
    <w:rsid w:val="00675E90"/>
    <w:rsid w:val="00675ECE"/>
    <w:rsid w:val="0067608E"/>
    <w:rsid w:val="0067674E"/>
    <w:rsid w:val="006768BB"/>
    <w:rsid w:val="00676BE1"/>
    <w:rsid w:val="006770CC"/>
    <w:rsid w:val="006774BA"/>
    <w:rsid w:val="00677760"/>
    <w:rsid w:val="0067783D"/>
    <w:rsid w:val="00677BA4"/>
    <w:rsid w:val="00677E71"/>
    <w:rsid w:val="00677EFB"/>
    <w:rsid w:val="0068007E"/>
    <w:rsid w:val="006800F5"/>
    <w:rsid w:val="006808FC"/>
    <w:rsid w:val="00680BFA"/>
    <w:rsid w:val="00681A4E"/>
    <w:rsid w:val="00681D1A"/>
    <w:rsid w:val="006822FA"/>
    <w:rsid w:val="006824A1"/>
    <w:rsid w:val="006827A8"/>
    <w:rsid w:val="00682890"/>
    <w:rsid w:val="00682A4B"/>
    <w:rsid w:val="00682B31"/>
    <w:rsid w:val="00682BDE"/>
    <w:rsid w:val="00682EE9"/>
    <w:rsid w:val="006830CE"/>
    <w:rsid w:val="0068347D"/>
    <w:rsid w:val="0068373B"/>
    <w:rsid w:val="006837A2"/>
    <w:rsid w:val="006837FB"/>
    <w:rsid w:val="00683A1C"/>
    <w:rsid w:val="00683CBC"/>
    <w:rsid w:val="00683D9F"/>
    <w:rsid w:val="00684137"/>
    <w:rsid w:val="006841D1"/>
    <w:rsid w:val="00684366"/>
    <w:rsid w:val="0068462C"/>
    <w:rsid w:val="006847AC"/>
    <w:rsid w:val="00684973"/>
    <w:rsid w:val="00684D87"/>
    <w:rsid w:val="006851DE"/>
    <w:rsid w:val="00685457"/>
    <w:rsid w:val="0068594C"/>
    <w:rsid w:val="00685A15"/>
    <w:rsid w:val="00685AD6"/>
    <w:rsid w:val="00685EEE"/>
    <w:rsid w:val="00686048"/>
    <w:rsid w:val="0068632F"/>
    <w:rsid w:val="00686FA8"/>
    <w:rsid w:val="0068729A"/>
    <w:rsid w:val="006872F3"/>
    <w:rsid w:val="006875B0"/>
    <w:rsid w:val="00687604"/>
    <w:rsid w:val="0068770C"/>
    <w:rsid w:val="00687753"/>
    <w:rsid w:val="0068793F"/>
    <w:rsid w:val="00687B4C"/>
    <w:rsid w:val="00687E94"/>
    <w:rsid w:val="006902B8"/>
    <w:rsid w:val="006902C3"/>
    <w:rsid w:val="0069039B"/>
    <w:rsid w:val="006903CF"/>
    <w:rsid w:val="00690AB7"/>
    <w:rsid w:val="00690BB1"/>
    <w:rsid w:val="00690D64"/>
    <w:rsid w:val="00690FBE"/>
    <w:rsid w:val="00691126"/>
    <w:rsid w:val="006911C7"/>
    <w:rsid w:val="006912C1"/>
    <w:rsid w:val="006916AC"/>
    <w:rsid w:val="00691701"/>
    <w:rsid w:val="00691855"/>
    <w:rsid w:val="00691CA1"/>
    <w:rsid w:val="0069283F"/>
    <w:rsid w:val="006929DE"/>
    <w:rsid w:val="00692E7F"/>
    <w:rsid w:val="00693050"/>
    <w:rsid w:val="006933AC"/>
    <w:rsid w:val="0069361F"/>
    <w:rsid w:val="00693A89"/>
    <w:rsid w:val="00693DFA"/>
    <w:rsid w:val="00693FA6"/>
    <w:rsid w:val="00694151"/>
    <w:rsid w:val="00694364"/>
    <w:rsid w:val="006943BA"/>
    <w:rsid w:val="00694503"/>
    <w:rsid w:val="006946CD"/>
    <w:rsid w:val="0069498E"/>
    <w:rsid w:val="0069533B"/>
    <w:rsid w:val="00695493"/>
    <w:rsid w:val="006954A4"/>
    <w:rsid w:val="00695B00"/>
    <w:rsid w:val="00695C0F"/>
    <w:rsid w:val="006962E7"/>
    <w:rsid w:val="0069665E"/>
    <w:rsid w:val="00696A55"/>
    <w:rsid w:val="00696AF9"/>
    <w:rsid w:val="0069710B"/>
    <w:rsid w:val="006971CF"/>
    <w:rsid w:val="0069731B"/>
    <w:rsid w:val="006973A6"/>
    <w:rsid w:val="006973DE"/>
    <w:rsid w:val="00697470"/>
    <w:rsid w:val="0069752D"/>
    <w:rsid w:val="00697844"/>
    <w:rsid w:val="00697D9E"/>
    <w:rsid w:val="00697E19"/>
    <w:rsid w:val="00697F8A"/>
    <w:rsid w:val="006A00E7"/>
    <w:rsid w:val="006A03B2"/>
    <w:rsid w:val="006A06D5"/>
    <w:rsid w:val="006A0723"/>
    <w:rsid w:val="006A081A"/>
    <w:rsid w:val="006A0926"/>
    <w:rsid w:val="006A09A1"/>
    <w:rsid w:val="006A0AB8"/>
    <w:rsid w:val="006A0BFD"/>
    <w:rsid w:val="006A1434"/>
    <w:rsid w:val="006A1566"/>
    <w:rsid w:val="006A18EC"/>
    <w:rsid w:val="006A1DE7"/>
    <w:rsid w:val="006A3591"/>
    <w:rsid w:val="006A36D0"/>
    <w:rsid w:val="006A3834"/>
    <w:rsid w:val="006A39C3"/>
    <w:rsid w:val="006A39E2"/>
    <w:rsid w:val="006A39E7"/>
    <w:rsid w:val="006A3B11"/>
    <w:rsid w:val="006A3BF8"/>
    <w:rsid w:val="006A3C59"/>
    <w:rsid w:val="006A3D42"/>
    <w:rsid w:val="006A3E45"/>
    <w:rsid w:val="006A3E78"/>
    <w:rsid w:val="006A452A"/>
    <w:rsid w:val="006A471B"/>
    <w:rsid w:val="006A480C"/>
    <w:rsid w:val="006A4A22"/>
    <w:rsid w:val="006A4B16"/>
    <w:rsid w:val="006A4BFF"/>
    <w:rsid w:val="006A4CE5"/>
    <w:rsid w:val="006A4E93"/>
    <w:rsid w:val="006A54CF"/>
    <w:rsid w:val="006A5B75"/>
    <w:rsid w:val="006A5BAE"/>
    <w:rsid w:val="006A5D1E"/>
    <w:rsid w:val="006A5F4C"/>
    <w:rsid w:val="006A6357"/>
    <w:rsid w:val="006A6464"/>
    <w:rsid w:val="006A649E"/>
    <w:rsid w:val="006A6502"/>
    <w:rsid w:val="006A653E"/>
    <w:rsid w:val="006A6E29"/>
    <w:rsid w:val="006A6FDD"/>
    <w:rsid w:val="006A702E"/>
    <w:rsid w:val="006A76F8"/>
    <w:rsid w:val="006A7A99"/>
    <w:rsid w:val="006A7C2E"/>
    <w:rsid w:val="006B031D"/>
    <w:rsid w:val="006B085F"/>
    <w:rsid w:val="006B09D1"/>
    <w:rsid w:val="006B0A79"/>
    <w:rsid w:val="006B1296"/>
    <w:rsid w:val="006B1796"/>
    <w:rsid w:val="006B1845"/>
    <w:rsid w:val="006B206B"/>
    <w:rsid w:val="006B26AE"/>
    <w:rsid w:val="006B26FA"/>
    <w:rsid w:val="006B286A"/>
    <w:rsid w:val="006B2A58"/>
    <w:rsid w:val="006B2B4E"/>
    <w:rsid w:val="006B2E27"/>
    <w:rsid w:val="006B2F06"/>
    <w:rsid w:val="006B32D5"/>
    <w:rsid w:val="006B3B4B"/>
    <w:rsid w:val="006B4260"/>
    <w:rsid w:val="006B45B0"/>
    <w:rsid w:val="006B45C6"/>
    <w:rsid w:val="006B4815"/>
    <w:rsid w:val="006B4C7D"/>
    <w:rsid w:val="006B4F94"/>
    <w:rsid w:val="006B5222"/>
    <w:rsid w:val="006B547A"/>
    <w:rsid w:val="006B5563"/>
    <w:rsid w:val="006B5727"/>
    <w:rsid w:val="006B5E9E"/>
    <w:rsid w:val="006B5ECC"/>
    <w:rsid w:val="006B600F"/>
    <w:rsid w:val="006B6089"/>
    <w:rsid w:val="006B6415"/>
    <w:rsid w:val="006B6420"/>
    <w:rsid w:val="006B65C6"/>
    <w:rsid w:val="006B6879"/>
    <w:rsid w:val="006B6A83"/>
    <w:rsid w:val="006B6B82"/>
    <w:rsid w:val="006B6C97"/>
    <w:rsid w:val="006B6E88"/>
    <w:rsid w:val="006B6EB6"/>
    <w:rsid w:val="006B6F21"/>
    <w:rsid w:val="006B73F6"/>
    <w:rsid w:val="006B76B5"/>
    <w:rsid w:val="006B7733"/>
    <w:rsid w:val="006B77E0"/>
    <w:rsid w:val="006B7814"/>
    <w:rsid w:val="006B7A11"/>
    <w:rsid w:val="006B7AE1"/>
    <w:rsid w:val="006B7D52"/>
    <w:rsid w:val="006B7F64"/>
    <w:rsid w:val="006B7F7A"/>
    <w:rsid w:val="006C03E0"/>
    <w:rsid w:val="006C09A2"/>
    <w:rsid w:val="006C1281"/>
    <w:rsid w:val="006C14DE"/>
    <w:rsid w:val="006C1573"/>
    <w:rsid w:val="006C1741"/>
    <w:rsid w:val="006C1D43"/>
    <w:rsid w:val="006C1F1C"/>
    <w:rsid w:val="006C1F4C"/>
    <w:rsid w:val="006C2369"/>
    <w:rsid w:val="006C2574"/>
    <w:rsid w:val="006C2717"/>
    <w:rsid w:val="006C2932"/>
    <w:rsid w:val="006C2B43"/>
    <w:rsid w:val="006C2FCE"/>
    <w:rsid w:val="006C34AB"/>
    <w:rsid w:val="006C37E5"/>
    <w:rsid w:val="006C39BE"/>
    <w:rsid w:val="006C3A0E"/>
    <w:rsid w:val="006C3C27"/>
    <w:rsid w:val="006C3D47"/>
    <w:rsid w:val="006C3E6A"/>
    <w:rsid w:val="006C3EFA"/>
    <w:rsid w:val="006C40CF"/>
    <w:rsid w:val="006C41AA"/>
    <w:rsid w:val="006C41E6"/>
    <w:rsid w:val="006C466A"/>
    <w:rsid w:val="006C4714"/>
    <w:rsid w:val="006C486E"/>
    <w:rsid w:val="006C4925"/>
    <w:rsid w:val="006C4C8C"/>
    <w:rsid w:val="006C4CCB"/>
    <w:rsid w:val="006C4FFD"/>
    <w:rsid w:val="006C5242"/>
    <w:rsid w:val="006C52B2"/>
    <w:rsid w:val="006C554A"/>
    <w:rsid w:val="006C57DE"/>
    <w:rsid w:val="006C5858"/>
    <w:rsid w:val="006C5B78"/>
    <w:rsid w:val="006C5C35"/>
    <w:rsid w:val="006C5C5C"/>
    <w:rsid w:val="006C5C95"/>
    <w:rsid w:val="006C5C9C"/>
    <w:rsid w:val="006C5F51"/>
    <w:rsid w:val="006C635E"/>
    <w:rsid w:val="006C647E"/>
    <w:rsid w:val="006C66CE"/>
    <w:rsid w:val="006C66D1"/>
    <w:rsid w:val="006C6B93"/>
    <w:rsid w:val="006C6CA8"/>
    <w:rsid w:val="006C6E2A"/>
    <w:rsid w:val="006C6EC3"/>
    <w:rsid w:val="006C7155"/>
    <w:rsid w:val="006C746E"/>
    <w:rsid w:val="006C75A1"/>
    <w:rsid w:val="006C78B4"/>
    <w:rsid w:val="006C7AAE"/>
    <w:rsid w:val="006C7AF0"/>
    <w:rsid w:val="006C7B0F"/>
    <w:rsid w:val="006C7B81"/>
    <w:rsid w:val="006C7D21"/>
    <w:rsid w:val="006C7DE3"/>
    <w:rsid w:val="006D03C8"/>
    <w:rsid w:val="006D0586"/>
    <w:rsid w:val="006D0710"/>
    <w:rsid w:val="006D0AAA"/>
    <w:rsid w:val="006D0B2D"/>
    <w:rsid w:val="006D147D"/>
    <w:rsid w:val="006D1A09"/>
    <w:rsid w:val="006D21F3"/>
    <w:rsid w:val="006D2303"/>
    <w:rsid w:val="006D250B"/>
    <w:rsid w:val="006D261D"/>
    <w:rsid w:val="006D2FF2"/>
    <w:rsid w:val="006D311B"/>
    <w:rsid w:val="006D316A"/>
    <w:rsid w:val="006D3218"/>
    <w:rsid w:val="006D3264"/>
    <w:rsid w:val="006D3391"/>
    <w:rsid w:val="006D33BE"/>
    <w:rsid w:val="006D3921"/>
    <w:rsid w:val="006D3DC6"/>
    <w:rsid w:val="006D400D"/>
    <w:rsid w:val="006D4055"/>
    <w:rsid w:val="006D405D"/>
    <w:rsid w:val="006D41EF"/>
    <w:rsid w:val="006D4558"/>
    <w:rsid w:val="006D455E"/>
    <w:rsid w:val="006D45B4"/>
    <w:rsid w:val="006D4919"/>
    <w:rsid w:val="006D4C46"/>
    <w:rsid w:val="006D5397"/>
    <w:rsid w:val="006D5E9D"/>
    <w:rsid w:val="006D5EB9"/>
    <w:rsid w:val="006D5F66"/>
    <w:rsid w:val="006D602C"/>
    <w:rsid w:val="006D61F1"/>
    <w:rsid w:val="006D69BF"/>
    <w:rsid w:val="006D6BE6"/>
    <w:rsid w:val="006D6F5C"/>
    <w:rsid w:val="006D7064"/>
    <w:rsid w:val="006D71EA"/>
    <w:rsid w:val="006D7298"/>
    <w:rsid w:val="006D72A3"/>
    <w:rsid w:val="006D7970"/>
    <w:rsid w:val="006D799A"/>
    <w:rsid w:val="006D7CDD"/>
    <w:rsid w:val="006E012A"/>
    <w:rsid w:val="006E0352"/>
    <w:rsid w:val="006E0661"/>
    <w:rsid w:val="006E0726"/>
    <w:rsid w:val="006E0885"/>
    <w:rsid w:val="006E0925"/>
    <w:rsid w:val="006E1103"/>
    <w:rsid w:val="006E13F6"/>
    <w:rsid w:val="006E1544"/>
    <w:rsid w:val="006E18AA"/>
    <w:rsid w:val="006E1F4C"/>
    <w:rsid w:val="006E20AE"/>
    <w:rsid w:val="006E2118"/>
    <w:rsid w:val="006E2407"/>
    <w:rsid w:val="006E24A2"/>
    <w:rsid w:val="006E286A"/>
    <w:rsid w:val="006E289F"/>
    <w:rsid w:val="006E28FE"/>
    <w:rsid w:val="006E308C"/>
    <w:rsid w:val="006E38E9"/>
    <w:rsid w:val="006E3A00"/>
    <w:rsid w:val="006E3A5A"/>
    <w:rsid w:val="006E3E22"/>
    <w:rsid w:val="006E4065"/>
    <w:rsid w:val="006E410F"/>
    <w:rsid w:val="006E4BE0"/>
    <w:rsid w:val="006E4D37"/>
    <w:rsid w:val="006E4D4B"/>
    <w:rsid w:val="006E50EF"/>
    <w:rsid w:val="006E533D"/>
    <w:rsid w:val="006E53BE"/>
    <w:rsid w:val="006E561E"/>
    <w:rsid w:val="006E563C"/>
    <w:rsid w:val="006E56B5"/>
    <w:rsid w:val="006E59C6"/>
    <w:rsid w:val="006E59F4"/>
    <w:rsid w:val="006E5DA5"/>
    <w:rsid w:val="006E607E"/>
    <w:rsid w:val="006E6142"/>
    <w:rsid w:val="006E6457"/>
    <w:rsid w:val="006E6646"/>
    <w:rsid w:val="006E680A"/>
    <w:rsid w:val="006E68BE"/>
    <w:rsid w:val="006E68DE"/>
    <w:rsid w:val="006E6941"/>
    <w:rsid w:val="006E69D9"/>
    <w:rsid w:val="006E706C"/>
    <w:rsid w:val="006E763D"/>
    <w:rsid w:val="006E78E9"/>
    <w:rsid w:val="006E7A42"/>
    <w:rsid w:val="006E7F46"/>
    <w:rsid w:val="006F0101"/>
    <w:rsid w:val="006F0286"/>
    <w:rsid w:val="006F0A4E"/>
    <w:rsid w:val="006F0D64"/>
    <w:rsid w:val="006F0E1E"/>
    <w:rsid w:val="006F0E5A"/>
    <w:rsid w:val="006F0F0B"/>
    <w:rsid w:val="006F0FF0"/>
    <w:rsid w:val="006F193E"/>
    <w:rsid w:val="006F195F"/>
    <w:rsid w:val="006F1D75"/>
    <w:rsid w:val="006F1DEE"/>
    <w:rsid w:val="006F1EBD"/>
    <w:rsid w:val="006F1F76"/>
    <w:rsid w:val="006F1FD5"/>
    <w:rsid w:val="006F22A3"/>
    <w:rsid w:val="006F2825"/>
    <w:rsid w:val="006F2AD2"/>
    <w:rsid w:val="006F3068"/>
    <w:rsid w:val="006F36C5"/>
    <w:rsid w:val="006F36E7"/>
    <w:rsid w:val="006F3994"/>
    <w:rsid w:val="006F40F2"/>
    <w:rsid w:val="006F41EA"/>
    <w:rsid w:val="006F44B6"/>
    <w:rsid w:val="006F5041"/>
    <w:rsid w:val="006F524F"/>
    <w:rsid w:val="006F5308"/>
    <w:rsid w:val="006F5D1D"/>
    <w:rsid w:val="006F5DC0"/>
    <w:rsid w:val="006F6086"/>
    <w:rsid w:val="006F614C"/>
    <w:rsid w:val="006F61C5"/>
    <w:rsid w:val="006F6202"/>
    <w:rsid w:val="006F638F"/>
    <w:rsid w:val="006F6516"/>
    <w:rsid w:val="006F679C"/>
    <w:rsid w:val="006F6841"/>
    <w:rsid w:val="006F695D"/>
    <w:rsid w:val="006F697C"/>
    <w:rsid w:val="006F6B88"/>
    <w:rsid w:val="006F6DFC"/>
    <w:rsid w:val="006F7130"/>
    <w:rsid w:val="006F73BA"/>
    <w:rsid w:val="006F74E1"/>
    <w:rsid w:val="006F78ED"/>
    <w:rsid w:val="006F7BBA"/>
    <w:rsid w:val="006F7BD6"/>
    <w:rsid w:val="007001A0"/>
    <w:rsid w:val="007002D1"/>
    <w:rsid w:val="00700671"/>
    <w:rsid w:val="00700782"/>
    <w:rsid w:val="0070092C"/>
    <w:rsid w:val="00700EBD"/>
    <w:rsid w:val="00700F5C"/>
    <w:rsid w:val="0070148C"/>
    <w:rsid w:val="0070149A"/>
    <w:rsid w:val="007015A3"/>
    <w:rsid w:val="007016CB"/>
    <w:rsid w:val="0070177A"/>
    <w:rsid w:val="00701B16"/>
    <w:rsid w:val="0070228A"/>
    <w:rsid w:val="007023D9"/>
    <w:rsid w:val="00702581"/>
    <w:rsid w:val="00702AC0"/>
    <w:rsid w:val="00702B41"/>
    <w:rsid w:val="00702DAE"/>
    <w:rsid w:val="00702DFE"/>
    <w:rsid w:val="00702FE9"/>
    <w:rsid w:val="00703106"/>
    <w:rsid w:val="007033C4"/>
    <w:rsid w:val="00703DE3"/>
    <w:rsid w:val="00703E74"/>
    <w:rsid w:val="00704540"/>
    <w:rsid w:val="007045ED"/>
    <w:rsid w:val="00704715"/>
    <w:rsid w:val="00704B22"/>
    <w:rsid w:val="00704B9B"/>
    <w:rsid w:val="00704D2D"/>
    <w:rsid w:val="00704EC2"/>
    <w:rsid w:val="007053DC"/>
    <w:rsid w:val="00705618"/>
    <w:rsid w:val="0070567B"/>
    <w:rsid w:val="00705CCE"/>
    <w:rsid w:val="00705EAB"/>
    <w:rsid w:val="0070645E"/>
    <w:rsid w:val="00706623"/>
    <w:rsid w:val="00706626"/>
    <w:rsid w:val="007066C5"/>
    <w:rsid w:val="007067E1"/>
    <w:rsid w:val="007067E6"/>
    <w:rsid w:val="0070680F"/>
    <w:rsid w:val="007068E8"/>
    <w:rsid w:val="00706AD8"/>
    <w:rsid w:val="00706D00"/>
    <w:rsid w:val="00706D66"/>
    <w:rsid w:val="00707090"/>
    <w:rsid w:val="007070C8"/>
    <w:rsid w:val="00707570"/>
    <w:rsid w:val="0070776D"/>
    <w:rsid w:val="00707777"/>
    <w:rsid w:val="00707832"/>
    <w:rsid w:val="00707C85"/>
    <w:rsid w:val="00707F8E"/>
    <w:rsid w:val="00710379"/>
    <w:rsid w:val="0071043E"/>
    <w:rsid w:val="00710CC1"/>
    <w:rsid w:val="00710CD9"/>
    <w:rsid w:val="00710E51"/>
    <w:rsid w:val="00711461"/>
    <w:rsid w:val="00711509"/>
    <w:rsid w:val="00711543"/>
    <w:rsid w:val="00711781"/>
    <w:rsid w:val="00711A0D"/>
    <w:rsid w:val="00711D27"/>
    <w:rsid w:val="00712BDA"/>
    <w:rsid w:val="00712C19"/>
    <w:rsid w:val="00713920"/>
    <w:rsid w:val="0071396F"/>
    <w:rsid w:val="007139D1"/>
    <w:rsid w:val="00713D25"/>
    <w:rsid w:val="00714198"/>
    <w:rsid w:val="007142F6"/>
    <w:rsid w:val="00714626"/>
    <w:rsid w:val="0071465E"/>
    <w:rsid w:val="007149F7"/>
    <w:rsid w:val="00714B10"/>
    <w:rsid w:val="00714B63"/>
    <w:rsid w:val="00714DEF"/>
    <w:rsid w:val="00714EB6"/>
    <w:rsid w:val="00715392"/>
    <w:rsid w:val="007155F9"/>
    <w:rsid w:val="00716A81"/>
    <w:rsid w:val="00717557"/>
    <w:rsid w:val="007176AA"/>
    <w:rsid w:val="00717937"/>
    <w:rsid w:val="00717D17"/>
    <w:rsid w:val="00717FCD"/>
    <w:rsid w:val="007201F0"/>
    <w:rsid w:val="007202F8"/>
    <w:rsid w:val="0072069A"/>
    <w:rsid w:val="00720B91"/>
    <w:rsid w:val="00720C45"/>
    <w:rsid w:val="00720F29"/>
    <w:rsid w:val="007214CA"/>
    <w:rsid w:val="00721617"/>
    <w:rsid w:val="007217C8"/>
    <w:rsid w:val="00721FC2"/>
    <w:rsid w:val="00722095"/>
    <w:rsid w:val="007221A7"/>
    <w:rsid w:val="007221E8"/>
    <w:rsid w:val="007225B7"/>
    <w:rsid w:val="00722642"/>
    <w:rsid w:val="0072278F"/>
    <w:rsid w:val="00722918"/>
    <w:rsid w:val="00722CCA"/>
    <w:rsid w:val="00723295"/>
    <w:rsid w:val="00723ABA"/>
    <w:rsid w:val="00723C03"/>
    <w:rsid w:val="00723CCE"/>
    <w:rsid w:val="00724415"/>
    <w:rsid w:val="007246F7"/>
    <w:rsid w:val="007248E5"/>
    <w:rsid w:val="00724A35"/>
    <w:rsid w:val="00724A3B"/>
    <w:rsid w:val="00724A3D"/>
    <w:rsid w:val="00724FC0"/>
    <w:rsid w:val="007250B4"/>
    <w:rsid w:val="00725469"/>
    <w:rsid w:val="00725670"/>
    <w:rsid w:val="00725937"/>
    <w:rsid w:val="00725940"/>
    <w:rsid w:val="00725A01"/>
    <w:rsid w:val="00725CD8"/>
    <w:rsid w:val="00725D31"/>
    <w:rsid w:val="00725E37"/>
    <w:rsid w:val="00726060"/>
    <w:rsid w:val="0072617D"/>
    <w:rsid w:val="007266CE"/>
    <w:rsid w:val="00726901"/>
    <w:rsid w:val="00726A20"/>
    <w:rsid w:val="00726AF9"/>
    <w:rsid w:val="00726D9D"/>
    <w:rsid w:val="00726FF9"/>
    <w:rsid w:val="007271C7"/>
    <w:rsid w:val="0072752E"/>
    <w:rsid w:val="007275E5"/>
    <w:rsid w:val="0072769E"/>
    <w:rsid w:val="007277AA"/>
    <w:rsid w:val="00727838"/>
    <w:rsid w:val="00727A26"/>
    <w:rsid w:val="00727D6C"/>
    <w:rsid w:val="007302DD"/>
    <w:rsid w:val="0073033B"/>
    <w:rsid w:val="0073038F"/>
    <w:rsid w:val="007307C8"/>
    <w:rsid w:val="00730825"/>
    <w:rsid w:val="00730CFB"/>
    <w:rsid w:val="00730F4F"/>
    <w:rsid w:val="007314D8"/>
    <w:rsid w:val="007316AB"/>
    <w:rsid w:val="00731864"/>
    <w:rsid w:val="00731B50"/>
    <w:rsid w:val="00731BF5"/>
    <w:rsid w:val="00731D61"/>
    <w:rsid w:val="00731ED5"/>
    <w:rsid w:val="0073221C"/>
    <w:rsid w:val="007322AB"/>
    <w:rsid w:val="00732381"/>
    <w:rsid w:val="00732BFF"/>
    <w:rsid w:val="00732E52"/>
    <w:rsid w:val="00732EAE"/>
    <w:rsid w:val="00732EDC"/>
    <w:rsid w:val="00733468"/>
    <w:rsid w:val="0073355A"/>
    <w:rsid w:val="00733DD7"/>
    <w:rsid w:val="00733E06"/>
    <w:rsid w:val="00733F83"/>
    <w:rsid w:val="007340D4"/>
    <w:rsid w:val="00734100"/>
    <w:rsid w:val="00734283"/>
    <w:rsid w:val="00734976"/>
    <w:rsid w:val="00734A6C"/>
    <w:rsid w:val="00734A8F"/>
    <w:rsid w:val="0073518C"/>
    <w:rsid w:val="0073547C"/>
    <w:rsid w:val="0073551F"/>
    <w:rsid w:val="0073582B"/>
    <w:rsid w:val="00735939"/>
    <w:rsid w:val="00735C3E"/>
    <w:rsid w:val="00735DA1"/>
    <w:rsid w:val="007361B4"/>
    <w:rsid w:val="00736281"/>
    <w:rsid w:val="00736285"/>
    <w:rsid w:val="007363E6"/>
    <w:rsid w:val="00736B48"/>
    <w:rsid w:val="00736BA2"/>
    <w:rsid w:val="00736BB9"/>
    <w:rsid w:val="00736BBA"/>
    <w:rsid w:val="007371EF"/>
    <w:rsid w:val="0073753F"/>
    <w:rsid w:val="0073767C"/>
    <w:rsid w:val="00737E1B"/>
    <w:rsid w:val="00737FC9"/>
    <w:rsid w:val="00740713"/>
    <w:rsid w:val="00740C34"/>
    <w:rsid w:val="00740D9A"/>
    <w:rsid w:val="00740F98"/>
    <w:rsid w:val="00741163"/>
    <w:rsid w:val="00741233"/>
    <w:rsid w:val="00741307"/>
    <w:rsid w:val="00741414"/>
    <w:rsid w:val="0074150B"/>
    <w:rsid w:val="00741778"/>
    <w:rsid w:val="00741874"/>
    <w:rsid w:val="00741B10"/>
    <w:rsid w:val="00741BFD"/>
    <w:rsid w:val="00741F82"/>
    <w:rsid w:val="00742800"/>
    <w:rsid w:val="0074284E"/>
    <w:rsid w:val="0074293F"/>
    <w:rsid w:val="00742A5F"/>
    <w:rsid w:val="00742C35"/>
    <w:rsid w:val="007431DD"/>
    <w:rsid w:val="00743289"/>
    <w:rsid w:val="00743663"/>
    <w:rsid w:val="00743A65"/>
    <w:rsid w:val="00743B9A"/>
    <w:rsid w:val="00743C30"/>
    <w:rsid w:val="00743ED9"/>
    <w:rsid w:val="00744389"/>
    <w:rsid w:val="007444C6"/>
    <w:rsid w:val="00744A87"/>
    <w:rsid w:val="00744CF5"/>
    <w:rsid w:val="00744E9F"/>
    <w:rsid w:val="00744FA9"/>
    <w:rsid w:val="00745020"/>
    <w:rsid w:val="00745249"/>
    <w:rsid w:val="007456BC"/>
    <w:rsid w:val="00746006"/>
    <w:rsid w:val="00746036"/>
    <w:rsid w:val="00746328"/>
    <w:rsid w:val="0074640E"/>
    <w:rsid w:val="00746431"/>
    <w:rsid w:val="007467EB"/>
    <w:rsid w:val="00746BD8"/>
    <w:rsid w:val="00746E1A"/>
    <w:rsid w:val="00746EAC"/>
    <w:rsid w:val="0074708E"/>
    <w:rsid w:val="0074799E"/>
    <w:rsid w:val="00750055"/>
    <w:rsid w:val="0075017E"/>
    <w:rsid w:val="00750296"/>
    <w:rsid w:val="00750650"/>
    <w:rsid w:val="00750CB0"/>
    <w:rsid w:val="00750FB4"/>
    <w:rsid w:val="007510C7"/>
    <w:rsid w:val="00751173"/>
    <w:rsid w:val="0075217A"/>
    <w:rsid w:val="007521CA"/>
    <w:rsid w:val="007521EA"/>
    <w:rsid w:val="0075258B"/>
    <w:rsid w:val="00752979"/>
    <w:rsid w:val="0075316A"/>
    <w:rsid w:val="00753A5B"/>
    <w:rsid w:val="00753DC2"/>
    <w:rsid w:val="00753F08"/>
    <w:rsid w:val="00754127"/>
    <w:rsid w:val="007541E5"/>
    <w:rsid w:val="007546D4"/>
    <w:rsid w:val="00754968"/>
    <w:rsid w:val="00754C78"/>
    <w:rsid w:val="00754E44"/>
    <w:rsid w:val="00754EB4"/>
    <w:rsid w:val="00754EEF"/>
    <w:rsid w:val="0075526A"/>
    <w:rsid w:val="007554B8"/>
    <w:rsid w:val="0075552B"/>
    <w:rsid w:val="007559E1"/>
    <w:rsid w:val="00755A27"/>
    <w:rsid w:val="00755B0E"/>
    <w:rsid w:val="00755C2C"/>
    <w:rsid w:val="00755DEE"/>
    <w:rsid w:val="00755EB9"/>
    <w:rsid w:val="00755F7A"/>
    <w:rsid w:val="00755FE4"/>
    <w:rsid w:val="00755FF1"/>
    <w:rsid w:val="007564B2"/>
    <w:rsid w:val="00756F33"/>
    <w:rsid w:val="00756F46"/>
    <w:rsid w:val="00757155"/>
    <w:rsid w:val="007573AB"/>
    <w:rsid w:val="00757590"/>
    <w:rsid w:val="007579C1"/>
    <w:rsid w:val="00757C61"/>
    <w:rsid w:val="00757EC2"/>
    <w:rsid w:val="0076014D"/>
    <w:rsid w:val="007601B4"/>
    <w:rsid w:val="00760548"/>
    <w:rsid w:val="00760E82"/>
    <w:rsid w:val="0076125D"/>
    <w:rsid w:val="007613F0"/>
    <w:rsid w:val="007618BB"/>
    <w:rsid w:val="00761CA2"/>
    <w:rsid w:val="00761F07"/>
    <w:rsid w:val="0076232C"/>
    <w:rsid w:val="00762661"/>
    <w:rsid w:val="0076278A"/>
    <w:rsid w:val="00762829"/>
    <w:rsid w:val="007629E6"/>
    <w:rsid w:val="00762CD1"/>
    <w:rsid w:val="00762CF7"/>
    <w:rsid w:val="00762D43"/>
    <w:rsid w:val="00762E33"/>
    <w:rsid w:val="00762F9F"/>
    <w:rsid w:val="0076393D"/>
    <w:rsid w:val="00763C29"/>
    <w:rsid w:val="00763F86"/>
    <w:rsid w:val="00764079"/>
    <w:rsid w:val="00764183"/>
    <w:rsid w:val="007644AB"/>
    <w:rsid w:val="00764910"/>
    <w:rsid w:val="0076495E"/>
    <w:rsid w:val="00764ADB"/>
    <w:rsid w:val="00764B1C"/>
    <w:rsid w:val="00764E88"/>
    <w:rsid w:val="00764EA3"/>
    <w:rsid w:val="00765134"/>
    <w:rsid w:val="0076520C"/>
    <w:rsid w:val="0076553C"/>
    <w:rsid w:val="007656E2"/>
    <w:rsid w:val="00765713"/>
    <w:rsid w:val="00765AFC"/>
    <w:rsid w:val="00765D79"/>
    <w:rsid w:val="00765E59"/>
    <w:rsid w:val="00765F9B"/>
    <w:rsid w:val="00766591"/>
    <w:rsid w:val="007666FE"/>
    <w:rsid w:val="00766BD4"/>
    <w:rsid w:val="00766CBE"/>
    <w:rsid w:val="00766FCD"/>
    <w:rsid w:val="0076729C"/>
    <w:rsid w:val="007676DA"/>
    <w:rsid w:val="0076775F"/>
    <w:rsid w:val="00767CCE"/>
    <w:rsid w:val="00767DB9"/>
    <w:rsid w:val="00770A88"/>
    <w:rsid w:val="00770B6B"/>
    <w:rsid w:val="00770DCF"/>
    <w:rsid w:val="00770EE4"/>
    <w:rsid w:val="00771A04"/>
    <w:rsid w:val="00771A49"/>
    <w:rsid w:val="00771A8B"/>
    <w:rsid w:val="00771B42"/>
    <w:rsid w:val="00771D85"/>
    <w:rsid w:val="00771DE3"/>
    <w:rsid w:val="00771FAF"/>
    <w:rsid w:val="0077225B"/>
    <w:rsid w:val="007725E0"/>
    <w:rsid w:val="00772610"/>
    <w:rsid w:val="00772666"/>
    <w:rsid w:val="00772678"/>
    <w:rsid w:val="007728DB"/>
    <w:rsid w:val="007728FD"/>
    <w:rsid w:val="00772A51"/>
    <w:rsid w:val="00772BD9"/>
    <w:rsid w:val="00772DAE"/>
    <w:rsid w:val="00773229"/>
    <w:rsid w:val="00773267"/>
    <w:rsid w:val="007735BB"/>
    <w:rsid w:val="00773765"/>
    <w:rsid w:val="007738BC"/>
    <w:rsid w:val="00773A2F"/>
    <w:rsid w:val="00773C04"/>
    <w:rsid w:val="00773F30"/>
    <w:rsid w:val="00774092"/>
    <w:rsid w:val="00774184"/>
    <w:rsid w:val="00774615"/>
    <w:rsid w:val="007747E3"/>
    <w:rsid w:val="00774B44"/>
    <w:rsid w:val="00774CE6"/>
    <w:rsid w:val="0077523E"/>
    <w:rsid w:val="0077581D"/>
    <w:rsid w:val="00775A8C"/>
    <w:rsid w:val="00775EEE"/>
    <w:rsid w:val="00776341"/>
    <w:rsid w:val="00776699"/>
    <w:rsid w:val="00776E5F"/>
    <w:rsid w:val="007770E7"/>
    <w:rsid w:val="0077785A"/>
    <w:rsid w:val="007779A2"/>
    <w:rsid w:val="00777A01"/>
    <w:rsid w:val="00777A49"/>
    <w:rsid w:val="00777AE8"/>
    <w:rsid w:val="00777B47"/>
    <w:rsid w:val="00777C7F"/>
    <w:rsid w:val="00777DE7"/>
    <w:rsid w:val="00777EDA"/>
    <w:rsid w:val="00777EEF"/>
    <w:rsid w:val="00780038"/>
    <w:rsid w:val="007803BE"/>
    <w:rsid w:val="00780CFC"/>
    <w:rsid w:val="007814FD"/>
    <w:rsid w:val="007815B6"/>
    <w:rsid w:val="007815CA"/>
    <w:rsid w:val="007818E8"/>
    <w:rsid w:val="007818EC"/>
    <w:rsid w:val="00781C27"/>
    <w:rsid w:val="00782171"/>
    <w:rsid w:val="00782256"/>
    <w:rsid w:val="0078234D"/>
    <w:rsid w:val="00782B60"/>
    <w:rsid w:val="00782C8C"/>
    <w:rsid w:val="00782CCD"/>
    <w:rsid w:val="00782FA6"/>
    <w:rsid w:val="007830C0"/>
    <w:rsid w:val="00783251"/>
    <w:rsid w:val="00783336"/>
    <w:rsid w:val="0078343D"/>
    <w:rsid w:val="007839D9"/>
    <w:rsid w:val="00784032"/>
    <w:rsid w:val="0078471C"/>
    <w:rsid w:val="007847D5"/>
    <w:rsid w:val="00784969"/>
    <w:rsid w:val="007849A1"/>
    <w:rsid w:val="007849AB"/>
    <w:rsid w:val="007850E1"/>
    <w:rsid w:val="0078540A"/>
    <w:rsid w:val="00785511"/>
    <w:rsid w:val="0078560F"/>
    <w:rsid w:val="0078562B"/>
    <w:rsid w:val="007857AE"/>
    <w:rsid w:val="007857DE"/>
    <w:rsid w:val="00785A8B"/>
    <w:rsid w:val="00785AEB"/>
    <w:rsid w:val="00785B40"/>
    <w:rsid w:val="00785B6E"/>
    <w:rsid w:val="00785B7D"/>
    <w:rsid w:val="00785C00"/>
    <w:rsid w:val="0078661B"/>
    <w:rsid w:val="007866F2"/>
    <w:rsid w:val="00786B30"/>
    <w:rsid w:val="0078700B"/>
    <w:rsid w:val="00787477"/>
    <w:rsid w:val="007878CD"/>
    <w:rsid w:val="00787DA5"/>
    <w:rsid w:val="00787F63"/>
    <w:rsid w:val="00790838"/>
    <w:rsid w:val="00790D8F"/>
    <w:rsid w:val="00790FC0"/>
    <w:rsid w:val="0079108D"/>
    <w:rsid w:val="00791465"/>
    <w:rsid w:val="007915F0"/>
    <w:rsid w:val="00791744"/>
    <w:rsid w:val="007918F6"/>
    <w:rsid w:val="00791A3A"/>
    <w:rsid w:val="00791BD4"/>
    <w:rsid w:val="00791C0C"/>
    <w:rsid w:val="00791D18"/>
    <w:rsid w:val="00791D95"/>
    <w:rsid w:val="00791E48"/>
    <w:rsid w:val="00791FD2"/>
    <w:rsid w:val="00792873"/>
    <w:rsid w:val="007928BE"/>
    <w:rsid w:val="007935F8"/>
    <w:rsid w:val="007936D2"/>
    <w:rsid w:val="00793B10"/>
    <w:rsid w:val="007943CC"/>
    <w:rsid w:val="007945E7"/>
    <w:rsid w:val="00794705"/>
    <w:rsid w:val="00794A41"/>
    <w:rsid w:val="00794A5F"/>
    <w:rsid w:val="00795149"/>
    <w:rsid w:val="00795159"/>
    <w:rsid w:val="00795175"/>
    <w:rsid w:val="007953F6"/>
    <w:rsid w:val="0079554D"/>
    <w:rsid w:val="00795588"/>
    <w:rsid w:val="00795733"/>
    <w:rsid w:val="00795924"/>
    <w:rsid w:val="00795ADD"/>
    <w:rsid w:val="00795D42"/>
    <w:rsid w:val="00796134"/>
    <w:rsid w:val="0079689F"/>
    <w:rsid w:val="0079690C"/>
    <w:rsid w:val="00796FB2"/>
    <w:rsid w:val="007976E0"/>
    <w:rsid w:val="00797826"/>
    <w:rsid w:val="00797A0A"/>
    <w:rsid w:val="00797DA2"/>
    <w:rsid w:val="007A0267"/>
    <w:rsid w:val="007A05BC"/>
    <w:rsid w:val="007A06FA"/>
    <w:rsid w:val="007A0CE5"/>
    <w:rsid w:val="007A0DB6"/>
    <w:rsid w:val="007A120D"/>
    <w:rsid w:val="007A1272"/>
    <w:rsid w:val="007A133E"/>
    <w:rsid w:val="007A17C6"/>
    <w:rsid w:val="007A1A57"/>
    <w:rsid w:val="007A1ABB"/>
    <w:rsid w:val="007A1C82"/>
    <w:rsid w:val="007A1E7D"/>
    <w:rsid w:val="007A1FFB"/>
    <w:rsid w:val="007A23D5"/>
    <w:rsid w:val="007A2637"/>
    <w:rsid w:val="007A2C29"/>
    <w:rsid w:val="007A328E"/>
    <w:rsid w:val="007A3320"/>
    <w:rsid w:val="007A333E"/>
    <w:rsid w:val="007A374A"/>
    <w:rsid w:val="007A40C2"/>
    <w:rsid w:val="007A4179"/>
    <w:rsid w:val="007A4205"/>
    <w:rsid w:val="007A44F1"/>
    <w:rsid w:val="007A4567"/>
    <w:rsid w:val="007A4843"/>
    <w:rsid w:val="007A4DBF"/>
    <w:rsid w:val="007A4E18"/>
    <w:rsid w:val="007A4EB5"/>
    <w:rsid w:val="007A51DA"/>
    <w:rsid w:val="007A533A"/>
    <w:rsid w:val="007A56A5"/>
    <w:rsid w:val="007A5B53"/>
    <w:rsid w:val="007A5E13"/>
    <w:rsid w:val="007A6581"/>
    <w:rsid w:val="007A6931"/>
    <w:rsid w:val="007A6BDB"/>
    <w:rsid w:val="007A6F24"/>
    <w:rsid w:val="007A72B5"/>
    <w:rsid w:val="007A738F"/>
    <w:rsid w:val="007A76EB"/>
    <w:rsid w:val="007A7740"/>
    <w:rsid w:val="007A7A5A"/>
    <w:rsid w:val="007A7DC1"/>
    <w:rsid w:val="007B005A"/>
    <w:rsid w:val="007B02FC"/>
    <w:rsid w:val="007B03D3"/>
    <w:rsid w:val="007B0409"/>
    <w:rsid w:val="007B0458"/>
    <w:rsid w:val="007B06ED"/>
    <w:rsid w:val="007B07B4"/>
    <w:rsid w:val="007B0AFB"/>
    <w:rsid w:val="007B13D0"/>
    <w:rsid w:val="007B13E5"/>
    <w:rsid w:val="007B18DA"/>
    <w:rsid w:val="007B1B14"/>
    <w:rsid w:val="007B1D6D"/>
    <w:rsid w:val="007B1DFA"/>
    <w:rsid w:val="007B1E48"/>
    <w:rsid w:val="007B2046"/>
    <w:rsid w:val="007B241D"/>
    <w:rsid w:val="007B257E"/>
    <w:rsid w:val="007B27A8"/>
    <w:rsid w:val="007B2CE4"/>
    <w:rsid w:val="007B2E18"/>
    <w:rsid w:val="007B2F2E"/>
    <w:rsid w:val="007B3642"/>
    <w:rsid w:val="007B367D"/>
    <w:rsid w:val="007B386E"/>
    <w:rsid w:val="007B3954"/>
    <w:rsid w:val="007B3AE6"/>
    <w:rsid w:val="007B3B16"/>
    <w:rsid w:val="007B3BCB"/>
    <w:rsid w:val="007B3DDA"/>
    <w:rsid w:val="007B3FDA"/>
    <w:rsid w:val="007B3FDD"/>
    <w:rsid w:val="007B4C1F"/>
    <w:rsid w:val="007B5054"/>
    <w:rsid w:val="007B54CA"/>
    <w:rsid w:val="007B5779"/>
    <w:rsid w:val="007B578A"/>
    <w:rsid w:val="007B5835"/>
    <w:rsid w:val="007B5D5E"/>
    <w:rsid w:val="007B5E75"/>
    <w:rsid w:val="007B5EF9"/>
    <w:rsid w:val="007B6087"/>
    <w:rsid w:val="007B6685"/>
    <w:rsid w:val="007B6707"/>
    <w:rsid w:val="007B6FDD"/>
    <w:rsid w:val="007B7115"/>
    <w:rsid w:val="007B72B0"/>
    <w:rsid w:val="007B72B3"/>
    <w:rsid w:val="007B730B"/>
    <w:rsid w:val="007B7391"/>
    <w:rsid w:val="007B7A82"/>
    <w:rsid w:val="007B7B79"/>
    <w:rsid w:val="007B7DC7"/>
    <w:rsid w:val="007B7E60"/>
    <w:rsid w:val="007C0014"/>
    <w:rsid w:val="007C0123"/>
    <w:rsid w:val="007C0221"/>
    <w:rsid w:val="007C02AB"/>
    <w:rsid w:val="007C05E8"/>
    <w:rsid w:val="007C0C2D"/>
    <w:rsid w:val="007C0E40"/>
    <w:rsid w:val="007C1297"/>
    <w:rsid w:val="007C13AE"/>
    <w:rsid w:val="007C1417"/>
    <w:rsid w:val="007C1587"/>
    <w:rsid w:val="007C176B"/>
    <w:rsid w:val="007C1902"/>
    <w:rsid w:val="007C1ED9"/>
    <w:rsid w:val="007C1FD8"/>
    <w:rsid w:val="007C242C"/>
    <w:rsid w:val="007C25AF"/>
    <w:rsid w:val="007C262A"/>
    <w:rsid w:val="007C29EE"/>
    <w:rsid w:val="007C2CC5"/>
    <w:rsid w:val="007C2F67"/>
    <w:rsid w:val="007C2FA9"/>
    <w:rsid w:val="007C3410"/>
    <w:rsid w:val="007C342D"/>
    <w:rsid w:val="007C35C6"/>
    <w:rsid w:val="007C3B96"/>
    <w:rsid w:val="007C3BF2"/>
    <w:rsid w:val="007C430B"/>
    <w:rsid w:val="007C4438"/>
    <w:rsid w:val="007C4488"/>
    <w:rsid w:val="007C4493"/>
    <w:rsid w:val="007C4510"/>
    <w:rsid w:val="007C46F9"/>
    <w:rsid w:val="007C4959"/>
    <w:rsid w:val="007C49DB"/>
    <w:rsid w:val="007C4C16"/>
    <w:rsid w:val="007C4C49"/>
    <w:rsid w:val="007C4F4A"/>
    <w:rsid w:val="007C5469"/>
    <w:rsid w:val="007C546A"/>
    <w:rsid w:val="007C5742"/>
    <w:rsid w:val="007C57A9"/>
    <w:rsid w:val="007C585D"/>
    <w:rsid w:val="007C58DB"/>
    <w:rsid w:val="007C5A0B"/>
    <w:rsid w:val="007C5A3B"/>
    <w:rsid w:val="007C5AD5"/>
    <w:rsid w:val="007C5CBE"/>
    <w:rsid w:val="007C628F"/>
    <w:rsid w:val="007C63BE"/>
    <w:rsid w:val="007C642F"/>
    <w:rsid w:val="007C65AF"/>
    <w:rsid w:val="007C6C42"/>
    <w:rsid w:val="007C70DC"/>
    <w:rsid w:val="007C7196"/>
    <w:rsid w:val="007C72D4"/>
    <w:rsid w:val="007C7308"/>
    <w:rsid w:val="007C75F2"/>
    <w:rsid w:val="007C7981"/>
    <w:rsid w:val="007D0885"/>
    <w:rsid w:val="007D0C3F"/>
    <w:rsid w:val="007D0D28"/>
    <w:rsid w:val="007D1245"/>
    <w:rsid w:val="007D136E"/>
    <w:rsid w:val="007D14E9"/>
    <w:rsid w:val="007D19F7"/>
    <w:rsid w:val="007D1BC4"/>
    <w:rsid w:val="007D1CFD"/>
    <w:rsid w:val="007D1E57"/>
    <w:rsid w:val="007D1EA9"/>
    <w:rsid w:val="007D226A"/>
    <w:rsid w:val="007D2310"/>
    <w:rsid w:val="007D23D0"/>
    <w:rsid w:val="007D2882"/>
    <w:rsid w:val="007D2B0B"/>
    <w:rsid w:val="007D2CB6"/>
    <w:rsid w:val="007D2D14"/>
    <w:rsid w:val="007D3A80"/>
    <w:rsid w:val="007D3DC6"/>
    <w:rsid w:val="007D406C"/>
    <w:rsid w:val="007D40DF"/>
    <w:rsid w:val="007D4711"/>
    <w:rsid w:val="007D47D1"/>
    <w:rsid w:val="007D47E9"/>
    <w:rsid w:val="007D49A2"/>
    <w:rsid w:val="007D51F4"/>
    <w:rsid w:val="007D52F0"/>
    <w:rsid w:val="007D54F2"/>
    <w:rsid w:val="007D5612"/>
    <w:rsid w:val="007D5799"/>
    <w:rsid w:val="007D5859"/>
    <w:rsid w:val="007D595E"/>
    <w:rsid w:val="007D5D08"/>
    <w:rsid w:val="007D5F04"/>
    <w:rsid w:val="007D6103"/>
    <w:rsid w:val="007D6299"/>
    <w:rsid w:val="007D6549"/>
    <w:rsid w:val="007D6638"/>
    <w:rsid w:val="007D683E"/>
    <w:rsid w:val="007D705F"/>
    <w:rsid w:val="007D7139"/>
    <w:rsid w:val="007D7299"/>
    <w:rsid w:val="007D7311"/>
    <w:rsid w:val="007D75BD"/>
    <w:rsid w:val="007D7837"/>
    <w:rsid w:val="007D787A"/>
    <w:rsid w:val="007D7D8B"/>
    <w:rsid w:val="007E02CA"/>
    <w:rsid w:val="007E02DC"/>
    <w:rsid w:val="007E0372"/>
    <w:rsid w:val="007E07E5"/>
    <w:rsid w:val="007E085F"/>
    <w:rsid w:val="007E08D1"/>
    <w:rsid w:val="007E0915"/>
    <w:rsid w:val="007E0922"/>
    <w:rsid w:val="007E0A00"/>
    <w:rsid w:val="007E0E00"/>
    <w:rsid w:val="007E1838"/>
    <w:rsid w:val="007E18FD"/>
    <w:rsid w:val="007E1D2D"/>
    <w:rsid w:val="007E1DD8"/>
    <w:rsid w:val="007E1ECC"/>
    <w:rsid w:val="007E1F9F"/>
    <w:rsid w:val="007E2616"/>
    <w:rsid w:val="007E26C6"/>
    <w:rsid w:val="007E2DC6"/>
    <w:rsid w:val="007E2DCB"/>
    <w:rsid w:val="007E33EF"/>
    <w:rsid w:val="007E34F1"/>
    <w:rsid w:val="007E4225"/>
    <w:rsid w:val="007E424D"/>
    <w:rsid w:val="007E4457"/>
    <w:rsid w:val="007E4545"/>
    <w:rsid w:val="007E4842"/>
    <w:rsid w:val="007E4D57"/>
    <w:rsid w:val="007E54F4"/>
    <w:rsid w:val="007E57AA"/>
    <w:rsid w:val="007E5A24"/>
    <w:rsid w:val="007E5BB1"/>
    <w:rsid w:val="007E5BF5"/>
    <w:rsid w:val="007E5C33"/>
    <w:rsid w:val="007E6017"/>
    <w:rsid w:val="007E6175"/>
    <w:rsid w:val="007E62BD"/>
    <w:rsid w:val="007E632E"/>
    <w:rsid w:val="007E66E0"/>
    <w:rsid w:val="007E68A5"/>
    <w:rsid w:val="007E69DE"/>
    <w:rsid w:val="007E69E2"/>
    <w:rsid w:val="007E6A97"/>
    <w:rsid w:val="007E6C06"/>
    <w:rsid w:val="007E6F6B"/>
    <w:rsid w:val="007E6F76"/>
    <w:rsid w:val="007E766C"/>
    <w:rsid w:val="007E7830"/>
    <w:rsid w:val="007E7A2E"/>
    <w:rsid w:val="007E7A94"/>
    <w:rsid w:val="007E7D96"/>
    <w:rsid w:val="007F02A5"/>
    <w:rsid w:val="007F03CE"/>
    <w:rsid w:val="007F040A"/>
    <w:rsid w:val="007F041E"/>
    <w:rsid w:val="007F052B"/>
    <w:rsid w:val="007F0725"/>
    <w:rsid w:val="007F08A9"/>
    <w:rsid w:val="007F0928"/>
    <w:rsid w:val="007F0C67"/>
    <w:rsid w:val="007F0E3B"/>
    <w:rsid w:val="007F0EAE"/>
    <w:rsid w:val="007F0ED0"/>
    <w:rsid w:val="007F100C"/>
    <w:rsid w:val="007F10D0"/>
    <w:rsid w:val="007F16AB"/>
    <w:rsid w:val="007F1951"/>
    <w:rsid w:val="007F1B13"/>
    <w:rsid w:val="007F1BC2"/>
    <w:rsid w:val="007F1D59"/>
    <w:rsid w:val="007F1F84"/>
    <w:rsid w:val="007F254E"/>
    <w:rsid w:val="007F2A97"/>
    <w:rsid w:val="007F2BD0"/>
    <w:rsid w:val="007F2C95"/>
    <w:rsid w:val="007F2D8D"/>
    <w:rsid w:val="007F2EF6"/>
    <w:rsid w:val="007F3B31"/>
    <w:rsid w:val="007F3CCA"/>
    <w:rsid w:val="007F3D64"/>
    <w:rsid w:val="007F3E27"/>
    <w:rsid w:val="007F40B7"/>
    <w:rsid w:val="007F428E"/>
    <w:rsid w:val="007F43D7"/>
    <w:rsid w:val="007F4401"/>
    <w:rsid w:val="007F4665"/>
    <w:rsid w:val="007F479A"/>
    <w:rsid w:val="007F4D9B"/>
    <w:rsid w:val="007F4FB4"/>
    <w:rsid w:val="007F51A2"/>
    <w:rsid w:val="007F5284"/>
    <w:rsid w:val="007F52FD"/>
    <w:rsid w:val="007F5537"/>
    <w:rsid w:val="007F557C"/>
    <w:rsid w:val="007F57F5"/>
    <w:rsid w:val="007F5966"/>
    <w:rsid w:val="007F5F96"/>
    <w:rsid w:val="007F616D"/>
    <w:rsid w:val="007F6681"/>
    <w:rsid w:val="007F66C5"/>
    <w:rsid w:val="007F6721"/>
    <w:rsid w:val="007F679A"/>
    <w:rsid w:val="007F688E"/>
    <w:rsid w:val="007F6938"/>
    <w:rsid w:val="007F6AC1"/>
    <w:rsid w:val="007F6D22"/>
    <w:rsid w:val="007F6EB2"/>
    <w:rsid w:val="007F718C"/>
    <w:rsid w:val="007F7396"/>
    <w:rsid w:val="007F7426"/>
    <w:rsid w:val="007F76B4"/>
    <w:rsid w:val="007F7B05"/>
    <w:rsid w:val="007F7BDF"/>
    <w:rsid w:val="007F7D5D"/>
    <w:rsid w:val="007F7D6E"/>
    <w:rsid w:val="008002CD"/>
    <w:rsid w:val="008003B8"/>
    <w:rsid w:val="008006A5"/>
    <w:rsid w:val="00800D00"/>
    <w:rsid w:val="00800E0A"/>
    <w:rsid w:val="00800FDB"/>
    <w:rsid w:val="008014C7"/>
    <w:rsid w:val="008014F3"/>
    <w:rsid w:val="00801674"/>
    <w:rsid w:val="0080169C"/>
    <w:rsid w:val="00801801"/>
    <w:rsid w:val="008018A4"/>
    <w:rsid w:val="00801B88"/>
    <w:rsid w:val="00801CD1"/>
    <w:rsid w:val="00801D28"/>
    <w:rsid w:val="00801E84"/>
    <w:rsid w:val="00801FAC"/>
    <w:rsid w:val="00802340"/>
    <w:rsid w:val="008023EA"/>
    <w:rsid w:val="00802730"/>
    <w:rsid w:val="00802EAA"/>
    <w:rsid w:val="00802F09"/>
    <w:rsid w:val="00802FD5"/>
    <w:rsid w:val="00803417"/>
    <w:rsid w:val="008034F9"/>
    <w:rsid w:val="0080350B"/>
    <w:rsid w:val="00803FAB"/>
    <w:rsid w:val="00804297"/>
    <w:rsid w:val="0080463A"/>
    <w:rsid w:val="008049BD"/>
    <w:rsid w:val="00804B09"/>
    <w:rsid w:val="00804BAE"/>
    <w:rsid w:val="00804C83"/>
    <w:rsid w:val="0080507F"/>
    <w:rsid w:val="008052C4"/>
    <w:rsid w:val="00805556"/>
    <w:rsid w:val="008056AF"/>
    <w:rsid w:val="008056B1"/>
    <w:rsid w:val="0080627D"/>
    <w:rsid w:val="0080646D"/>
    <w:rsid w:val="0080671A"/>
    <w:rsid w:val="00806ABD"/>
    <w:rsid w:val="00806BD8"/>
    <w:rsid w:val="00806CC9"/>
    <w:rsid w:val="00806E83"/>
    <w:rsid w:val="00806EE9"/>
    <w:rsid w:val="00806F1F"/>
    <w:rsid w:val="00806F82"/>
    <w:rsid w:val="008075DE"/>
    <w:rsid w:val="008076AA"/>
    <w:rsid w:val="008078F9"/>
    <w:rsid w:val="00807BAB"/>
    <w:rsid w:val="00807C76"/>
    <w:rsid w:val="00807EE3"/>
    <w:rsid w:val="00810794"/>
    <w:rsid w:val="008109A3"/>
    <w:rsid w:val="00810C29"/>
    <w:rsid w:val="00811153"/>
    <w:rsid w:val="00811490"/>
    <w:rsid w:val="00811520"/>
    <w:rsid w:val="00811887"/>
    <w:rsid w:val="00811BC8"/>
    <w:rsid w:val="00811CDE"/>
    <w:rsid w:val="00811FF9"/>
    <w:rsid w:val="00812072"/>
    <w:rsid w:val="00812237"/>
    <w:rsid w:val="0081226D"/>
    <w:rsid w:val="008122A3"/>
    <w:rsid w:val="008123E2"/>
    <w:rsid w:val="008124A8"/>
    <w:rsid w:val="008129A3"/>
    <w:rsid w:val="00812A67"/>
    <w:rsid w:val="00812C5E"/>
    <w:rsid w:val="00812E90"/>
    <w:rsid w:val="0081310D"/>
    <w:rsid w:val="00813410"/>
    <w:rsid w:val="00813523"/>
    <w:rsid w:val="00813F96"/>
    <w:rsid w:val="0081417D"/>
    <w:rsid w:val="0081470A"/>
    <w:rsid w:val="008148E8"/>
    <w:rsid w:val="008149A7"/>
    <w:rsid w:val="008149C7"/>
    <w:rsid w:val="00814AF8"/>
    <w:rsid w:val="00814B36"/>
    <w:rsid w:val="00815105"/>
    <w:rsid w:val="00815457"/>
    <w:rsid w:val="0081549B"/>
    <w:rsid w:val="0081554F"/>
    <w:rsid w:val="0081659C"/>
    <w:rsid w:val="008165D8"/>
    <w:rsid w:val="008166DA"/>
    <w:rsid w:val="00816B6A"/>
    <w:rsid w:val="00816B9A"/>
    <w:rsid w:val="00816D9D"/>
    <w:rsid w:val="0081706B"/>
    <w:rsid w:val="0081735B"/>
    <w:rsid w:val="0081754B"/>
    <w:rsid w:val="00817552"/>
    <w:rsid w:val="008175A3"/>
    <w:rsid w:val="0081770A"/>
    <w:rsid w:val="00817F6C"/>
    <w:rsid w:val="00820366"/>
    <w:rsid w:val="00820373"/>
    <w:rsid w:val="00820559"/>
    <w:rsid w:val="00820670"/>
    <w:rsid w:val="008206C9"/>
    <w:rsid w:val="0082086C"/>
    <w:rsid w:val="00820C0E"/>
    <w:rsid w:val="00820DE9"/>
    <w:rsid w:val="00820FFA"/>
    <w:rsid w:val="008212D0"/>
    <w:rsid w:val="008219C5"/>
    <w:rsid w:val="00821A2F"/>
    <w:rsid w:val="00821AA4"/>
    <w:rsid w:val="00821E5D"/>
    <w:rsid w:val="00822596"/>
    <w:rsid w:val="0082263D"/>
    <w:rsid w:val="008226DB"/>
    <w:rsid w:val="0082279D"/>
    <w:rsid w:val="0082292F"/>
    <w:rsid w:val="00822A86"/>
    <w:rsid w:val="00822CFF"/>
    <w:rsid w:val="00822DFC"/>
    <w:rsid w:val="008232B2"/>
    <w:rsid w:val="008234D1"/>
    <w:rsid w:val="0082358A"/>
    <w:rsid w:val="0082359A"/>
    <w:rsid w:val="00823787"/>
    <w:rsid w:val="00823905"/>
    <w:rsid w:val="00823B25"/>
    <w:rsid w:val="00823D9D"/>
    <w:rsid w:val="00823DE6"/>
    <w:rsid w:val="008240D6"/>
    <w:rsid w:val="0082417E"/>
    <w:rsid w:val="008243C8"/>
    <w:rsid w:val="008243F5"/>
    <w:rsid w:val="00824552"/>
    <w:rsid w:val="0082483D"/>
    <w:rsid w:val="008250EC"/>
    <w:rsid w:val="0082536E"/>
    <w:rsid w:val="0082584F"/>
    <w:rsid w:val="00825980"/>
    <w:rsid w:val="00825AF7"/>
    <w:rsid w:val="00825C20"/>
    <w:rsid w:val="00825D1D"/>
    <w:rsid w:val="00826362"/>
    <w:rsid w:val="008264A0"/>
    <w:rsid w:val="008264BD"/>
    <w:rsid w:val="0082659D"/>
    <w:rsid w:val="0082666F"/>
    <w:rsid w:val="0082743E"/>
    <w:rsid w:val="00827574"/>
    <w:rsid w:val="008275C7"/>
    <w:rsid w:val="008275CD"/>
    <w:rsid w:val="008277C4"/>
    <w:rsid w:val="008279B6"/>
    <w:rsid w:val="00827AE3"/>
    <w:rsid w:val="00827E3B"/>
    <w:rsid w:val="00830063"/>
    <w:rsid w:val="0083028B"/>
    <w:rsid w:val="008308DA"/>
    <w:rsid w:val="00830D85"/>
    <w:rsid w:val="00830E61"/>
    <w:rsid w:val="00830F50"/>
    <w:rsid w:val="00830FA7"/>
    <w:rsid w:val="00831102"/>
    <w:rsid w:val="00831457"/>
    <w:rsid w:val="008317F8"/>
    <w:rsid w:val="0083197A"/>
    <w:rsid w:val="00831A13"/>
    <w:rsid w:val="00831D77"/>
    <w:rsid w:val="00831E30"/>
    <w:rsid w:val="0083204B"/>
    <w:rsid w:val="008321E1"/>
    <w:rsid w:val="00832507"/>
    <w:rsid w:val="0083251A"/>
    <w:rsid w:val="00832AD3"/>
    <w:rsid w:val="00832D48"/>
    <w:rsid w:val="0083322A"/>
    <w:rsid w:val="00833844"/>
    <w:rsid w:val="00833C04"/>
    <w:rsid w:val="00833FA6"/>
    <w:rsid w:val="00834153"/>
    <w:rsid w:val="00834276"/>
    <w:rsid w:val="00834334"/>
    <w:rsid w:val="0083462D"/>
    <w:rsid w:val="008347CD"/>
    <w:rsid w:val="0083481B"/>
    <w:rsid w:val="00834A5C"/>
    <w:rsid w:val="00834ACF"/>
    <w:rsid w:val="00834CCC"/>
    <w:rsid w:val="00835178"/>
    <w:rsid w:val="00835314"/>
    <w:rsid w:val="00835344"/>
    <w:rsid w:val="00835817"/>
    <w:rsid w:val="00835843"/>
    <w:rsid w:val="00835A14"/>
    <w:rsid w:val="00835C64"/>
    <w:rsid w:val="00835CA0"/>
    <w:rsid w:val="00835E38"/>
    <w:rsid w:val="008361C2"/>
    <w:rsid w:val="008363E6"/>
    <w:rsid w:val="008363F3"/>
    <w:rsid w:val="00836431"/>
    <w:rsid w:val="00836CD6"/>
    <w:rsid w:val="008373B5"/>
    <w:rsid w:val="008377D0"/>
    <w:rsid w:val="008378A3"/>
    <w:rsid w:val="008378BE"/>
    <w:rsid w:val="00837A83"/>
    <w:rsid w:val="00837B70"/>
    <w:rsid w:val="00837D26"/>
    <w:rsid w:val="00840A15"/>
    <w:rsid w:val="00840D01"/>
    <w:rsid w:val="008412BC"/>
    <w:rsid w:val="00841882"/>
    <w:rsid w:val="00841A7A"/>
    <w:rsid w:val="00841B5C"/>
    <w:rsid w:val="00841E59"/>
    <w:rsid w:val="00841EEB"/>
    <w:rsid w:val="00841EFD"/>
    <w:rsid w:val="00841FC8"/>
    <w:rsid w:val="0084203D"/>
    <w:rsid w:val="008422A4"/>
    <w:rsid w:val="008422C6"/>
    <w:rsid w:val="00842386"/>
    <w:rsid w:val="0084250B"/>
    <w:rsid w:val="0084262A"/>
    <w:rsid w:val="008426B9"/>
    <w:rsid w:val="00842928"/>
    <w:rsid w:val="00842B5C"/>
    <w:rsid w:val="00842BD1"/>
    <w:rsid w:val="00842F82"/>
    <w:rsid w:val="008432DA"/>
    <w:rsid w:val="008434D5"/>
    <w:rsid w:val="0084350C"/>
    <w:rsid w:val="008435A6"/>
    <w:rsid w:val="00843A5C"/>
    <w:rsid w:val="00843B5C"/>
    <w:rsid w:val="00843C4D"/>
    <w:rsid w:val="00843FA0"/>
    <w:rsid w:val="00844583"/>
    <w:rsid w:val="008447FF"/>
    <w:rsid w:val="0084492E"/>
    <w:rsid w:val="00844C30"/>
    <w:rsid w:val="00844D82"/>
    <w:rsid w:val="00844EFD"/>
    <w:rsid w:val="008455A4"/>
    <w:rsid w:val="00845643"/>
    <w:rsid w:val="0084567B"/>
    <w:rsid w:val="00845AFF"/>
    <w:rsid w:val="00845B75"/>
    <w:rsid w:val="00845E3D"/>
    <w:rsid w:val="00846042"/>
    <w:rsid w:val="008463A5"/>
    <w:rsid w:val="0084681E"/>
    <w:rsid w:val="00846C56"/>
    <w:rsid w:val="00846D9B"/>
    <w:rsid w:val="00846E0D"/>
    <w:rsid w:val="00846F0B"/>
    <w:rsid w:val="0084703E"/>
    <w:rsid w:val="00847427"/>
    <w:rsid w:val="0084754C"/>
    <w:rsid w:val="00847573"/>
    <w:rsid w:val="008475D8"/>
    <w:rsid w:val="008476FA"/>
    <w:rsid w:val="00847E8D"/>
    <w:rsid w:val="00847F62"/>
    <w:rsid w:val="00850165"/>
    <w:rsid w:val="0085048D"/>
    <w:rsid w:val="008504C4"/>
    <w:rsid w:val="008505E6"/>
    <w:rsid w:val="00850F5A"/>
    <w:rsid w:val="00850F76"/>
    <w:rsid w:val="00850F86"/>
    <w:rsid w:val="00851781"/>
    <w:rsid w:val="0085180C"/>
    <w:rsid w:val="0085199F"/>
    <w:rsid w:val="00851AEC"/>
    <w:rsid w:val="00851B04"/>
    <w:rsid w:val="00851DAA"/>
    <w:rsid w:val="008520CA"/>
    <w:rsid w:val="008522FC"/>
    <w:rsid w:val="008524B3"/>
    <w:rsid w:val="0085252E"/>
    <w:rsid w:val="008526FF"/>
    <w:rsid w:val="0085279B"/>
    <w:rsid w:val="008527AD"/>
    <w:rsid w:val="008527F3"/>
    <w:rsid w:val="00852B39"/>
    <w:rsid w:val="00852CA0"/>
    <w:rsid w:val="00852DB8"/>
    <w:rsid w:val="008531E7"/>
    <w:rsid w:val="008536E9"/>
    <w:rsid w:val="00853D30"/>
    <w:rsid w:val="00854005"/>
    <w:rsid w:val="0085418F"/>
    <w:rsid w:val="008546E6"/>
    <w:rsid w:val="008546F5"/>
    <w:rsid w:val="00854A91"/>
    <w:rsid w:val="00854BD8"/>
    <w:rsid w:val="00854C89"/>
    <w:rsid w:val="0085509E"/>
    <w:rsid w:val="00855430"/>
    <w:rsid w:val="008555E5"/>
    <w:rsid w:val="00855B0E"/>
    <w:rsid w:val="00856414"/>
    <w:rsid w:val="0085641E"/>
    <w:rsid w:val="0085657C"/>
    <w:rsid w:val="0085682F"/>
    <w:rsid w:val="00856B0B"/>
    <w:rsid w:val="008573AA"/>
    <w:rsid w:val="00857904"/>
    <w:rsid w:val="00857F04"/>
    <w:rsid w:val="00857F2F"/>
    <w:rsid w:val="008604A6"/>
    <w:rsid w:val="008605DC"/>
    <w:rsid w:val="0086072A"/>
    <w:rsid w:val="00860975"/>
    <w:rsid w:val="008609B1"/>
    <w:rsid w:val="00860B41"/>
    <w:rsid w:val="00860F94"/>
    <w:rsid w:val="0086103A"/>
    <w:rsid w:val="00861178"/>
    <w:rsid w:val="008611D9"/>
    <w:rsid w:val="0086122C"/>
    <w:rsid w:val="00861433"/>
    <w:rsid w:val="00861694"/>
    <w:rsid w:val="00861B3A"/>
    <w:rsid w:val="008625D7"/>
    <w:rsid w:val="008628F4"/>
    <w:rsid w:val="00862A46"/>
    <w:rsid w:val="00862C01"/>
    <w:rsid w:val="00862E63"/>
    <w:rsid w:val="00863316"/>
    <w:rsid w:val="00863432"/>
    <w:rsid w:val="00863497"/>
    <w:rsid w:val="008634BF"/>
    <w:rsid w:val="00863690"/>
    <w:rsid w:val="00863834"/>
    <w:rsid w:val="00863AE0"/>
    <w:rsid w:val="00863B4D"/>
    <w:rsid w:val="00863D97"/>
    <w:rsid w:val="0086417C"/>
    <w:rsid w:val="008647B6"/>
    <w:rsid w:val="00864CC5"/>
    <w:rsid w:val="00864DFA"/>
    <w:rsid w:val="00864EE1"/>
    <w:rsid w:val="00864EE2"/>
    <w:rsid w:val="008650F5"/>
    <w:rsid w:val="0086514B"/>
    <w:rsid w:val="008652FA"/>
    <w:rsid w:val="00865326"/>
    <w:rsid w:val="0086544C"/>
    <w:rsid w:val="00865752"/>
    <w:rsid w:val="00865858"/>
    <w:rsid w:val="00865A53"/>
    <w:rsid w:val="00865EBE"/>
    <w:rsid w:val="008661B1"/>
    <w:rsid w:val="008661EB"/>
    <w:rsid w:val="00866560"/>
    <w:rsid w:val="00866C32"/>
    <w:rsid w:val="00866DB8"/>
    <w:rsid w:val="00866E27"/>
    <w:rsid w:val="00866E45"/>
    <w:rsid w:val="0086702B"/>
    <w:rsid w:val="008674E6"/>
    <w:rsid w:val="00867585"/>
    <w:rsid w:val="00867807"/>
    <w:rsid w:val="00867931"/>
    <w:rsid w:val="00867A7E"/>
    <w:rsid w:val="00867EA3"/>
    <w:rsid w:val="00870096"/>
    <w:rsid w:val="0087016F"/>
    <w:rsid w:val="00870610"/>
    <w:rsid w:val="00870692"/>
    <w:rsid w:val="00870C0E"/>
    <w:rsid w:val="00870E98"/>
    <w:rsid w:val="00870F4E"/>
    <w:rsid w:val="00871C36"/>
    <w:rsid w:val="00871E2B"/>
    <w:rsid w:val="008722BC"/>
    <w:rsid w:val="0087255C"/>
    <w:rsid w:val="0087258D"/>
    <w:rsid w:val="00872640"/>
    <w:rsid w:val="0087284E"/>
    <w:rsid w:val="00872A33"/>
    <w:rsid w:val="00872A71"/>
    <w:rsid w:val="00872A78"/>
    <w:rsid w:val="00872D05"/>
    <w:rsid w:val="00872DD7"/>
    <w:rsid w:val="00872EBD"/>
    <w:rsid w:val="00872FC9"/>
    <w:rsid w:val="00873251"/>
    <w:rsid w:val="0087339B"/>
    <w:rsid w:val="008739B7"/>
    <w:rsid w:val="00873B51"/>
    <w:rsid w:val="00873C6A"/>
    <w:rsid w:val="00873DC9"/>
    <w:rsid w:val="00874493"/>
    <w:rsid w:val="00874D77"/>
    <w:rsid w:val="00874EF1"/>
    <w:rsid w:val="0087503D"/>
    <w:rsid w:val="008753EA"/>
    <w:rsid w:val="008755F0"/>
    <w:rsid w:val="00875A63"/>
    <w:rsid w:val="00875AC0"/>
    <w:rsid w:val="00876063"/>
    <w:rsid w:val="00876177"/>
    <w:rsid w:val="00876284"/>
    <w:rsid w:val="008766DC"/>
    <w:rsid w:val="00876BF6"/>
    <w:rsid w:val="00876E87"/>
    <w:rsid w:val="0087702B"/>
    <w:rsid w:val="008773E1"/>
    <w:rsid w:val="0087752E"/>
    <w:rsid w:val="0087786E"/>
    <w:rsid w:val="00877886"/>
    <w:rsid w:val="00880439"/>
    <w:rsid w:val="008805D8"/>
    <w:rsid w:val="00880622"/>
    <w:rsid w:val="008809DB"/>
    <w:rsid w:val="00880A91"/>
    <w:rsid w:val="00880CD8"/>
    <w:rsid w:val="00881174"/>
    <w:rsid w:val="00881191"/>
    <w:rsid w:val="008813F6"/>
    <w:rsid w:val="008815D0"/>
    <w:rsid w:val="008815E7"/>
    <w:rsid w:val="0088160D"/>
    <w:rsid w:val="00881652"/>
    <w:rsid w:val="00881710"/>
    <w:rsid w:val="00881738"/>
    <w:rsid w:val="00881BA6"/>
    <w:rsid w:val="00881EF7"/>
    <w:rsid w:val="0088217F"/>
    <w:rsid w:val="0088236C"/>
    <w:rsid w:val="008824D7"/>
    <w:rsid w:val="0088293C"/>
    <w:rsid w:val="00882980"/>
    <w:rsid w:val="00882AD8"/>
    <w:rsid w:val="00882BCA"/>
    <w:rsid w:val="00882F36"/>
    <w:rsid w:val="00883060"/>
    <w:rsid w:val="00883177"/>
    <w:rsid w:val="008833EE"/>
    <w:rsid w:val="00883518"/>
    <w:rsid w:val="0088353E"/>
    <w:rsid w:val="00883554"/>
    <w:rsid w:val="008837B0"/>
    <w:rsid w:val="00883A78"/>
    <w:rsid w:val="00883BEB"/>
    <w:rsid w:val="00883D33"/>
    <w:rsid w:val="00883E74"/>
    <w:rsid w:val="00884240"/>
    <w:rsid w:val="00884312"/>
    <w:rsid w:val="00884449"/>
    <w:rsid w:val="00884942"/>
    <w:rsid w:val="008849E6"/>
    <w:rsid w:val="008851CD"/>
    <w:rsid w:val="0088544F"/>
    <w:rsid w:val="00885524"/>
    <w:rsid w:val="0088555C"/>
    <w:rsid w:val="00885C4C"/>
    <w:rsid w:val="00885E6E"/>
    <w:rsid w:val="00885EDA"/>
    <w:rsid w:val="0088634B"/>
    <w:rsid w:val="008867F2"/>
    <w:rsid w:val="00886C37"/>
    <w:rsid w:val="00886CAE"/>
    <w:rsid w:val="00886D0C"/>
    <w:rsid w:val="00886DE8"/>
    <w:rsid w:val="00886F68"/>
    <w:rsid w:val="008870BC"/>
    <w:rsid w:val="00887279"/>
    <w:rsid w:val="00887590"/>
    <w:rsid w:val="008876C2"/>
    <w:rsid w:val="00887707"/>
    <w:rsid w:val="0088784C"/>
    <w:rsid w:val="00887879"/>
    <w:rsid w:val="008878A9"/>
    <w:rsid w:val="0088795E"/>
    <w:rsid w:val="00887A36"/>
    <w:rsid w:val="00887B14"/>
    <w:rsid w:val="00887BE1"/>
    <w:rsid w:val="00887D69"/>
    <w:rsid w:val="0089024C"/>
    <w:rsid w:val="00890394"/>
    <w:rsid w:val="008906A5"/>
    <w:rsid w:val="008906B1"/>
    <w:rsid w:val="00891279"/>
    <w:rsid w:val="00891334"/>
    <w:rsid w:val="008913D5"/>
    <w:rsid w:val="0089145C"/>
    <w:rsid w:val="008914B7"/>
    <w:rsid w:val="0089158F"/>
    <w:rsid w:val="0089167C"/>
    <w:rsid w:val="008916F7"/>
    <w:rsid w:val="0089192D"/>
    <w:rsid w:val="00891BD8"/>
    <w:rsid w:val="00891BEC"/>
    <w:rsid w:val="00891E75"/>
    <w:rsid w:val="008924C9"/>
    <w:rsid w:val="008925D8"/>
    <w:rsid w:val="008925FD"/>
    <w:rsid w:val="00892601"/>
    <w:rsid w:val="00892947"/>
    <w:rsid w:val="00892C02"/>
    <w:rsid w:val="00892D4E"/>
    <w:rsid w:val="00892D90"/>
    <w:rsid w:val="0089376A"/>
    <w:rsid w:val="00893AA7"/>
    <w:rsid w:val="00893CB1"/>
    <w:rsid w:val="00893F11"/>
    <w:rsid w:val="00894142"/>
    <w:rsid w:val="0089449B"/>
    <w:rsid w:val="00894631"/>
    <w:rsid w:val="008949AB"/>
    <w:rsid w:val="00894B4A"/>
    <w:rsid w:val="00894F34"/>
    <w:rsid w:val="00894F52"/>
    <w:rsid w:val="008953B3"/>
    <w:rsid w:val="008954DA"/>
    <w:rsid w:val="00895533"/>
    <w:rsid w:val="008955A7"/>
    <w:rsid w:val="00895605"/>
    <w:rsid w:val="00895819"/>
    <w:rsid w:val="0089588C"/>
    <w:rsid w:val="008958FF"/>
    <w:rsid w:val="00895AFA"/>
    <w:rsid w:val="00895BF7"/>
    <w:rsid w:val="00895CCD"/>
    <w:rsid w:val="008960D7"/>
    <w:rsid w:val="00896201"/>
    <w:rsid w:val="00896214"/>
    <w:rsid w:val="0089636A"/>
    <w:rsid w:val="00896414"/>
    <w:rsid w:val="00896880"/>
    <w:rsid w:val="00896F44"/>
    <w:rsid w:val="00896F46"/>
    <w:rsid w:val="0089734A"/>
    <w:rsid w:val="00897397"/>
    <w:rsid w:val="0089791C"/>
    <w:rsid w:val="00897B8F"/>
    <w:rsid w:val="00897F40"/>
    <w:rsid w:val="008A04BD"/>
    <w:rsid w:val="008A0526"/>
    <w:rsid w:val="008A062E"/>
    <w:rsid w:val="008A07B8"/>
    <w:rsid w:val="008A0A44"/>
    <w:rsid w:val="008A10B2"/>
    <w:rsid w:val="008A1945"/>
    <w:rsid w:val="008A20F2"/>
    <w:rsid w:val="008A2121"/>
    <w:rsid w:val="008A2208"/>
    <w:rsid w:val="008A236C"/>
    <w:rsid w:val="008A2473"/>
    <w:rsid w:val="008A2612"/>
    <w:rsid w:val="008A27E4"/>
    <w:rsid w:val="008A27EB"/>
    <w:rsid w:val="008A2D19"/>
    <w:rsid w:val="008A2D22"/>
    <w:rsid w:val="008A2F1A"/>
    <w:rsid w:val="008A2F20"/>
    <w:rsid w:val="008A2F95"/>
    <w:rsid w:val="008A3360"/>
    <w:rsid w:val="008A3382"/>
    <w:rsid w:val="008A371E"/>
    <w:rsid w:val="008A38B9"/>
    <w:rsid w:val="008A3EF9"/>
    <w:rsid w:val="008A40C4"/>
    <w:rsid w:val="008A4355"/>
    <w:rsid w:val="008A45C5"/>
    <w:rsid w:val="008A4714"/>
    <w:rsid w:val="008A4B52"/>
    <w:rsid w:val="008A519D"/>
    <w:rsid w:val="008A5A6B"/>
    <w:rsid w:val="008A5F29"/>
    <w:rsid w:val="008A5F3C"/>
    <w:rsid w:val="008A5FCD"/>
    <w:rsid w:val="008A6092"/>
    <w:rsid w:val="008A6226"/>
    <w:rsid w:val="008A6391"/>
    <w:rsid w:val="008A66BF"/>
    <w:rsid w:val="008A6838"/>
    <w:rsid w:val="008A68F3"/>
    <w:rsid w:val="008A6CDD"/>
    <w:rsid w:val="008A731B"/>
    <w:rsid w:val="008A79E3"/>
    <w:rsid w:val="008B0216"/>
    <w:rsid w:val="008B068E"/>
    <w:rsid w:val="008B0730"/>
    <w:rsid w:val="008B07AB"/>
    <w:rsid w:val="008B082C"/>
    <w:rsid w:val="008B09EC"/>
    <w:rsid w:val="008B0A44"/>
    <w:rsid w:val="008B0CD5"/>
    <w:rsid w:val="008B0E05"/>
    <w:rsid w:val="008B0E5F"/>
    <w:rsid w:val="008B112C"/>
    <w:rsid w:val="008B1586"/>
    <w:rsid w:val="008B168C"/>
    <w:rsid w:val="008B1716"/>
    <w:rsid w:val="008B174C"/>
    <w:rsid w:val="008B1D35"/>
    <w:rsid w:val="008B22CF"/>
    <w:rsid w:val="008B2605"/>
    <w:rsid w:val="008B2B31"/>
    <w:rsid w:val="008B2D07"/>
    <w:rsid w:val="008B2D32"/>
    <w:rsid w:val="008B2D6C"/>
    <w:rsid w:val="008B3276"/>
    <w:rsid w:val="008B32C7"/>
    <w:rsid w:val="008B361B"/>
    <w:rsid w:val="008B3782"/>
    <w:rsid w:val="008B37FB"/>
    <w:rsid w:val="008B3834"/>
    <w:rsid w:val="008B38B2"/>
    <w:rsid w:val="008B3A43"/>
    <w:rsid w:val="008B3C2F"/>
    <w:rsid w:val="008B4149"/>
    <w:rsid w:val="008B4452"/>
    <w:rsid w:val="008B4548"/>
    <w:rsid w:val="008B48E1"/>
    <w:rsid w:val="008B49D2"/>
    <w:rsid w:val="008B52E3"/>
    <w:rsid w:val="008B54FF"/>
    <w:rsid w:val="008B5B1D"/>
    <w:rsid w:val="008B5B3A"/>
    <w:rsid w:val="008B5C76"/>
    <w:rsid w:val="008B5F83"/>
    <w:rsid w:val="008B6266"/>
    <w:rsid w:val="008B62CC"/>
    <w:rsid w:val="008B679C"/>
    <w:rsid w:val="008B6956"/>
    <w:rsid w:val="008B6B70"/>
    <w:rsid w:val="008B6CBB"/>
    <w:rsid w:val="008B737E"/>
    <w:rsid w:val="008B7387"/>
    <w:rsid w:val="008B73D5"/>
    <w:rsid w:val="008B75C8"/>
    <w:rsid w:val="008B786D"/>
    <w:rsid w:val="008B7E8D"/>
    <w:rsid w:val="008C01C4"/>
    <w:rsid w:val="008C0415"/>
    <w:rsid w:val="008C075C"/>
    <w:rsid w:val="008C0860"/>
    <w:rsid w:val="008C0880"/>
    <w:rsid w:val="008C0FC4"/>
    <w:rsid w:val="008C150D"/>
    <w:rsid w:val="008C17BC"/>
    <w:rsid w:val="008C17EC"/>
    <w:rsid w:val="008C1B81"/>
    <w:rsid w:val="008C20EC"/>
    <w:rsid w:val="008C21A2"/>
    <w:rsid w:val="008C228E"/>
    <w:rsid w:val="008C2307"/>
    <w:rsid w:val="008C268A"/>
    <w:rsid w:val="008C28EC"/>
    <w:rsid w:val="008C2966"/>
    <w:rsid w:val="008C2B2F"/>
    <w:rsid w:val="008C2FA6"/>
    <w:rsid w:val="008C30DE"/>
    <w:rsid w:val="008C3989"/>
    <w:rsid w:val="008C39CC"/>
    <w:rsid w:val="008C3AC6"/>
    <w:rsid w:val="008C3C6C"/>
    <w:rsid w:val="008C3C9C"/>
    <w:rsid w:val="008C3D42"/>
    <w:rsid w:val="008C405B"/>
    <w:rsid w:val="008C420D"/>
    <w:rsid w:val="008C45A1"/>
    <w:rsid w:val="008C463C"/>
    <w:rsid w:val="008C4652"/>
    <w:rsid w:val="008C4918"/>
    <w:rsid w:val="008C5834"/>
    <w:rsid w:val="008C58C3"/>
    <w:rsid w:val="008C5AB9"/>
    <w:rsid w:val="008C5CFB"/>
    <w:rsid w:val="008C5FA3"/>
    <w:rsid w:val="008C64D1"/>
    <w:rsid w:val="008C6C17"/>
    <w:rsid w:val="008C6C7E"/>
    <w:rsid w:val="008C6E02"/>
    <w:rsid w:val="008C7034"/>
    <w:rsid w:val="008C759A"/>
    <w:rsid w:val="008C75E4"/>
    <w:rsid w:val="008C7773"/>
    <w:rsid w:val="008C7C74"/>
    <w:rsid w:val="008C7D70"/>
    <w:rsid w:val="008D02B0"/>
    <w:rsid w:val="008D0345"/>
    <w:rsid w:val="008D064B"/>
    <w:rsid w:val="008D099F"/>
    <w:rsid w:val="008D09D6"/>
    <w:rsid w:val="008D0D89"/>
    <w:rsid w:val="008D0F42"/>
    <w:rsid w:val="008D11BF"/>
    <w:rsid w:val="008D125F"/>
    <w:rsid w:val="008D1478"/>
    <w:rsid w:val="008D1667"/>
    <w:rsid w:val="008D16D7"/>
    <w:rsid w:val="008D172E"/>
    <w:rsid w:val="008D254B"/>
    <w:rsid w:val="008D2777"/>
    <w:rsid w:val="008D299A"/>
    <w:rsid w:val="008D2B41"/>
    <w:rsid w:val="008D2E58"/>
    <w:rsid w:val="008D344A"/>
    <w:rsid w:val="008D3462"/>
    <w:rsid w:val="008D3542"/>
    <w:rsid w:val="008D3D91"/>
    <w:rsid w:val="008D3F64"/>
    <w:rsid w:val="008D4088"/>
    <w:rsid w:val="008D4262"/>
    <w:rsid w:val="008D4362"/>
    <w:rsid w:val="008D43B9"/>
    <w:rsid w:val="008D44A3"/>
    <w:rsid w:val="008D4B93"/>
    <w:rsid w:val="008D4D0C"/>
    <w:rsid w:val="008D4DD0"/>
    <w:rsid w:val="008D52E5"/>
    <w:rsid w:val="008D561E"/>
    <w:rsid w:val="008D5B49"/>
    <w:rsid w:val="008D5BA3"/>
    <w:rsid w:val="008D5C47"/>
    <w:rsid w:val="008D60BE"/>
    <w:rsid w:val="008D6204"/>
    <w:rsid w:val="008D6C2A"/>
    <w:rsid w:val="008D6E34"/>
    <w:rsid w:val="008D6E42"/>
    <w:rsid w:val="008D6EF8"/>
    <w:rsid w:val="008D70D1"/>
    <w:rsid w:val="008D7397"/>
    <w:rsid w:val="008D73F2"/>
    <w:rsid w:val="008D7455"/>
    <w:rsid w:val="008D7687"/>
    <w:rsid w:val="008D774E"/>
    <w:rsid w:val="008D7863"/>
    <w:rsid w:val="008D79B7"/>
    <w:rsid w:val="008D7BA6"/>
    <w:rsid w:val="008E003A"/>
    <w:rsid w:val="008E009A"/>
    <w:rsid w:val="008E06C8"/>
    <w:rsid w:val="008E0929"/>
    <w:rsid w:val="008E10EB"/>
    <w:rsid w:val="008E117E"/>
    <w:rsid w:val="008E130E"/>
    <w:rsid w:val="008E139F"/>
    <w:rsid w:val="008E15D0"/>
    <w:rsid w:val="008E19FF"/>
    <w:rsid w:val="008E1D34"/>
    <w:rsid w:val="008E1D57"/>
    <w:rsid w:val="008E1D74"/>
    <w:rsid w:val="008E2102"/>
    <w:rsid w:val="008E22F0"/>
    <w:rsid w:val="008E2474"/>
    <w:rsid w:val="008E24A6"/>
    <w:rsid w:val="008E289C"/>
    <w:rsid w:val="008E2AF6"/>
    <w:rsid w:val="008E3300"/>
    <w:rsid w:val="008E339E"/>
    <w:rsid w:val="008E3417"/>
    <w:rsid w:val="008E3540"/>
    <w:rsid w:val="008E37E6"/>
    <w:rsid w:val="008E3844"/>
    <w:rsid w:val="008E39E7"/>
    <w:rsid w:val="008E3B0B"/>
    <w:rsid w:val="008E3EBA"/>
    <w:rsid w:val="008E42DB"/>
    <w:rsid w:val="008E433D"/>
    <w:rsid w:val="008E43D4"/>
    <w:rsid w:val="008E4607"/>
    <w:rsid w:val="008E49CD"/>
    <w:rsid w:val="008E4C67"/>
    <w:rsid w:val="008E55C1"/>
    <w:rsid w:val="008E56ED"/>
    <w:rsid w:val="008E59AB"/>
    <w:rsid w:val="008E59E1"/>
    <w:rsid w:val="008E5DB5"/>
    <w:rsid w:val="008E5E2D"/>
    <w:rsid w:val="008E641C"/>
    <w:rsid w:val="008E69B9"/>
    <w:rsid w:val="008E6CA7"/>
    <w:rsid w:val="008E6CFD"/>
    <w:rsid w:val="008E6D11"/>
    <w:rsid w:val="008E6E6A"/>
    <w:rsid w:val="008E6ED1"/>
    <w:rsid w:val="008E6EF2"/>
    <w:rsid w:val="008E6F7A"/>
    <w:rsid w:val="008E703E"/>
    <w:rsid w:val="008E710F"/>
    <w:rsid w:val="008E75FD"/>
    <w:rsid w:val="008F0013"/>
    <w:rsid w:val="008F0068"/>
    <w:rsid w:val="008F095E"/>
    <w:rsid w:val="008F0976"/>
    <w:rsid w:val="008F0ABE"/>
    <w:rsid w:val="008F0BCC"/>
    <w:rsid w:val="008F0F1A"/>
    <w:rsid w:val="008F0F5F"/>
    <w:rsid w:val="008F0F8F"/>
    <w:rsid w:val="008F11BE"/>
    <w:rsid w:val="008F13C4"/>
    <w:rsid w:val="008F1424"/>
    <w:rsid w:val="008F16A1"/>
    <w:rsid w:val="008F1908"/>
    <w:rsid w:val="008F1C49"/>
    <w:rsid w:val="008F1CF0"/>
    <w:rsid w:val="008F25AF"/>
    <w:rsid w:val="008F2704"/>
    <w:rsid w:val="008F2706"/>
    <w:rsid w:val="008F293F"/>
    <w:rsid w:val="008F2A89"/>
    <w:rsid w:val="008F2B36"/>
    <w:rsid w:val="008F2B9C"/>
    <w:rsid w:val="008F2D95"/>
    <w:rsid w:val="008F31F0"/>
    <w:rsid w:val="008F31F3"/>
    <w:rsid w:val="008F3247"/>
    <w:rsid w:val="008F331F"/>
    <w:rsid w:val="008F3925"/>
    <w:rsid w:val="008F3C89"/>
    <w:rsid w:val="008F3F21"/>
    <w:rsid w:val="008F404D"/>
    <w:rsid w:val="008F4079"/>
    <w:rsid w:val="008F40A5"/>
    <w:rsid w:val="008F40AD"/>
    <w:rsid w:val="008F4522"/>
    <w:rsid w:val="008F4642"/>
    <w:rsid w:val="008F4B4E"/>
    <w:rsid w:val="008F4CA6"/>
    <w:rsid w:val="008F4FEA"/>
    <w:rsid w:val="008F515E"/>
    <w:rsid w:val="008F56E6"/>
    <w:rsid w:val="008F5767"/>
    <w:rsid w:val="008F58F0"/>
    <w:rsid w:val="008F5B19"/>
    <w:rsid w:val="008F5B2F"/>
    <w:rsid w:val="008F5F1B"/>
    <w:rsid w:val="008F5FC4"/>
    <w:rsid w:val="008F608D"/>
    <w:rsid w:val="008F6293"/>
    <w:rsid w:val="008F67E5"/>
    <w:rsid w:val="008F680C"/>
    <w:rsid w:val="008F6D55"/>
    <w:rsid w:val="0090028D"/>
    <w:rsid w:val="0090047C"/>
    <w:rsid w:val="00900582"/>
    <w:rsid w:val="00900930"/>
    <w:rsid w:val="009009E1"/>
    <w:rsid w:val="00900C66"/>
    <w:rsid w:val="00900E66"/>
    <w:rsid w:val="009010BF"/>
    <w:rsid w:val="009010E3"/>
    <w:rsid w:val="009014CD"/>
    <w:rsid w:val="0090170A"/>
    <w:rsid w:val="00901811"/>
    <w:rsid w:val="009019E6"/>
    <w:rsid w:val="00901A34"/>
    <w:rsid w:val="009021BD"/>
    <w:rsid w:val="00902594"/>
    <w:rsid w:val="009026AF"/>
    <w:rsid w:val="0090275C"/>
    <w:rsid w:val="00902BC0"/>
    <w:rsid w:val="00902D39"/>
    <w:rsid w:val="00902E23"/>
    <w:rsid w:val="00902E2B"/>
    <w:rsid w:val="00902F3F"/>
    <w:rsid w:val="009030E3"/>
    <w:rsid w:val="0090397F"/>
    <w:rsid w:val="00903CFA"/>
    <w:rsid w:val="0090402B"/>
    <w:rsid w:val="00904059"/>
    <w:rsid w:val="009045FD"/>
    <w:rsid w:val="00904E3F"/>
    <w:rsid w:val="00904F33"/>
    <w:rsid w:val="0090508F"/>
    <w:rsid w:val="00905304"/>
    <w:rsid w:val="00905342"/>
    <w:rsid w:val="0090597B"/>
    <w:rsid w:val="00905CDC"/>
    <w:rsid w:val="009060E1"/>
    <w:rsid w:val="00906689"/>
    <w:rsid w:val="00906830"/>
    <w:rsid w:val="009069A4"/>
    <w:rsid w:val="009069E8"/>
    <w:rsid w:val="00906AC1"/>
    <w:rsid w:val="009070A6"/>
    <w:rsid w:val="0090717E"/>
    <w:rsid w:val="00907261"/>
    <w:rsid w:val="00907341"/>
    <w:rsid w:val="0090767D"/>
    <w:rsid w:val="009076DE"/>
    <w:rsid w:val="00907872"/>
    <w:rsid w:val="009078CE"/>
    <w:rsid w:val="009079FB"/>
    <w:rsid w:val="00907AA8"/>
    <w:rsid w:val="00907AE3"/>
    <w:rsid w:val="00907EC5"/>
    <w:rsid w:val="009100B6"/>
    <w:rsid w:val="0091051B"/>
    <w:rsid w:val="00910528"/>
    <w:rsid w:val="009108E1"/>
    <w:rsid w:val="009109A8"/>
    <w:rsid w:val="00910E7B"/>
    <w:rsid w:val="00912197"/>
    <w:rsid w:val="009123C0"/>
    <w:rsid w:val="00912732"/>
    <w:rsid w:val="0091273E"/>
    <w:rsid w:val="00912955"/>
    <w:rsid w:val="009129B3"/>
    <w:rsid w:val="009129C8"/>
    <w:rsid w:val="00912DAD"/>
    <w:rsid w:val="00912E87"/>
    <w:rsid w:val="009131CA"/>
    <w:rsid w:val="00913208"/>
    <w:rsid w:val="00913218"/>
    <w:rsid w:val="0091363B"/>
    <w:rsid w:val="00913792"/>
    <w:rsid w:val="009139FF"/>
    <w:rsid w:val="00913B05"/>
    <w:rsid w:val="00913B7E"/>
    <w:rsid w:val="00913DAE"/>
    <w:rsid w:val="0091443B"/>
    <w:rsid w:val="009149DA"/>
    <w:rsid w:val="00914ABF"/>
    <w:rsid w:val="00914D73"/>
    <w:rsid w:val="00914EB2"/>
    <w:rsid w:val="00915034"/>
    <w:rsid w:val="00915096"/>
    <w:rsid w:val="00915222"/>
    <w:rsid w:val="0091527B"/>
    <w:rsid w:val="00915337"/>
    <w:rsid w:val="00915422"/>
    <w:rsid w:val="00915653"/>
    <w:rsid w:val="0091570B"/>
    <w:rsid w:val="009158DC"/>
    <w:rsid w:val="00915995"/>
    <w:rsid w:val="00915B8A"/>
    <w:rsid w:val="00915FCB"/>
    <w:rsid w:val="0091601C"/>
    <w:rsid w:val="009161DB"/>
    <w:rsid w:val="009161F1"/>
    <w:rsid w:val="009168AC"/>
    <w:rsid w:val="00916975"/>
    <w:rsid w:val="00916C11"/>
    <w:rsid w:val="00916CEA"/>
    <w:rsid w:val="0091733E"/>
    <w:rsid w:val="009175C7"/>
    <w:rsid w:val="00917604"/>
    <w:rsid w:val="009176CA"/>
    <w:rsid w:val="0091790A"/>
    <w:rsid w:val="00917E13"/>
    <w:rsid w:val="00917F3A"/>
    <w:rsid w:val="00917F3B"/>
    <w:rsid w:val="00917FBB"/>
    <w:rsid w:val="0092012D"/>
    <w:rsid w:val="00920487"/>
    <w:rsid w:val="009206AE"/>
    <w:rsid w:val="00920878"/>
    <w:rsid w:val="0092090A"/>
    <w:rsid w:val="00920B6D"/>
    <w:rsid w:val="00920CC6"/>
    <w:rsid w:val="0092119A"/>
    <w:rsid w:val="00921D5B"/>
    <w:rsid w:val="00921E58"/>
    <w:rsid w:val="00921EE8"/>
    <w:rsid w:val="009224B4"/>
    <w:rsid w:val="009229C0"/>
    <w:rsid w:val="00922C37"/>
    <w:rsid w:val="00922C82"/>
    <w:rsid w:val="0092338D"/>
    <w:rsid w:val="009234AB"/>
    <w:rsid w:val="009236AF"/>
    <w:rsid w:val="00923E87"/>
    <w:rsid w:val="00923E89"/>
    <w:rsid w:val="00923F18"/>
    <w:rsid w:val="009241A7"/>
    <w:rsid w:val="0092467E"/>
    <w:rsid w:val="00924972"/>
    <w:rsid w:val="00924A12"/>
    <w:rsid w:val="00924A36"/>
    <w:rsid w:val="00924D69"/>
    <w:rsid w:val="00924FD8"/>
    <w:rsid w:val="009253F5"/>
    <w:rsid w:val="00925942"/>
    <w:rsid w:val="009259A9"/>
    <w:rsid w:val="00925C82"/>
    <w:rsid w:val="009261C9"/>
    <w:rsid w:val="00926542"/>
    <w:rsid w:val="009266B1"/>
    <w:rsid w:val="009269C8"/>
    <w:rsid w:val="00926A3B"/>
    <w:rsid w:val="00926C15"/>
    <w:rsid w:val="00926C57"/>
    <w:rsid w:val="00926F7C"/>
    <w:rsid w:val="00927112"/>
    <w:rsid w:val="009271BE"/>
    <w:rsid w:val="009271F4"/>
    <w:rsid w:val="0092725A"/>
    <w:rsid w:val="00927867"/>
    <w:rsid w:val="0092789F"/>
    <w:rsid w:val="00927A23"/>
    <w:rsid w:val="00927B67"/>
    <w:rsid w:val="00927CD0"/>
    <w:rsid w:val="00927D37"/>
    <w:rsid w:val="00927DB5"/>
    <w:rsid w:val="00927DE3"/>
    <w:rsid w:val="00927E1A"/>
    <w:rsid w:val="00930046"/>
    <w:rsid w:val="009300B2"/>
    <w:rsid w:val="0093053A"/>
    <w:rsid w:val="00930BE8"/>
    <w:rsid w:val="00930D30"/>
    <w:rsid w:val="009313DA"/>
    <w:rsid w:val="00931683"/>
    <w:rsid w:val="00931C33"/>
    <w:rsid w:val="00931C68"/>
    <w:rsid w:val="00932473"/>
    <w:rsid w:val="00932596"/>
    <w:rsid w:val="00932814"/>
    <w:rsid w:val="00932A9E"/>
    <w:rsid w:val="00932AAF"/>
    <w:rsid w:val="00932AEE"/>
    <w:rsid w:val="00932E6D"/>
    <w:rsid w:val="00933808"/>
    <w:rsid w:val="00933A4F"/>
    <w:rsid w:val="00933A68"/>
    <w:rsid w:val="00933D4F"/>
    <w:rsid w:val="00933E30"/>
    <w:rsid w:val="0093409E"/>
    <w:rsid w:val="009341D4"/>
    <w:rsid w:val="009344D3"/>
    <w:rsid w:val="0093466A"/>
    <w:rsid w:val="00934871"/>
    <w:rsid w:val="00934C44"/>
    <w:rsid w:val="00934D3F"/>
    <w:rsid w:val="009354A1"/>
    <w:rsid w:val="0093570C"/>
    <w:rsid w:val="00935DAD"/>
    <w:rsid w:val="00935EC3"/>
    <w:rsid w:val="00935EEC"/>
    <w:rsid w:val="00935F72"/>
    <w:rsid w:val="009361B3"/>
    <w:rsid w:val="00936802"/>
    <w:rsid w:val="00936810"/>
    <w:rsid w:val="0093692F"/>
    <w:rsid w:val="00936ADE"/>
    <w:rsid w:val="00936F75"/>
    <w:rsid w:val="00937595"/>
    <w:rsid w:val="00937732"/>
    <w:rsid w:val="00937C5B"/>
    <w:rsid w:val="00937D6E"/>
    <w:rsid w:val="009407FF"/>
    <w:rsid w:val="00940AE7"/>
    <w:rsid w:val="00940B62"/>
    <w:rsid w:val="00940C2F"/>
    <w:rsid w:val="00940DEF"/>
    <w:rsid w:val="00940E8C"/>
    <w:rsid w:val="00940F5C"/>
    <w:rsid w:val="0094143E"/>
    <w:rsid w:val="00941838"/>
    <w:rsid w:val="00941AA8"/>
    <w:rsid w:val="00941B26"/>
    <w:rsid w:val="00941EBA"/>
    <w:rsid w:val="00942022"/>
    <w:rsid w:val="00942101"/>
    <w:rsid w:val="00942468"/>
    <w:rsid w:val="00942F3A"/>
    <w:rsid w:val="00942F80"/>
    <w:rsid w:val="00943157"/>
    <w:rsid w:val="00943242"/>
    <w:rsid w:val="009437CF"/>
    <w:rsid w:val="00943AF8"/>
    <w:rsid w:val="00943BDD"/>
    <w:rsid w:val="00943F16"/>
    <w:rsid w:val="00943F5C"/>
    <w:rsid w:val="00943FFD"/>
    <w:rsid w:val="00944012"/>
    <w:rsid w:val="00944066"/>
    <w:rsid w:val="00944145"/>
    <w:rsid w:val="00944980"/>
    <w:rsid w:val="00944C10"/>
    <w:rsid w:val="00944D28"/>
    <w:rsid w:val="00944D6B"/>
    <w:rsid w:val="00944E19"/>
    <w:rsid w:val="00944FE2"/>
    <w:rsid w:val="00945054"/>
    <w:rsid w:val="009453B2"/>
    <w:rsid w:val="009455CE"/>
    <w:rsid w:val="00945851"/>
    <w:rsid w:val="00945905"/>
    <w:rsid w:val="00945A32"/>
    <w:rsid w:val="00945E93"/>
    <w:rsid w:val="009468A2"/>
    <w:rsid w:val="00946C3B"/>
    <w:rsid w:val="00946C86"/>
    <w:rsid w:val="00946F83"/>
    <w:rsid w:val="0094716E"/>
    <w:rsid w:val="00947427"/>
    <w:rsid w:val="0094764F"/>
    <w:rsid w:val="009478F3"/>
    <w:rsid w:val="009479AF"/>
    <w:rsid w:val="00947C04"/>
    <w:rsid w:val="00947F23"/>
    <w:rsid w:val="00950260"/>
    <w:rsid w:val="009502C8"/>
    <w:rsid w:val="009507A0"/>
    <w:rsid w:val="00950ADE"/>
    <w:rsid w:val="00950B93"/>
    <w:rsid w:val="00950D56"/>
    <w:rsid w:val="009510A7"/>
    <w:rsid w:val="00951293"/>
    <w:rsid w:val="0095179A"/>
    <w:rsid w:val="009517D1"/>
    <w:rsid w:val="00951817"/>
    <w:rsid w:val="00951921"/>
    <w:rsid w:val="00951AE1"/>
    <w:rsid w:val="00951CFA"/>
    <w:rsid w:val="00951DE0"/>
    <w:rsid w:val="00951EF4"/>
    <w:rsid w:val="00951F2D"/>
    <w:rsid w:val="00952096"/>
    <w:rsid w:val="00952C52"/>
    <w:rsid w:val="00952CA5"/>
    <w:rsid w:val="00952EA1"/>
    <w:rsid w:val="00952FB2"/>
    <w:rsid w:val="009530AF"/>
    <w:rsid w:val="009533DB"/>
    <w:rsid w:val="009533F1"/>
    <w:rsid w:val="00953448"/>
    <w:rsid w:val="00953AB3"/>
    <w:rsid w:val="00953C34"/>
    <w:rsid w:val="0095434C"/>
    <w:rsid w:val="009543FC"/>
    <w:rsid w:val="009545D9"/>
    <w:rsid w:val="009548B0"/>
    <w:rsid w:val="00954A70"/>
    <w:rsid w:val="00954BE6"/>
    <w:rsid w:val="00954D70"/>
    <w:rsid w:val="00955009"/>
    <w:rsid w:val="0095505F"/>
    <w:rsid w:val="0095514B"/>
    <w:rsid w:val="00955507"/>
    <w:rsid w:val="009556E2"/>
    <w:rsid w:val="009558AC"/>
    <w:rsid w:val="00955932"/>
    <w:rsid w:val="00955CC5"/>
    <w:rsid w:val="00955D90"/>
    <w:rsid w:val="009561F5"/>
    <w:rsid w:val="00956559"/>
    <w:rsid w:val="009568C2"/>
    <w:rsid w:val="009569CF"/>
    <w:rsid w:val="00956B83"/>
    <w:rsid w:val="00956FBF"/>
    <w:rsid w:val="009572A5"/>
    <w:rsid w:val="009572FD"/>
    <w:rsid w:val="0095742B"/>
    <w:rsid w:val="0095757E"/>
    <w:rsid w:val="00960901"/>
    <w:rsid w:val="00960909"/>
    <w:rsid w:val="0096099C"/>
    <w:rsid w:val="00960C01"/>
    <w:rsid w:val="00960E99"/>
    <w:rsid w:val="00960FDD"/>
    <w:rsid w:val="009614A4"/>
    <w:rsid w:val="009614C3"/>
    <w:rsid w:val="009616E7"/>
    <w:rsid w:val="00961762"/>
    <w:rsid w:val="0096195B"/>
    <w:rsid w:val="00961C19"/>
    <w:rsid w:val="0096204F"/>
    <w:rsid w:val="0096220B"/>
    <w:rsid w:val="0096220F"/>
    <w:rsid w:val="0096286D"/>
    <w:rsid w:val="00962BD7"/>
    <w:rsid w:val="00962D0C"/>
    <w:rsid w:val="00962E7D"/>
    <w:rsid w:val="00962F10"/>
    <w:rsid w:val="00962F44"/>
    <w:rsid w:val="009638F7"/>
    <w:rsid w:val="00963F14"/>
    <w:rsid w:val="009645DA"/>
    <w:rsid w:val="009646AE"/>
    <w:rsid w:val="00964838"/>
    <w:rsid w:val="009648E2"/>
    <w:rsid w:val="00964DEA"/>
    <w:rsid w:val="00964FF8"/>
    <w:rsid w:val="00965339"/>
    <w:rsid w:val="00965654"/>
    <w:rsid w:val="00965836"/>
    <w:rsid w:val="00965A2F"/>
    <w:rsid w:val="00965B97"/>
    <w:rsid w:val="00965C5E"/>
    <w:rsid w:val="00965CFF"/>
    <w:rsid w:val="00965E94"/>
    <w:rsid w:val="009660DB"/>
    <w:rsid w:val="00966103"/>
    <w:rsid w:val="00966109"/>
    <w:rsid w:val="009662DE"/>
    <w:rsid w:val="009666EE"/>
    <w:rsid w:val="00966708"/>
    <w:rsid w:val="00966719"/>
    <w:rsid w:val="00966B26"/>
    <w:rsid w:val="00966C1A"/>
    <w:rsid w:val="009673B6"/>
    <w:rsid w:val="0096775A"/>
    <w:rsid w:val="009677B2"/>
    <w:rsid w:val="00967AD8"/>
    <w:rsid w:val="00967C07"/>
    <w:rsid w:val="00967C25"/>
    <w:rsid w:val="00967CB8"/>
    <w:rsid w:val="00967DCE"/>
    <w:rsid w:val="00970167"/>
    <w:rsid w:val="0097041C"/>
    <w:rsid w:val="00970879"/>
    <w:rsid w:val="00970C55"/>
    <w:rsid w:val="00970C5E"/>
    <w:rsid w:val="00970CAA"/>
    <w:rsid w:val="00970D44"/>
    <w:rsid w:val="00970D53"/>
    <w:rsid w:val="00970D88"/>
    <w:rsid w:val="00971590"/>
    <w:rsid w:val="0097162A"/>
    <w:rsid w:val="0097171B"/>
    <w:rsid w:val="00971939"/>
    <w:rsid w:val="00971A86"/>
    <w:rsid w:val="00971AFA"/>
    <w:rsid w:val="00971E1E"/>
    <w:rsid w:val="00971F62"/>
    <w:rsid w:val="00971F68"/>
    <w:rsid w:val="00971F92"/>
    <w:rsid w:val="00972BA7"/>
    <w:rsid w:val="00973008"/>
    <w:rsid w:val="009730F1"/>
    <w:rsid w:val="009735C3"/>
    <w:rsid w:val="00973845"/>
    <w:rsid w:val="009738D4"/>
    <w:rsid w:val="00973B77"/>
    <w:rsid w:val="00973C66"/>
    <w:rsid w:val="00973DB6"/>
    <w:rsid w:val="00973E83"/>
    <w:rsid w:val="0097430E"/>
    <w:rsid w:val="009743D2"/>
    <w:rsid w:val="0097482A"/>
    <w:rsid w:val="00974F13"/>
    <w:rsid w:val="00974F26"/>
    <w:rsid w:val="00975021"/>
    <w:rsid w:val="00975189"/>
    <w:rsid w:val="0097522B"/>
    <w:rsid w:val="0097523B"/>
    <w:rsid w:val="009753E2"/>
    <w:rsid w:val="00975BBC"/>
    <w:rsid w:val="00975EA4"/>
    <w:rsid w:val="00976208"/>
    <w:rsid w:val="0097637D"/>
    <w:rsid w:val="009763B5"/>
    <w:rsid w:val="009763E6"/>
    <w:rsid w:val="009766E9"/>
    <w:rsid w:val="00976B7A"/>
    <w:rsid w:val="00976E64"/>
    <w:rsid w:val="00977026"/>
    <w:rsid w:val="009770C1"/>
    <w:rsid w:val="00977318"/>
    <w:rsid w:val="0097761A"/>
    <w:rsid w:val="00977749"/>
    <w:rsid w:val="009778EB"/>
    <w:rsid w:val="009779AF"/>
    <w:rsid w:val="00977BFF"/>
    <w:rsid w:val="00980281"/>
    <w:rsid w:val="0098029C"/>
    <w:rsid w:val="0098030B"/>
    <w:rsid w:val="009804AB"/>
    <w:rsid w:val="009804D4"/>
    <w:rsid w:val="0098071D"/>
    <w:rsid w:val="00980A00"/>
    <w:rsid w:val="00980BAC"/>
    <w:rsid w:val="00980E00"/>
    <w:rsid w:val="00981159"/>
    <w:rsid w:val="00981845"/>
    <w:rsid w:val="00981AD1"/>
    <w:rsid w:val="00981CBD"/>
    <w:rsid w:val="00981D6F"/>
    <w:rsid w:val="00982032"/>
    <w:rsid w:val="0098216F"/>
    <w:rsid w:val="0098240D"/>
    <w:rsid w:val="0098260B"/>
    <w:rsid w:val="00982B2D"/>
    <w:rsid w:val="00982C60"/>
    <w:rsid w:val="00982E1E"/>
    <w:rsid w:val="00983010"/>
    <w:rsid w:val="00983354"/>
    <w:rsid w:val="0098342E"/>
    <w:rsid w:val="00983591"/>
    <w:rsid w:val="00983668"/>
    <w:rsid w:val="009836BC"/>
    <w:rsid w:val="00983AB6"/>
    <w:rsid w:val="00983E09"/>
    <w:rsid w:val="00984111"/>
    <w:rsid w:val="00984335"/>
    <w:rsid w:val="009845F6"/>
    <w:rsid w:val="009845FE"/>
    <w:rsid w:val="00984726"/>
    <w:rsid w:val="00984874"/>
    <w:rsid w:val="00984921"/>
    <w:rsid w:val="00984D00"/>
    <w:rsid w:val="00985150"/>
    <w:rsid w:val="00985489"/>
    <w:rsid w:val="00985599"/>
    <w:rsid w:val="009856FA"/>
    <w:rsid w:val="00985759"/>
    <w:rsid w:val="009858A2"/>
    <w:rsid w:val="009859AF"/>
    <w:rsid w:val="009859C8"/>
    <w:rsid w:val="00985DB2"/>
    <w:rsid w:val="00985F41"/>
    <w:rsid w:val="009860B1"/>
    <w:rsid w:val="00986128"/>
    <w:rsid w:val="0098619A"/>
    <w:rsid w:val="0098644C"/>
    <w:rsid w:val="0098647D"/>
    <w:rsid w:val="00986626"/>
    <w:rsid w:val="0098667E"/>
    <w:rsid w:val="00986706"/>
    <w:rsid w:val="009870D5"/>
    <w:rsid w:val="009870F9"/>
    <w:rsid w:val="009874A1"/>
    <w:rsid w:val="009877B6"/>
    <w:rsid w:val="009879A3"/>
    <w:rsid w:val="00987ACD"/>
    <w:rsid w:val="00987B00"/>
    <w:rsid w:val="00987C08"/>
    <w:rsid w:val="00987CE3"/>
    <w:rsid w:val="00987CE6"/>
    <w:rsid w:val="00987E83"/>
    <w:rsid w:val="00987FD4"/>
    <w:rsid w:val="0099009C"/>
    <w:rsid w:val="009903F2"/>
    <w:rsid w:val="009905B1"/>
    <w:rsid w:val="009905DB"/>
    <w:rsid w:val="009907F4"/>
    <w:rsid w:val="00990BA2"/>
    <w:rsid w:val="00990E7D"/>
    <w:rsid w:val="00991178"/>
    <w:rsid w:val="0099128B"/>
    <w:rsid w:val="009913DD"/>
    <w:rsid w:val="00991ED8"/>
    <w:rsid w:val="0099213C"/>
    <w:rsid w:val="009924C8"/>
    <w:rsid w:val="0099267D"/>
    <w:rsid w:val="00992F26"/>
    <w:rsid w:val="0099328D"/>
    <w:rsid w:val="009938A1"/>
    <w:rsid w:val="009938D4"/>
    <w:rsid w:val="0099445B"/>
    <w:rsid w:val="00994538"/>
    <w:rsid w:val="00994A0A"/>
    <w:rsid w:val="00994ACF"/>
    <w:rsid w:val="00994B19"/>
    <w:rsid w:val="00994EB8"/>
    <w:rsid w:val="00994F17"/>
    <w:rsid w:val="00994FF3"/>
    <w:rsid w:val="00995578"/>
    <w:rsid w:val="00995718"/>
    <w:rsid w:val="009957AF"/>
    <w:rsid w:val="00995E62"/>
    <w:rsid w:val="00996514"/>
    <w:rsid w:val="00996672"/>
    <w:rsid w:val="00996678"/>
    <w:rsid w:val="0099695C"/>
    <w:rsid w:val="00996961"/>
    <w:rsid w:val="00996B74"/>
    <w:rsid w:val="009975F9"/>
    <w:rsid w:val="0099773E"/>
    <w:rsid w:val="00997860"/>
    <w:rsid w:val="00997D62"/>
    <w:rsid w:val="009A02D9"/>
    <w:rsid w:val="009A0B9D"/>
    <w:rsid w:val="009A0C15"/>
    <w:rsid w:val="009A1222"/>
    <w:rsid w:val="009A1369"/>
    <w:rsid w:val="009A19E5"/>
    <w:rsid w:val="009A21AA"/>
    <w:rsid w:val="009A220E"/>
    <w:rsid w:val="009A251F"/>
    <w:rsid w:val="009A266F"/>
    <w:rsid w:val="009A2CC7"/>
    <w:rsid w:val="009A2E69"/>
    <w:rsid w:val="009A32D5"/>
    <w:rsid w:val="009A3446"/>
    <w:rsid w:val="009A372D"/>
    <w:rsid w:val="009A3953"/>
    <w:rsid w:val="009A3B62"/>
    <w:rsid w:val="009A3D79"/>
    <w:rsid w:val="009A3FC2"/>
    <w:rsid w:val="009A3FC6"/>
    <w:rsid w:val="009A4020"/>
    <w:rsid w:val="009A414F"/>
    <w:rsid w:val="009A47AD"/>
    <w:rsid w:val="009A47F1"/>
    <w:rsid w:val="009A4ACB"/>
    <w:rsid w:val="009A4D42"/>
    <w:rsid w:val="009A4DA1"/>
    <w:rsid w:val="009A4DF3"/>
    <w:rsid w:val="009A5233"/>
    <w:rsid w:val="009A5265"/>
    <w:rsid w:val="009A5269"/>
    <w:rsid w:val="009A54CB"/>
    <w:rsid w:val="009A5AD0"/>
    <w:rsid w:val="009A5AF2"/>
    <w:rsid w:val="009A5B20"/>
    <w:rsid w:val="009A5B37"/>
    <w:rsid w:val="009A5C89"/>
    <w:rsid w:val="009A6262"/>
    <w:rsid w:val="009A6364"/>
    <w:rsid w:val="009A65E1"/>
    <w:rsid w:val="009A66CE"/>
    <w:rsid w:val="009A682D"/>
    <w:rsid w:val="009A68BE"/>
    <w:rsid w:val="009A6E07"/>
    <w:rsid w:val="009A6EE8"/>
    <w:rsid w:val="009A6FB8"/>
    <w:rsid w:val="009A7097"/>
    <w:rsid w:val="009A7263"/>
    <w:rsid w:val="009A7294"/>
    <w:rsid w:val="009A784A"/>
    <w:rsid w:val="009A7880"/>
    <w:rsid w:val="009A7C10"/>
    <w:rsid w:val="009A7D88"/>
    <w:rsid w:val="009B0404"/>
    <w:rsid w:val="009B042D"/>
    <w:rsid w:val="009B04EC"/>
    <w:rsid w:val="009B0837"/>
    <w:rsid w:val="009B0913"/>
    <w:rsid w:val="009B1284"/>
    <w:rsid w:val="009B13F6"/>
    <w:rsid w:val="009B181A"/>
    <w:rsid w:val="009B1A6E"/>
    <w:rsid w:val="009B1B99"/>
    <w:rsid w:val="009B1CC3"/>
    <w:rsid w:val="009B1DA5"/>
    <w:rsid w:val="009B1F8B"/>
    <w:rsid w:val="009B2413"/>
    <w:rsid w:val="009B241E"/>
    <w:rsid w:val="009B27D0"/>
    <w:rsid w:val="009B2B47"/>
    <w:rsid w:val="009B2D04"/>
    <w:rsid w:val="009B2DF2"/>
    <w:rsid w:val="009B3168"/>
    <w:rsid w:val="009B33C3"/>
    <w:rsid w:val="009B35BB"/>
    <w:rsid w:val="009B3753"/>
    <w:rsid w:val="009B39C0"/>
    <w:rsid w:val="009B3B6C"/>
    <w:rsid w:val="009B3F53"/>
    <w:rsid w:val="009B41CE"/>
    <w:rsid w:val="009B453F"/>
    <w:rsid w:val="009B46A9"/>
    <w:rsid w:val="009B4911"/>
    <w:rsid w:val="009B4F16"/>
    <w:rsid w:val="009B51AB"/>
    <w:rsid w:val="009B54E0"/>
    <w:rsid w:val="009B55E3"/>
    <w:rsid w:val="009B5642"/>
    <w:rsid w:val="009B5984"/>
    <w:rsid w:val="009B6068"/>
    <w:rsid w:val="009B6C0C"/>
    <w:rsid w:val="009B6DD9"/>
    <w:rsid w:val="009B708F"/>
    <w:rsid w:val="009B7192"/>
    <w:rsid w:val="009B720D"/>
    <w:rsid w:val="009B760F"/>
    <w:rsid w:val="009B7802"/>
    <w:rsid w:val="009B785D"/>
    <w:rsid w:val="009B7868"/>
    <w:rsid w:val="009B78D4"/>
    <w:rsid w:val="009B79B1"/>
    <w:rsid w:val="009B79E0"/>
    <w:rsid w:val="009B7ADB"/>
    <w:rsid w:val="009B7C65"/>
    <w:rsid w:val="009C00B7"/>
    <w:rsid w:val="009C01B9"/>
    <w:rsid w:val="009C01D2"/>
    <w:rsid w:val="009C0281"/>
    <w:rsid w:val="009C042B"/>
    <w:rsid w:val="009C04E6"/>
    <w:rsid w:val="009C0BB5"/>
    <w:rsid w:val="009C0C06"/>
    <w:rsid w:val="009C0D4E"/>
    <w:rsid w:val="009C1634"/>
    <w:rsid w:val="009C16A1"/>
    <w:rsid w:val="009C24CB"/>
    <w:rsid w:val="009C2572"/>
    <w:rsid w:val="009C268F"/>
    <w:rsid w:val="009C2767"/>
    <w:rsid w:val="009C2F71"/>
    <w:rsid w:val="009C3058"/>
    <w:rsid w:val="009C30A2"/>
    <w:rsid w:val="009C30FF"/>
    <w:rsid w:val="009C32EE"/>
    <w:rsid w:val="009C3D28"/>
    <w:rsid w:val="009C40D6"/>
    <w:rsid w:val="009C426A"/>
    <w:rsid w:val="009C4670"/>
    <w:rsid w:val="009C4E57"/>
    <w:rsid w:val="009C51C4"/>
    <w:rsid w:val="009C52BE"/>
    <w:rsid w:val="009C5312"/>
    <w:rsid w:val="009C53B9"/>
    <w:rsid w:val="009C5931"/>
    <w:rsid w:val="009C5979"/>
    <w:rsid w:val="009C5D48"/>
    <w:rsid w:val="009C5E5B"/>
    <w:rsid w:val="009C5E8F"/>
    <w:rsid w:val="009C6071"/>
    <w:rsid w:val="009C642C"/>
    <w:rsid w:val="009C6866"/>
    <w:rsid w:val="009C6B52"/>
    <w:rsid w:val="009C6C63"/>
    <w:rsid w:val="009C6CAD"/>
    <w:rsid w:val="009C70CB"/>
    <w:rsid w:val="009C72B3"/>
    <w:rsid w:val="009C72B8"/>
    <w:rsid w:val="009C7524"/>
    <w:rsid w:val="009C77EC"/>
    <w:rsid w:val="009C79BD"/>
    <w:rsid w:val="009C7A76"/>
    <w:rsid w:val="009C7DD2"/>
    <w:rsid w:val="009C7F88"/>
    <w:rsid w:val="009D0215"/>
    <w:rsid w:val="009D03A7"/>
    <w:rsid w:val="009D05B3"/>
    <w:rsid w:val="009D0816"/>
    <w:rsid w:val="009D0B02"/>
    <w:rsid w:val="009D0F6F"/>
    <w:rsid w:val="009D1730"/>
    <w:rsid w:val="009D1A80"/>
    <w:rsid w:val="009D1D8E"/>
    <w:rsid w:val="009D1F72"/>
    <w:rsid w:val="009D1FE3"/>
    <w:rsid w:val="009D2396"/>
    <w:rsid w:val="009D25AB"/>
    <w:rsid w:val="009D28E5"/>
    <w:rsid w:val="009D2A2E"/>
    <w:rsid w:val="009D3051"/>
    <w:rsid w:val="009D341D"/>
    <w:rsid w:val="009D38F6"/>
    <w:rsid w:val="009D3F46"/>
    <w:rsid w:val="009D400E"/>
    <w:rsid w:val="009D41F6"/>
    <w:rsid w:val="009D438C"/>
    <w:rsid w:val="009D4768"/>
    <w:rsid w:val="009D4BBD"/>
    <w:rsid w:val="009D4F48"/>
    <w:rsid w:val="009D4F58"/>
    <w:rsid w:val="009D4F79"/>
    <w:rsid w:val="009D51AD"/>
    <w:rsid w:val="009D5204"/>
    <w:rsid w:val="009D5393"/>
    <w:rsid w:val="009D53F5"/>
    <w:rsid w:val="009D55C5"/>
    <w:rsid w:val="009D612B"/>
    <w:rsid w:val="009D64EB"/>
    <w:rsid w:val="009D6B28"/>
    <w:rsid w:val="009D6D1A"/>
    <w:rsid w:val="009D6D2F"/>
    <w:rsid w:val="009D6D32"/>
    <w:rsid w:val="009D77DE"/>
    <w:rsid w:val="009D7B57"/>
    <w:rsid w:val="009D7C6C"/>
    <w:rsid w:val="009D7E5D"/>
    <w:rsid w:val="009E0300"/>
    <w:rsid w:val="009E046E"/>
    <w:rsid w:val="009E0733"/>
    <w:rsid w:val="009E08FF"/>
    <w:rsid w:val="009E0987"/>
    <w:rsid w:val="009E09D6"/>
    <w:rsid w:val="009E0A3D"/>
    <w:rsid w:val="009E0A99"/>
    <w:rsid w:val="009E0BF6"/>
    <w:rsid w:val="009E0DEE"/>
    <w:rsid w:val="009E14F4"/>
    <w:rsid w:val="009E1909"/>
    <w:rsid w:val="009E1AC7"/>
    <w:rsid w:val="009E1D19"/>
    <w:rsid w:val="009E2257"/>
    <w:rsid w:val="009E241B"/>
    <w:rsid w:val="009E2B9B"/>
    <w:rsid w:val="009E2C02"/>
    <w:rsid w:val="009E2EA8"/>
    <w:rsid w:val="009E3507"/>
    <w:rsid w:val="009E3618"/>
    <w:rsid w:val="009E3663"/>
    <w:rsid w:val="009E36B8"/>
    <w:rsid w:val="009E3704"/>
    <w:rsid w:val="009E3901"/>
    <w:rsid w:val="009E4439"/>
    <w:rsid w:val="009E460D"/>
    <w:rsid w:val="009E4764"/>
    <w:rsid w:val="009E4770"/>
    <w:rsid w:val="009E4802"/>
    <w:rsid w:val="009E4826"/>
    <w:rsid w:val="009E482A"/>
    <w:rsid w:val="009E48AD"/>
    <w:rsid w:val="009E4ABF"/>
    <w:rsid w:val="009E4B5E"/>
    <w:rsid w:val="009E4B88"/>
    <w:rsid w:val="009E4BA7"/>
    <w:rsid w:val="009E4C57"/>
    <w:rsid w:val="009E5035"/>
    <w:rsid w:val="009E5037"/>
    <w:rsid w:val="009E580E"/>
    <w:rsid w:val="009E5AA0"/>
    <w:rsid w:val="009E5E6C"/>
    <w:rsid w:val="009E609B"/>
    <w:rsid w:val="009E61EC"/>
    <w:rsid w:val="009E63EE"/>
    <w:rsid w:val="009E66F6"/>
    <w:rsid w:val="009E6816"/>
    <w:rsid w:val="009E69BA"/>
    <w:rsid w:val="009E69CA"/>
    <w:rsid w:val="009E6B38"/>
    <w:rsid w:val="009E6C5D"/>
    <w:rsid w:val="009E6D77"/>
    <w:rsid w:val="009E6EF8"/>
    <w:rsid w:val="009E72B0"/>
    <w:rsid w:val="009E74CF"/>
    <w:rsid w:val="009E763F"/>
    <w:rsid w:val="009F02B9"/>
    <w:rsid w:val="009F037C"/>
    <w:rsid w:val="009F07D2"/>
    <w:rsid w:val="009F0972"/>
    <w:rsid w:val="009F0BD5"/>
    <w:rsid w:val="009F0C79"/>
    <w:rsid w:val="009F1039"/>
    <w:rsid w:val="009F1180"/>
    <w:rsid w:val="009F1386"/>
    <w:rsid w:val="009F14B3"/>
    <w:rsid w:val="009F15A2"/>
    <w:rsid w:val="009F191F"/>
    <w:rsid w:val="009F19BE"/>
    <w:rsid w:val="009F1B4A"/>
    <w:rsid w:val="009F1C38"/>
    <w:rsid w:val="009F1CC2"/>
    <w:rsid w:val="009F1E8B"/>
    <w:rsid w:val="009F239B"/>
    <w:rsid w:val="009F262B"/>
    <w:rsid w:val="009F2B9F"/>
    <w:rsid w:val="009F2C33"/>
    <w:rsid w:val="009F3039"/>
    <w:rsid w:val="009F31EA"/>
    <w:rsid w:val="009F36B2"/>
    <w:rsid w:val="009F36D2"/>
    <w:rsid w:val="009F3731"/>
    <w:rsid w:val="009F386E"/>
    <w:rsid w:val="009F38AC"/>
    <w:rsid w:val="009F3CB5"/>
    <w:rsid w:val="009F4064"/>
    <w:rsid w:val="009F40CC"/>
    <w:rsid w:val="009F4260"/>
    <w:rsid w:val="009F43FF"/>
    <w:rsid w:val="009F4AAC"/>
    <w:rsid w:val="009F4B35"/>
    <w:rsid w:val="009F4C76"/>
    <w:rsid w:val="009F4D04"/>
    <w:rsid w:val="009F4DB9"/>
    <w:rsid w:val="009F5314"/>
    <w:rsid w:val="009F53EF"/>
    <w:rsid w:val="009F5492"/>
    <w:rsid w:val="009F587E"/>
    <w:rsid w:val="009F59C2"/>
    <w:rsid w:val="009F5AAE"/>
    <w:rsid w:val="009F62DE"/>
    <w:rsid w:val="009F63A4"/>
    <w:rsid w:val="009F6419"/>
    <w:rsid w:val="009F6678"/>
    <w:rsid w:val="009F66D4"/>
    <w:rsid w:val="009F689E"/>
    <w:rsid w:val="009F6ABE"/>
    <w:rsid w:val="009F6DAE"/>
    <w:rsid w:val="009F6F0C"/>
    <w:rsid w:val="009F715C"/>
    <w:rsid w:val="009F7163"/>
    <w:rsid w:val="009F728E"/>
    <w:rsid w:val="009F75CF"/>
    <w:rsid w:val="009F76F9"/>
    <w:rsid w:val="009F783A"/>
    <w:rsid w:val="009F7A00"/>
    <w:rsid w:val="009F7BCE"/>
    <w:rsid w:val="00A00622"/>
    <w:rsid w:val="00A0090D"/>
    <w:rsid w:val="00A00911"/>
    <w:rsid w:val="00A00A61"/>
    <w:rsid w:val="00A00C66"/>
    <w:rsid w:val="00A012BE"/>
    <w:rsid w:val="00A0147D"/>
    <w:rsid w:val="00A014CD"/>
    <w:rsid w:val="00A01A0A"/>
    <w:rsid w:val="00A01A14"/>
    <w:rsid w:val="00A01C44"/>
    <w:rsid w:val="00A01D0A"/>
    <w:rsid w:val="00A01DBF"/>
    <w:rsid w:val="00A02031"/>
    <w:rsid w:val="00A02526"/>
    <w:rsid w:val="00A0258B"/>
    <w:rsid w:val="00A02BA2"/>
    <w:rsid w:val="00A02CF8"/>
    <w:rsid w:val="00A02F3B"/>
    <w:rsid w:val="00A0305D"/>
    <w:rsid w:val="00A03099"/>
    <w:rsid w:val="00A03228"/>
    <w:rsid w:val="00A036D7"/>
    <w:rsid w:val="00A03854"/>
    <w:rsid w:val="00A038B3"/>
    <w:rsid w:val="00A039C9"/>
    <w:rsid w:val="00A03D98"/>
    <w:rsid w:val="00A03EF0"/>
    <w:rsid w:val="00A040A3"/>
    <w:rsid w:val="00A04306"/>
    <w:rsid w:val="00A043D4"/>
    <w:rsid w:val="00A0440A"/>
    <w:rsid w:val="00A04712"/>
    <w:rsid w:val="00A04787"/>
    <w:rsid w:val="00A04B67"/>
    <w:rsid w:val="00A04FBA"/>
    <w:rsid w:val="00A052FA"/>
    <w:rsid w:val="00A05369"/>
    <w:rsid w:val="00A05386"/>
    <w:rsid w:val="00A05854"/>
    <w:rsid w:val="00A05985"/>
    <w:rsid w:val="00A06001"/>
    <w:rsid w:val="00A06106"/>
    <w:rsid w:val="00A064FB"/>
    <w:rsid w:val="00A065A3"/>
    <w:rsid w:val="00A0674C"/>
    <w:rsid w:val="00A0682C"/>
    <w:rsid w:val="00A068F3"/>
    <w:rsid w:val="00A06D2E"/>
    <w:rsid w:val="00A073B2"/>
    <w:rsid w:val="00A07759"/>
    <w:rsid w:val="00A07B00"/>
    <w:rsid w:val="00A07B24"/>
    <w:rsid w:val="00A07B54"/>
    <w:rsid w:val="00A07BA4"/>
    <w:rsid w:val="00A07FE3"/>
    <w:rsid w:val="00A10371"/>
    <w:rsid w:val="00A10BFE"/>
    <w:rsid w:val="00A10C2D"/>
    <w:rsid w:val="00A10E1E"/>
    <w:rsid w:val="00A110AB"/>
    <w:rsid w:val="00A11464"/>
    <w:rsid w:val="00A116E5"/>
    <w:rsid w:val="00A1182A"/>
    <w:rsid w:val="00A1195A"/>
    <w:rsid w:val="00A119A0"/>
    <w:rsid w:val="00A11D68"/>
    <w:rsid w:val="00A11D96"/>
    <w:rsid w:val="00A11E70"/>
    <w:rsid w:val="00A11FD1"/>
    <w:rsid w:val="00A11FFD"/>
    <w:rsid w:val="00A12100"/>
    <w:rsid w:val="00A12155"/>
    <w:rsid w:val="00A12564"/>
    <w:rsid w:val="00A12736"/>
    <w:rsid w:val="00A129FB"/>
    <w:rsid w:val="00A12BB9"/>
    <w:rsid w:val="00A1321D"/>
    <w:rsid w:val="00A13830"/>
    <w:rsid w:val="00A138FA"/>
    <w:rsid w:val="00A13C74"/>
    <w:rsid w:val="00A13DFE"/>
    <w:rsid w:val="00A143F0"/>
    <w:rsid w:val="00A14509"/>
    <w:rsid w:val="00A14574"/>
    <w:rsid w:val="00A145E3"/>
    <w:rsid w:val="00A14726"/>
    <w:rsid w:val="00A14797"/>
    <w:rsid w:val="00A14798"/>
    <w:rsid w:val="00A149C9"/>
    <w:rsid w:val="00A14C01"/>
    <w:rsid w:val="00A14DBE"/>
    <w:rsid w:val="00A14EE7"/>
    <w:rsid w:val="00A15371"/>
    <w:rsid w:val="00A156C7"/>
    <w:rsid w:val="00A15801"/>
    <w:rsid w:val="00A159CB"/>
    <w:rsid w:val="00A159F0"/>
    <w:rsid w:val="00A15DEA"/>
    <w:rsid w:val="00A15E09"/>
    <w:rsid w:val="00A15EA4"/>
    <w:rsid w:val="00A165AE"/>
    <w:rsid w:val="00A1691B"/>
    <w:rsid w:val="00A16FE2"/>
    <w:rsid w:val="00A170E4"/>
    <w:rsid w:val="00A17439"/>
    <w:rsid w:val="00A17650"/>
    <w:rsid w:val="00A17976"/>
    <w:rsid w:val="00A17A52"/>
    <w:rsid w:val="00A17BAD"/>
    <w:rsid w:val="00A17EFF"/>
    <w:rsid w:val="00A17F95"/>
    <w:rsid w:val="00A200C0"/>
    <w:rsid w:val="00A20192"/>
    <w:rsid w:val="00A20302"/>
    <w:rsid w:val="00A2030C"/>
    <w:rsid w:val="00A204B5"/>
    <w:rsid w:val="00A20A33"/>
    <w:rsid w:val="00A20B66"/>
    <w:rsid w:val="00A2116D"/>
    <w:rsid w:val="00A2121A"/>
    <w:rsid w:val="00A21354"/>
    <w:rsid w:val="00A216E3"/>
    <w:rsid w:val="00A21951"/>
    <w:rsid w:val="00A219A2"/>
    <w:rsid w:val="00A21AE4"/>
    <w:rsid w:val="00A21B5E"/>
    <w:rsid w:val="00A21B86"/>
    <w:rsid w:val="00A21CD6"/>
    <w:rsid w:val="00A22102"/>
    <w:rsid w:val="00A226A5"/>
    <w:rsid w:val="00A22707"/>
    <w:rsid w:val="00A227B2"/>
    <w:rsid w:val="00A227EC"/>
    <w:rsid w:val="00A22888"/>
    <w:rsid w:val="00A22BC4"/>
    <w:rsid w:val="00A22BCF"/>
    <w:rsid w:val="00A22C28"/>
    <w:rsid w:val="00A232F0"/>
    <w:rsid w:val="00A23391"/>
    <w:rsid w:val="00A23392"/>
    <w:rsid w:val="00A236E6"/>
    <w:rsid w:val="00A23968"/>
    <w:rsid w:val="00A23D02"/>
    <w:rsid w:val="00A23E12"/>
    <w:rsid w:val="00A24004"/>
    <w:rsid w:val="00A24098"/>
    <w:rsid w:val="00A2429C"/>
    <w:rsid w:val="00A24498"/>
    <w:rsid w:val="00A24B85"/>
    <w:rsid w:val="00A24B99"/>
    <w:rsid w:val="00A24CA5"/>
    <w:rsid w:val="00A24ED2"/>
    <w:rsid w:val="00A24ED9"/>
    <w:rsid w:val="00A25345"/>
    <w:rsid w:val="00A25897"/>
    <w:rsid w:val="00A259D6"/>
    <w:rsid w:val="00A25A92"/>
    <w:rsid w:val="00A25B63"/>
    <w:rsid w:val="00A25DD9"/>
    <w:rsid w:val="00A25DFE"/>
    <w:rsid w:val="00A2615C"/>
    <w:rsid w:val="00A262F5"/>
    <w:rsid w:val="00A26676"/>
    <w:rsid w:val="00A267C5"/>
    <w:rsid w:val="00A2687B"/>
    <w:rsid w:val="00A26F8D"/>
    <w:rsid w:val="00A27205"/>
    <w:rsid w:val="00A2739D"/>
    <w:rsid w:val="00A27594"/>
    <w:rsid w:val="00A27712"/>
    <w:rsid w:val="00A27894"/>
    <w:rsid w:val="00A27B23"/>
    <w:rsid w:val="00A27C08"/>
    <w:rsid w:val="00A27D00"/>
    <w:rsid w:val="00A27D95"/>
    <w:rsid w:val="00A27E03"/>
    <w:rsid w:val="00A27FBA"/>
    <w:rsid w:val="00A30133"/>
    <w:rsid w:val="00A30267"/>
    <w:rsid w:val="00A30706"/>
    <w:rsid w:val="00A3144D"/>
    <w:rsid w:val="00A314D0"/>
    <w:rsid w:val="00A31598"/>
    <w:rsid w:val="00A31629"/>
    <w:rsid w:val="00A31818"/>
    <w:rsid w:val="00A31FDE"/>
    <w:rsid w:val="00A3202E"/>
    <w:rsid w:val="00A320CD"/>
    <w:rsid w:val="00A32523"/>
    <w:rsid w:val="00A32806"/>
    <w:rsid w:val="00A32810"/>
    <w:rsid w:val="00A331B9"/>
    <w:rsid w:val="00A333AD"/>
    <w:rsid w:val="00A333FD"/>
    <w:rsid w:val="00A335A2"/>
    <w:rsid w:val="00A3361B"/>
    <w:rsid w:val="00A33674"/>
    <w:rsid w:val="00A33843"/>
    <w:rsid w:val="00A33A5F"/>
    <w:rsid w:val="00A33C6C"/>
    <w:rsid w:val="00A33CF9"/>
    <w:rsid w:val="00A33DA2"/>
    <w:rsid w:val="00A33E2A"/>
    <w:rsid w:val="00A3421A"/>
    <w:rsid w:val="00A34374"/>
    <w:rsid w:val="00A346F9"/>
    <w:rsid w:val="00A3493F"/>
    <w:rsid w:val="00A34AC5"/>
    <w:rsid w:val="00A34B12"/>
    <w:rsid w:val="00A34B7F"/>
    <w:rsid w:val="00A34FA4"/>
    <w:rsid w:val="00A350D4"/>
    <w:rsid w:val="00A3521F"/>
    <w:rsid w:val="00A35372"/>
    <w:rsid w:val="00A35525"/>
    <w:rsid w:val="00A35ED3"/>
    <w:rsid w:val="00A35FFF"/>
    <w:rsid w:val="00A361EE"/>
    <w:rsid w:val="00A36260"/>
    <w:rsid w:val="00A3653B"/>
    <w:rsid w:val="00A368B2"/>
    <w:rsid w:val="00A369A3"/>
    <w:rsid w:val="00A36C80"/>
    <w:rsid w:val="00A36E08"/>
    <w:rsid w:val="00A36EAB"/>
    <w:rsid w:val="00A36F36"/>
    <w:rsid w:val="00A37016"/>
    <w:rsid w:val="00A3770F"/>
    <w:rsid w:val="00A3773A"/>
    <w:rsid w:val="00A3792D"/>
    <w:rsid w:val="00A37C4B"/>
    <w:rsid w:val="00A37CB3"/>
    <w:rsid w:val="00A37CF6"/>
    <w:rsid w:val="00A37F19"/>
    <w:rsid w:val="00A4021E"/>
    <w:rsid w:val="00A40274"/>
    <w:rsid w:val="00A40456"/>
    <w:rsid w:val="00A40627"/>
    <w:rsid w:val="00A40B3A"/>
    <w:rsid w:val="00A40CC9"/>
    <w:rsid w:val="00A40ECC"/>
    <w:rsid w:val="00A40EF4"/>
    <w:rsid w:val="00A40FC0"/>
    <w:rsid w:val="00A41114"/>
    <w:rsid w:val="00A4121E"/>
    <w:rsid w:val="00A41429"/>
    <w:rsid w:val="00A414CD"/>
    <w:rsid w:val="00A4174E"/>
    <w:rsid w:val="00A41E6C"/>
    <w:rsid w:val="00A4206F"/>
    <w:rsid w:val="00A4242A"/>
    <w:rsid w:val="00A4244E"/>
    <w:rsid w:val="00A425BD"/>
    <w:rsid w:val="00A425EE"/>
    <w:rsid w:val="00A4268E"/>
    <w:rsid w:val="00A42796"/>
    <w:rsid w:val="00A42957"/>
    <w:rsid w:val="00A42ACE"/>
    <w:rsid w:val="00A434A0"/>
    <w:rsid w:val="00A4383D"/>
    <w:rsid w:val="00A43BD0"/>
    <w:rsid w:val="00A43F59"/>
    <w:rsid w:val="00A44123"/>
    <w:rsid w:val="00A44153"/>
    <w:rsid w:val="00A441B6"/>
    <w:rsid w:val="00A44566"/>
    <w:rsid w:val="00A4466D"/>
    <w:rsid w:val="00A4471B"/>
    <w:rsid w:val="00A447C6"/>
    <w:rsid w:val="00A44A29"/>
    <w:rsid w:val="00A44B85"/>
    <w:rsid w:val="00A44E8C"/>
    <w:rsid w:val="00A44E96"/>
    <w:rsid w:val="00A44EB6"/>
    <w:rsid w:val="00A451AB"/>
    <w:rsid w:val="00A4520E"/>
    <w:rsid w:val="00A45438"/>
    <w:rsid w:val="00A45581"/>
    <w:rsid w:val="00A45605"/>
    <w:rsid w:val="00A45C08"/>
    <w:rsid w:val="00A45C24"/>
    <w:rsid w:val="00A45E2A"/>
    <w:rsid w:val="00A45F6B"/>
    <w:rsid w:val="00A45F92"/>
    <w:rsid w:val="00A460CA"/>
    <w:rsid w:val="00A46191"/>
    <w:rsid w:val="00A467D0"/>
    <w:rsid w:val="00A467DA"/>
    <w:rsid w:val="00A46866"/>
    <w:rsid w:val="00A468B7"/>
    <w:rsid w:val="00A469BC"/>
    <w:rsid w:val="00A46FAC"/>
    <w:rsid w:val="00A47248"/>
    <w:rsid w:val="00A47393"/>
    <w:rsid w:val="00A47499"/>
    <w:rsid w:val="00A477FB"/>
    <w:rsid w:val="00A47967"/>
    <w:rsid w:val="00A47AE9"/>
    <w:rsid w:val="00A47B5F"/>
    <w:rsid w:val="00A47B89"/>
    <w:rsid w:val="00A47D04"/>
    <w:rsid w:val="00A50047"/>
    <w:rsid w:val="00A5021A"/>
    <w:rsid w:val="00A5026F"/>
    <w:rsid w:val="00A5032A"/>
    <w:rsid w:val="00A50470"/>
    <w:rsid w:val="00A504A8"/>
    <w:rsid w:val="00A50605"/>
    <w:rsid w:val="00A508B2"/>
    <w:rsid w:val="00A50979"/>
    <w:rsid w:val="00A50CD5"/>
    <w:rsid w:val="00A50F73"/>
    <w:rsid w:val="00A50FF5"/>
    <w:rsid w:val="00A510C5"/>
    <w:rsid w:val="00A5193E"/>
    <w:rsid w:val="00A5197A"/>
    <w:rsid w:val="00A51ABC"/>
    <w:rsid w:val="00A51E38"/>
    <w:rsid w:val="00A52222"/>
    <w:rsid w:val="00A524B2"/>
    <w:rsid w:val="00A52539"/>
    <w:rsid w:val="00A529AB"/>
    <w:rsid w:val="00A529F5"/>
    <w:rsid w:val="00A52A9C"/>
    <w:rsid w:val="00A52B7A"/>
    <w:rsid w:val="00A52DA3"/>
    <w:rsid w:val="00A53236"/>
    <w:rsid w:val="00A539F7"/>
    <w:rsid w:val="00A54659"/>
    <w:rsid w:val="00A54675"/>
    <w:rsid w:val="00A54A71"/>
    <w:rsid w:val="00A54DCC"/>
    <w:rsid w:val="00A55DE2"/>
    <w:rsid w:val="00A560C1"/>
    <w:rsid w:val="00A561EF"/>
    <w:rsid w:val="00A563B8"/>
    <w:rsid w:val="00A564EC"/>
    <w:rsid w:val="00A565CA"/>
    <w:rsid w:val="00A568CD"/>
    <w:rsid w:val="00A56D61"/>
    <w:rsid w:val="00A57411"/>
    <w:rsid w:val="00A57531"/>
    <w:rsid w:val="00A5760F"/>
    <w:rsid w:val="00A576CE"/>
    <w:rsid w:val="00A578C5"/>
    <w:rsid w:val="00A57C4E"/>
    <w:rsid w:val="00A600F2"/>
    <w:rsid w:val="00A600FE"/>
    <w:rsid w:val="00A60607"/>
    <w:rsid w:val="00A60BE3"/>
    <w:rsid w:val="00A6113C"/>
    <w:rsid w:val="00A611A0"/>
    <w:rsid w:val="00A61318"/>
    <w:rsid w:val="00A6132C"/>
    <w:rsid w:val="00A61626"/>
    <w:rsid w:val="00A616D8"/>
    <w:rsid w:val="00A6189A"/>
    <w:rsid w:val="00A61B5F"/>
    <w:rsid w:val="00A61CFE"/>
    <w:rsid w:val="00A6213D"/>
    <w:rsid w:val="00A6253E"/>
    <w:rsid w:val="00A6282A"/>
    <w:rsid w:val="00A63739"/>
    <w:rsid w:val="00A63A48"/>
    <w:rsid w:val="00A63B88"/>
    <w:rsid w:val="00A64160"/>
    <w:rsid w:val="00A6420E"/>
    <w:rsid w:val="00A64560"/>
    <w:rsid w:val="00A6482F"/>
    <w:rsid w:val="00A648AC"/>
    <w:rsid w:val="00A649FA"/>
    <w:rsid w:val="00A64A71"/>
    <w:rsid w:val="00A64E6F"/>
    <w:rsid w:val="00A653BC"/>
    <w:rsid w:val="00A655D0"/>
    <w:rsid w:val="00A655F1"/>
    <w:rsid w:val="00A65617"/>
    <w:rsid w:val="00A659A4"/>
    <w:rsid w:val="00A65A48"/>
    <w:rsid w:val="00A66102"/>
    <w:rsid w:val="00A66191"/>
    <w:rsid w:val="00A664EC"/>
    <w:rsid w:val="00A665AF"/>
    <w:rsid w:val="00A66667"/>
    <w:rsid w:val="00A6690C"/>
    <w:rsid w:val="00A66F63"/>
    <w:rsid w:val="00A6700B"/>
    <w:rsid w:val="00A67076"/>
    <w:rsid w:val="00A6717A"/>
    <w:rsid w:val="00A67383"/>
    <w:rsid w:val="00A6757B"/>
    <w:rsid w:val="00A677AB"/>
    <w:rsid w:val="00A67AFE"/>
    <w:rsid w:val="00A7023D"/>
    <w:rsid w:val="00A70545"/>
    <w:rsid w:val="00A708A0"/>
    <w:rsid w:val="00A709BD"/>
    <w:rsid w:val="00A70A5C"/>
    <w:rsid w:val="00A70AFF"/>
    <w:rsid w:val="00A70B3F"/>
    <w:rsid w:val="00A70D62"/>
    <w:rsid w:val="00A70D9C"/>
    <w:rsid w:val="00A7108C"/>
    <w:rsid w:val="00A7129B"/>
    <w:rsid w:val="00A713E2"/>
    <w:rsid w:val="00A71CE4"/>
    <w:rsid w:val="00A71D04"/>
    <w:rsid w:val="00A71D3E"/>
    <w:rsid w:val="00A71E22"/>
    <w:rsid w:val="00A72039"/>
    <w:rsid w:val="00A72219"/>
    <w:rsid w:val="00A72545"/>
    <w:rsid w:val="00A7281A"/>
    <w:rsid w:val="00A72B50"/>
    <w:rsid w:val="00A72E09"/>
    <w:rsid w:val="00A73317"/>
    <w:rsid w:val="00A73418"/>
    <w:rsid w:val="00A737F5"/>
    <w:rsid w:val="00A73FD6"/>
    <w:rsid w:val="00A74431"/>
    <w:rsid w:val="00A7453D"/>
    <w:rsid w:val="00A745B5"/>
    <w:rsid w:val="00A745DD"/>
    <w:rsid w:val="00A74831"/>
    <w:rsid w:val="00A74A95"/>
    <w:rsid w:val="00A74A9C"/>
    <w:rsid w:val="00A74AA5"/>
    <w:rsid w:val="00A74C47"/>
    <w:rsid w:val="00A753CD"/>
    <w:rsid w:val="00A7555C"/>
    <w:rsid w:val="00A755B7"/>
    <w:rsid w:val="00A75C3D"/>
    <w:rsid w:val="00A75C4A"/>
    <w:rsid w:val="00A75C6A"/>
    <w:rsid w:val="00A761A7"/>
    <w:rsid w:val="00A76816"/>
    <w:rsid w:val="00A76952"/>
    <w:rsid w:val="00A7698C"/>
    <w:rsid w:val="00A7698F"/>
    <w:rsid w:val="00A76F39"/>
    <w:rsid w:val="00A772E6"/>
    <w:rsid w:val="00A77509"/>
    <w:rsid w:val="00A7762F"/>
    <w:rsid w:val="00A776AC"/>
    <w:rsid w:val="00A77762"/>
    <w:rsid w:val="00A779D1"/>
    <w:rsid w:val="00A77FA2"/>
    <w:rsid w:val="00A80166"/>
    <w:rsid w:val="00A80902"/>
    <w:rsid w:val="00A80AA3"/>
    <w:rsid w:val="00A80B8E"/>
    <w:rsid w:val="00A80DBD"/>
    <w:rsid w:val="00A810A9"/>
    <w:rsid w:val="00A814BC"/>
    <w:rsid w:val="00A8159F"/>
    <w:rsid w:val="00A82029"/>
    <w:rsid w:val="00A8205E"/>
    <w:rsid w:val="00A8228F"/>
    <w:rsid w:val="00A824B0"/>
    <w:rsid w:val="00A82B5C"/>
    <w:rsid w:val="00A83304"/>
    <w:rsid w:val="00A8340B"/>
    <w:rsid w:val="00A836AF"/>
    <w:rsid w:val="00A8378A"/>
    <w:rsid w:val="00A83A83"/>
    <w:rsid w:val="00A83B9F"/>
    <w:rsid w:val="00A83CFF"/>
    <w:rsid w:val="00A83D21"/>
    <w:rsid w:val="00A83DDE"/>
    <w:rsid w:val="00A83E14"/>
    <w:rsid w:val="00A83F99"/>
    <w:rsid w:val="00A8420F"/>
    <w:rsid w:val="00A849CA"/>
    <w:rsid w:val="00A84A96"/>
    <w:rsid w:val="00A84B62"/>
    <w:rsid w:val="00A855EE"/>
    <w:rsid w:val="00A85C73"/>
    <w:rsid w:val="00A86131"/>
    <w:rsid w:val="00A86239"/>
    <w:rsid w:val="00A86321"/>
    <w:rsid w:val="00A864F7"/>
    <w:rsid w:val="00A8688A"/>
    <w:rsid w:val="00A868BD"/>
    <w:rsid w:val="00A86A3D"/>
    <w:rsid w:val="00A86BD8"/>
    <w:rsid w:val="00A86F44"/>
    <w:rsid w:val="00A86F46"/>
    <w:rsid w:val="00A87194"/>
    <w:rsid w:val="00A871B4"/>
    <w:rsid w:val="00A873D4"/>
    <w:rsid w:val="00A87860"/>
    <w:rsid w:val="00A879B2"/>
    <w:rsid w:val="00A87DCE"/>
    <w:rsid w:val="00A90815"/>
    <w:rsid w:val="00A90F0A"/>
    <w:rsid w:val="00A910E1"/>
    <w:rsid w:val="00A91447"/>
    <w:rsid w:val="00A9155D"/>
    <w:rsid w:val="00A9167F"/>
    <w:rsid w:val="00A91966"/>
    <w:rsid w:val="00A91C6C"/>
    <w:rsid w:val="00A9212F"/>
    <w:rsid w:val="00A9216A"/>
    <w:rsid w:val="00A9231B"/>
    <w:rsid w:val="00A92536"/>
    <w:rsid w:val="00A92647"/>
    <w:rsid w:val="00A92CA2"/>
    <w:rsid w:val="00A92D29"/>
    <w:rsid w:val="00A92F57"/>
    <w:rsid w:val="00A93222"/>
    <w:rsid w:val="00A93394"/>
    <w:rsid w:val="00A93AED"/>
    <w:rsid w:val="00A93F42"/>
    <w:rsid w:val="00A94235"/>
    <w:rsid w:val="00A943D1"/>
    <w:rsid w:val="00A947BC"/>
    <w:rsid w:val="00A94A4D"/>
    <w:rsid w:val="00A94A80"/>
    <w:rsid w:val="00A94CC3"/>
    <w:rsid w:val="00A9504E"/>
    <w:rsid w:val="00A950D7"/>
    <w:rsid w:val="00A950E4"/>
    <w:rsid w:val="00A9523B"/>
    <w:rsid w:val="00A955D7"/>
    <w:rsid w:val="00A95C34"/>
    <w:rsid w:val="00A95CC4"/>
    <w:rsid w:val="00A95D95"/>
    <w:rsid w:val="00A96242"/>
    <w:rsid w:val="00A96417"/>
    <w:rsid w:val="00A9765B"/>
    <w:rsid w:val="00A97718"/>
    <w:rsid w:val="00A97876"/>
    <w:rsid w:val="00A97A7B"/>
    <w:rsid w:val="00A97BA0"/>
    <w:rsid w:val="00A97DAF"/>
    <w:rsid w:val="00A9E1C9"/>
    <w:rsid w:val="00AA00F9"/>
    <w:rsid w:val="00AA037D"/>
    <w:rsid w:val="00AA039F"/>
    <w:rsid w:val="00AA0400"/>
    <w:rsid w:val="00AA046F"/>
    <w:rsid w:val="00AA0C64"/>
    <w:rsid w:val="00AA11AF"/>
    <w:rsid w:val="00AA11BC"/>
    <w:rsid w:val="00AA128C"/>
    <w:rsid w:val="00AA1429"/>
    <w:rsid w:val="00AA14B4"/>
    <w:rsid w:val="00AA1687"/>
    <w:rsid w:val="00AA17C8"/>
    <w:rsid w:val="00AA1895"/>
    <w:rsid w:val="00AA18F3"/>
    <w:rsid w:val="00AA1D30"/>
    <w:rsid w:val="00AA1E4E"/>
    <w:rsid w:val="00AA2A60"/>
    <w:rsid w:val="00AA2B96"/>
    <w:rsid w:val="00AA2D53"/>
    <w:rsid w:val="00AA2F68"/>
    <w:rsid w:val="00AA3216"/>
    <w:rsid w:val="00AA34B4"/>
    <w:rsid w:val="00AA3682"/>
    <w:rsid w:val="00AA3808"/>
    <w:rsid w:val="00AA3D1C"/>
    <w:rsid w:val="00AA3E97"/>
    <w:rsid w:val="00AA3EC6"/>
    <w:rsid w:val="00AA3EE8"/>
    <w:rsid w:val="00AA443F"/>
    <w:rsid w:val="00AA44C9"/>
    <w:rsid w:val="00AA44EB"/>
    <w:rsid w:val="00AA481A"/>
    <w:rsid w:val="00AA487D"/>
    <w:rsid w:val="00AA4A57"/>
    <w:rsid w:val="00AA523D"/>
    <w:rsid w:val="00AA5615"/>
    <w:rsid w:val="00AA5683"/>
    <w:rsid w:val="00AA5842"/>
    <w:rsid w:val="00AA5DDE"/>
    <w:rsid w:val="00AA607A"/>
    <w:rsid w:val="00AA6410"/>
    <w:rsid w:val="00AA685E"/>
    <w:rsid w:val="00AA6A46"/>
    <w:rsid w:val="00AA6CC6"/>
    <w:rsid w:val="00AA6D97"/>
    <w:rsid w:val="00AA6E2B"/>
    <w:rsid w:val="00AA7258"/>
    <w:rsid w:val="00AA75D3"/>
    <w:rsid w:val="00AA762F"/>
    <w:rsid w:val="00AA7D31"/>
    <w:rsid w:val="00AB03FF"/>
    <w:rsid w:val="00AB04A5"/>
    <w:rsid w:val="00AB06DB"/>
    <w:rsid w:val="00AB0B39"/>
    <w:rsid w:val="00AB0CE0"/>
    <w:rsid w:val="00AB0E8F"/>
    <w:rsid w:val="00AB1242"/>
    <w:rsid w:val="00AB136D"/>
    <w:rsid w:val="00AB1680"/>
    <w:rsid w:val="00AB1A78"/>
    <w:rsid w:val="00AB1ABB"/>
    <w:rsid w:val="00AB1DEC"/>
    <w:rsid w:val="00AB218C"/>
    <w:rsid w:val="00AB26F4"/>
    <w:rsid w:val="00AB2904"/>
    <w:rsid w:val="00AB2C71"/>
    <w:rsid w:val="00AB2D3D"/>
    <w:rsid w:val="00AB3336"/>
    <w:rsid w:val="00AB3770"/>
    <w:rsid w:val="00AB38BD"/>
    <w:rsid w:val="00AB3AD2"/>
    <w:rsid w:val="00AB3CFB"/>
    <w:rsid w:val="00AB3F92"/>
    <w:rsid w:val="00AB4237"/>
    <w:rsid w:val="00AB4BB3"/>
    <w:rsid w:val="00AB5085"/>
    <w:rsid w:val="00AB52BC"/>
    <w:rsid w:val="00AB5396"/>
    <w:rsid w:val="00AB5678"/>
    <w:rsid w:val="00AB5DFC"/>
    <w:rsid w:val="00AB6082"/>
    <w:rsid w:val="00AB6339"/>
    <w:rsid w:val="00AB6461"/>
    <w:rsid w:val="00AB6BED"/>
    <w:rsid w:val="00AB6CFF"/>
    <w:rsid w:val="00AB6E59"/>
    <w:rsid w:val="00AB6F59"/>
    <w:rsid w:val="00AB715E"/>
    <w:rsid w:val="00AB7375"/>
    <w:rsid w:val="00AB7926"/>
    <w:rsid w:val="00AB7DBC"/>
    <w:rsid w:val="00AB7DF5"/>
    <w:rsid w:val="00AC0330"/>
    <w:rsid w:val="00AC040A"/>
    <w:rsid w:val="00AC06A9"/>
    <w:rsid w:val="00AC0B87"/>
    <w:rsid w:val="00AC0E0E"/>
    <w:rsid w:val="00AC1342"/>
    <w:rsid w:val="00AC14A2"/>
    <w:rsid w:val="00AC15F2"/>
    <w:rsid w:val="00AC2332"/>
    <w:rsid w:val="00AC24BA"/>
    <w:rsid w:val="00AC25A4"/>
    <w:rsid w:val="00AC2605"/>
    <w:rsid w:val="00AC2633"/>
    <w:rsid w:val="00AC2A33"/>
    <w:rsid w:val="00AC2E8F"/>
    <w:rsid w:val="00AC3095"/>
    <w:rsid w:val="00AC314C"/>
    <w:rsid w:val="00AC3222"/>
    <w:rsid w:val="00AC3474"/>
    <w:rsid w:val="00AC35B1"/>
    <w:rsid w:val="00AC3647"/>
    <w:rsid w:val="00AC37D4"/>
    <w:rsid w:val="00AC38E0"/>
    <w:rsid w:val="00AC39AE"/>
    <w:rsid w:val="00AC3F67"/>
    <w:rsid w:val="00AC3F69"/>
    <w:rsid w:val="00AC43C7"/>
    <w:rsid w:val="00AC45A1"/>
    <w:rsid w:val="00AC51F7"/>
    <w:rsid w:val="00AC5344"/>
    <w:rsid w:val="00AC55EE"/>
    <w:rsid w:val="00AC56A7"/>
    <w:rsid w:val="00AC572B"/>
    <w:rsid w:val="00AC592C"/>
    <w:rsid w:val="00AC5A1D"/>
    <w:rsid w:val="00AC5F20"/>
    <w:rsid w:val="00AC6152"/>
    <w:rsid w:val="00AC620B"/>
    <w:rsid w:val="00AC624D"/>
    <w:rsid w:val="00AC6366"/>
    <w:rsid w:val="00AC6400"/>
    <w:rsid w:val="00AC646B"/>
    <w:rsid w:val="00AC659D"/>
    <w:rsid w:val="00AC68E3"/>
    <w:rsid w:val="00AC6903"/>
    <w:rsid w:val="00AC6A3D"/>
    <w:rsid w:val="00AC6C2C"/>
    <w:rsid w:val="00AC6CB8"/>
    <w:rsid w:val="00AC6F4B"/>
    <w:rsid w:val="00AC7137"/>
    <w:rsid w:val="00AC71A6"/>
    <w:rsid w:val="00AC7B8A"/>
    <w:rsid w:val="00AC7C3B"/>
    <w:rsid w:val="00AD033D"/>
    <w:rsid w:val="00AD05A1"/>
    <w:rsid w:val="00AD07C8"/>
    <w:rsid w:val="00AD08EF"/>
    <w:rsid w:val="00AD0937"/>
    <w:rsid w:val="00AD0DD0"/>
    <w:rsid w:val="00AD0E5D"/>
    <w:rsid w:val="00AD1025"/>
    <w:rsid w:val="00AD1092"/>
    <w:rsid w:val="00AD11C9"/>
    <w:rsid w:val="00AD11FD"/>
    <w:rsid w:val="00AD1268"/>
    <w:rsid w:val="00AD13C1"/>
    <w:rsid w:val="00AD1524"/>
    <w:rsid w:val="00AD1CD0"/>
    <w:rsid w:val="00AD1E0F"/>
    <w:rsid w:val="00AD1E3B"/>
    <w:rsid w:val="00AD216F"/>
    <w:rsid w:val="00AD25E3"/>
    <w:rsid w:val="00AD288C"/>
    <w:rsid w:val="00AD288D"/>
    <w:rsid w:val="00AD28E3"/>
    <w:rsid w:val="00AD29B5"/>
    <w:rsid w:val="00AD2EE5"/>
    <w:rsid w:val="00AD2F6F"/>
    <w:rsid w:val="00AD31C0"/>
    <w:rsid w:val="00AD34F1"/>
    <w:rsid w:val="00AD3820"/>
    <w:rsid w:val="00AD411E"/>
    <w:rsid w:val="00AD4523"/>
    <w:rsid w:val="00AD46A7"/>
    <w:rsid w:val="00AD470D"/>
    <w:rsid w:val="00AD47DB"/>
    <w:rsid w:val="00AD488F"/>
    <w:rsid w:val="00AD49EB"/>
    <w:rsid w:val="00AD4B1C"/>
    <w:rsid w:val="00AD50C5"/>
    <w:rsid w:val="00AD5272"/>
    <w:rsid w:val="00AD5511"/>
    <w:rsid w:val="00AD55D2"/>
    <w:rsid w:val="00AD59B8"/>
    <w:rsid w:val="00AD5A78"/>
    <w:rsid w:val="00AD5C16"/>
    <w:rsid w:val="00AD67FB"/>
    <w:rsid w:val="00AD6826"/>
    <w:rsid w:val="00AD69B2"/>
    <w:rsid w:val="00AD6E9B"/>
    <w:rsid w:val="00AD7453"/>
    <w:rsid w:val="00AD7727"/>
    <w:rsid w:val="00AD7B90"/>
    <w:rsid w:val="00AD7E46"/>
    <w:rsid w:val="00AD7E6A"/>
    <w:rsid w:val="00AD7F65"/>
    <w:rsid w:val="00AE0299"/>
    <w:rsid w:val="00AE02EC"/>
    <w:rsid w:val="00AE0465"/>
    <w:rsid w:val="00AE0661"/>
    <w:rsid w:val="00AE06E5"/>
    <w:rsid w:val="00AE0A43"/>
    <w:rsid w:val="00AE0FE3"/>
    <w:rsid w:val="00AE1648"/>
    <w:rsid w:val="00AE1785"/>
    <w:rsid w:val="00AE1B1C"/>
    <w:rsid w:val="00AE1D50"/>
    <w:rsid w:val="00AE1E70"/>
    <w:rsid w:val="00AE1E88"/>
    <w:rsid w:val="00AE1ECE"/>
    <w:rsid w:val="00AE1EE3"/>
    <w:rsid w:val="00AE2051"/>
    <w:rsid w:val="00AE21FF"/>
    <w:rsid w:val="00AE257D"/>
    <w:rsid w:val="00AE28C0"/>
    <w:rsid w:val="00AE294A"/>
    <w:rsid w:val="00AE2D4E"/>
    <w:rsid w:val="00AE3070"/>
    <w:rsid w:val="00AE3258"/>
    <w:rsid w:val="00AE33E3"/>
    <w:rsid w:val="00AE33F6"/>
    <w:rsid w:val="00AE36C9"/>
    <w:rsid w:val="00AE3F0F"/>
    <w:rsid w:val="00AE404A"/>
    <w:rsid w:val="00AE46EB"/>
    <w:rsid w:val="00AE472B"/>
    <w:rsid w:val="00AE480A"/>
    <w:rsid w:val="00AE5263"/>
    <w:rsid w:val="00AE5456"/>
    <w:rsid w:val="00AE570B"/>
    <w:rsid w:val="00AE5A18"/>
    <w:rsid w:val="00AE5ACE"/>
    <w:rsid w:val="00AE5FC5"/>
    <w:rsid w:val="00AE5FE9"/>
    <w:rsid w:val="00AE6148"/>
    <w:rsid w:val="00AE6151"/>
    <w:rsid w:val="00AE61C5"/>
    <w:rsid w:val="00AE6353"/>
    <w:rsid w:val="00AE664B"/>
    <w:rsid w:val="00AE674A"/>
    <w:rsid w:val="00AE6DF5"/>
    <w:rsid w:val="00AE709F"/>
    <w:rsid w:val="00AE73B0"/>
    <w:rsid w:val="00AE7490"/>
    <w:rsid w:val="00AE79B2"/>
    <w:rsid w:val="00AF00FA"/>
    <w:rsid w:val="00AF01C4"/>
    <w:rsid w:val="00AF02B4"/>
    <w:rsid w:val="00AF0423"/>
    <w:rsid w:val="00AF0428"/>
    <w:rsid w:val="00AF0755"/>
    <w:rsid w:val="00AF0F3E"/>
    <w:rsid w:val="00AF1170"/>
    <w:rsid w:val="00AF12C9"/>
    <w:rsid w:val="00AF154A"/>
    <w:rsid w:val="00AF195A"/>
    <w:rsid w:val="00AF1DF5"/>
    <w:rsid w:val="00AF1FB2"/>
    <w:rsid w:val="00AF2153"/>
    <w:rsid w:val="00AF2928"/>
    <w:rsid w:val="00AF2DB3"/>
    <w:rsid w:val="00AF2DDB"/>
    <w:rsid w:val="00AF2ED6"/>
    <w:rsid w:val="00AF2F65"/>
    <w:rsid w:val="00AF3709"/>
    <w:rsid w:val="00AF382C"/>
    <w:rsid w:val="00AF3A02"/>
    <w:rsid w:val="00AF3D60"/>
    <w:rsid w:val="00AF41E0"/>
    <w:rsid w:val="00AF4618"/>
    <w:rsid w:val="00AF4766"/>
    <w:rsid w:val="00AF49A2"/>
    <w:rsid w:val="00AF4A36"/>
    <w:rsid w:val="00AF4C1C"/>
    <w:rsid w:val="00AF4D52"/>
    <w:rsid w:val="00AF5066"/>
    <w:rsid w:val="00AF59CC"/>
    <w:rsid w:val="00AF5BB0"/>
    <w:rsid w:val="00AF5CA6"/>
    <w:rsid w:val="00AF5D8C"/>
    <w:rsid w:val="00AF6364"/>
    <w:rsid w:val="00AF66B2"/>
    <w:rsid w:val="00AF6BDB"/>
    <w:rsid w:val="00AF73C6"/>
    <w:rsid w:val="00AF7706"/>
    <w:rsid w:val="00AF797E"/>
    <w:rsid w:val="00B001BC"/>
    <w:rsid w:val="00B0024C"/>
    <w:rsid w:val="00B002EA"/>
    <w:rsid w:val="00B00579"/>
    <w:rsid w:val="00B00704"/>
    <w:rsid w:val="00B00742"/>
    <w:rsid w:val="00B00B32"/>
    <w:rsid w:val="00B01A80"/>
    <w:rsid w:val="00B01CD8"/>
    <w:rsid w:val="00B0205A"/>
    <w:rsid w:val="00B02178"/>
    <w:rsid w:val="00B022A6"/>
    <w:rsid w:val="00B02A26"/>
    <w:rsid w:val="00B02DD1"/>
    <w:rsid w:val="00B02DEC"/>
    <w:rsid w:val="00B02E32"/>
    <w:rsid w:val="00B02F0A"/>
    <w:rsid w:val="00B02F88"/>
    <w:rsid w:val="00B02F9C"/>
    <w:rsid w:val="00B0324E"/>
    <w:rsid w:val="00B033DE"/>
    <w:rsid w:val="00B03769"/>
    <w:rsid w:val="00B03FF7"/>
    <w:rsid w:val="00B041A0"/>
    <w:rsid w:val="00B04305"/>
    <w:rsid w:val="00B04340"/>
    <w:rsid w:val="00B04911"/>
    <w:rsid w:val="00B04C18"/>
    <w:rsid w:val="00B04C9E"/>
    <w:rsid w:val="00B04E2B"/>
    <w:rsid w:val="00B04F6B"/>
    <w:rsid w:val="00B055F8"/>
    <w:rsid w:val="00B05A7F"/>
    <w:rsid w:val="00B05C12"/>
    <w:rsid w:val="00B05C89"/>
    <w:rsid w:val="00B05E12"/>
    <w:rsid w:val="00B06004"/>
    <w:rsid w:val="00B062C5"/>
    <w:rsid w:val="00B062CB"/>
    <w:rsid w:val="00B064D9"/>
    <w:rsid w:val="00B0652A"/>
    <w:rsid w:val="00B06D25"/>
    <w:rsid w:val="00B06D8C"/>
    <w:rsid w:val="00B073FE"/>
    <w:rsid w:val="00B07BEB"/>
    <w:rsid w:val="00B07C40"/>
    <w:rsid w:val="00B1009D"/>
    <w:rsid w:val="00B101E2"/>
    <w:rsid w:val="00B108DA"/>
    <w:rsid w:val="00B10A0D"/>
    <w:rsid w:val="00B10A7A"/>
    <w:rsid w:val="00B10E93"/>
    <w:rsid w:val="00B11035"/>
    <w:rsid w:val="00B111CB"/>
    <w:rsid w:val="00B11460"/>
    <w:rsid w:val="00B116AA"/>
    <w:rsid w:val="00B1185B"/>
    <w:rsid w:val="00B11EE1"/>
    <w:rsid w:val="00B11EF2"/>
    <w:rsid w:val="00B12192"/>
    <w:rsid w:val="00B121B3"/>
    <w:rsid w:val="00B12313"/>
    <w:rsid w:val="00B1244E"/>
    <w:rsid w:val="00B12569"/>
    <w:rsid w:val="00B126D5"/>
    <w:rsid w:val="00B12800"/>
    <w:rsid w:val="00B12819"/>
    <w:rsid w:val="00B128D8"/>
    <w:rsid w:val="00B1298F"/>
    <w:rsid w:val="00B12B7F"/>
    <w:rsid w:val="00B12C13"/>
    <w:rsid w:val="00B12E17"/>
    <w:rsid w:val="00B13150"/>
    <w:rsid w:val="00B13843"/>
    <w:rsid w:val="00B13C2D"/>
    <w:rsid w:val="00B13C6D"/>
    <w:rsid w:val="00B13CE0"/>
    <w:rsid w:val="00B13E7D"/>
    <w:rsid w:val="00B14138"/>
    <w:rsid w:val="00B1441D"/>
    <w:rsid w:val="00B14444"/>
    <w:rsid w:val="00B145CD"/>
    <w:rsid w:val="00B146A8"/>
    <w:rsid w:val="00B146E2"/>
    <w:rsid w:val="00B14A21"/>
    <w:rsid w:val="00B14B86"/>
    <w:rsid w:val="00B14C69"/>
    <w:rsid w:val="00B14E1B"/>
    <w:rsid w:val="00B14F7E"/>
    <w:rsid w:val="00B151C0"/>
    <w:rsid w:val="00B15521"/>
    <w:rsid w:val="00B155EE"/>
    <w:rsid w:val="00B159DA"/>
    <w:rsid w:val="00B160DB"/>
    <w:rsid w:val="00B164DA"/>
    <w:rsid w:val="00B166FF"/>
    <w:rsid w:val="00B169E9"/>
    <w:rsid w:val="00B16A83"/>
    <w:rsid w:val="00B16BE2"/>
    <w:rsid w:val="00B16E67"/>
    <w:rsid w:val="00B16F95"/>
    <w:rsid w:val="00B17151"/>
    <w:rsid w:val="00B1721E"/>
    <w:rsid w:val="00B1740A"/>
    <w:rsid w:val="00B174BE"/>
    <w:rsid w:val="00B17956"/>
    <w:rsid w:val="00B17B8A"/>
    <w:rsid w:val="00B17CA4"/>
    <w:rsid w:val="00B17CCD"/>
    <w:rsid w:val="00B17D01"/>
    <w:rsid w:val="00B17E6E"/>
    <w:rsid w:val="00B20140"/>
    <w:rsid w:val="00B205A4"/>
    <w:rsid w:val="00B20D8C"/>
    <w:rsid w:val="00B212DD"/>
    <w:rsid w:val="00B21310"/>
    <w:rsid w:val="00B21679"/>
    <w:rsid w:val="00B216B6"/>
    <w:rsid w:val="00B21B8A"/>
    <w:rsid w:val="00B21B9D"/>
    <w:rsid w:val="00B21CD8"/>
    <w:rsid w:val="00B220B3"/>
    <w:rsid w:val="00B2227C"/>
    <w:rsid w:val="00B22291"/>
    <w:rsid w:val="00B224F1"/>
    <w:rsid w:val="00B225C8"/>
    <w:rsid w:val="00B226E0"/>
    <w:rsid w:val="00B22C2D"/>
    <w:rsid w:val="00B22D6A"/>
    <w:rsid w:val="00B22EC7"/>
    <w:rsid w:val="00B22F51"/>
    <w:rsid w:val="00B23141"/>
    <w:rsid w:val="00B2329E"/>
    <w:rsid w:val="00B2334D"/>
    <w:rsid w:val="00B23988"/>
    <w:rsid w:val="00B23B7A"/>
    <w:rsid w:val="00B23FED"/>
    <w:rsid w:val="00B2408B"/>
    <w:rsid w:val="00B24161"/>
    <w:rsid w:val="00B2448D"/>
    <w:rsid w:val="00B24766"/>
    <w:rsid w:val="00B2495F"/>
    <w:rsid w:val="00B24A23"/>
    <w:rsid w:val="00B24B5F"/>
    <w:rsid w:val="00B24F7B"/>
    <w:rsid w:val="00B25105"/>
    <w:rsid w:val="00B25248"/>
    <w:rsid w:val="00B25279"/>
    <w:rsid w:val="00B253F0"/>
    <w:rsid w:val="00B25484"/>
    <w:rsid w:val="00B25510"/>
    <w:rsid w:val="00B256BA"/>
    <w:rsid w:val="00B258D3"/>
    <w:rsid w:val="00B25BF4"/>
    <w:rsid w:val="00B262AA"/>
    <w:rsid w:val="00B262E0"/>
    <w:rsid w:val="00B2678B"/>
    <w:rsid w:val="00B268EC"/>
    <w:rsid w:val="00B26A9E"/>
    <w:rsid w:val="00B26D20"/>
    <w:rsid w:val="00B26E13"/>
    <w:rsid w:val="00B26EA5"/>
    <w:rsid w:val="00B273D3"/>
    <w:rsid w:val="00B27692"/>
    <w:rsid w:val="00B276F8"/>
    <w:rsid w:val="00B277D8"/>
    <w:rsid w:val="00B2786D"/>
    <w:rsid w:val="00B27CD9"/>
    <w:rsid w:val="00B300AC"/>
    <w:rsid w:val="00B300DE"/>
    <w:rsid w:val="00B301BE"/>
    <w:rsid w:val="00B301CE"/>
    <w:rsid w:val="00B3037F"/>
    <w:rsid w:val="00B3047E"/>
    <w:rsid w:val="00B30576"/>
    <w:rsid w:val="00B30AF4"/>
    <w:rsid w:val="00B30B49"/>
    <w:rsid w:val="00B30EA0"/>
    <w:rsid w:val="00B310C5"/>
    <w:rsid w:val="00B310D1"/>
    <w:rsid w:val="00B311CF"/>
    <w:rsid w:val="00B316E4"/>
    <w:rsid w:val="00B324F4"/>
    <w:rsid w:val="00B327F9"/>
    <w:rsid w:val="00B3297B"/>
    <w:rsid w:val="00B32AB1"/>
    <w:rsid w:val="00B32EAA"/>
    <w:rsid w:val="00B332DD"/>
    <w:rsid w:val="00B337B7"/>
    <w:rsid w:val="00B33935"/>
    <w:rsid w:val="00B33D7D"/>
    <w:rsid w:val="00B33DF0"/>
    <w:rsid w:val="00B33E01"/>
    <w:rsid w:val="00B34398"/>
    <w:rsid w:val="00B346BA"/>
    <w:rsid w:val="00B34749"/>
    <w:rsid w:val="00B3492B"/>
    <w:rsid w:val="00B34973"/>
    <w:rsid w:val="00B350C3"/>
    <w:rsid w:val="00B3527F"/>
    <w:rsid w:val="00B354BF"/>
    <w:rsid w:val="00B35848"/>
    <w:rsid w:val="00B35869"/>
    <w:rsid w:val="00B35BED"/>
    <w:rsid w:val="00B364BD"/>
    <w:rsid w:val="00B365DA"/>
    <w:rsid w:val="00B36621"/>
    <w:rsid w:val="00B36667"/>
    <w:rsid w:val="00B3670E"/>
    <w:rsid w:val="00B36735"/>
    <w:rsid w:val="00B3676C"/>
    <w:rsid w:val="00B36AB7"/>
    <w:rsid w:val="00B36F61"/>
    <w:rsid w:val="00B36F76"/>
    <w:rsid w:val="00B37352"/>
    <w:rsid w:val="00B3749A"/>
    <w:rsid w:val="00B377FC"/>
    <w:rsid w:val="00B37807"/>
    <w:rsid w:val="00B37AD7"/>
    <w:rsid w:val="00B37D51"/>
    <w:rsid w:val="00B40001"/>
    <w:rsid w:val="00B4060C"/>
    <w:rsid w:val="00B40687"/>
    <w:rsid w:val="00B4097F"/>
    <w:rsid w:val="00B40B5D"/>
    <w:rsid w:val="00B40B70"/>
    <w:rsid w:val="00B40C04"/>
    <w:rsid w:val="00B40D2D"/>
    <w:rsid w:val="00B411BE"/>
    <w:rsid w:val="00B41CEF"/>
    <w:rsid w:val="00B41FE8"/>
    <w:rsid w:val="00B4245E"/>
    <w:rsid w:val="00B425C4"/>
    <w:rsid w:val="00B42A39"/>
    <w:rsid w:val="00B42A8A"/>
    <w:rsid w:val="00B42C85"/>
    <w:rsid w:val="00B42DA2"/>
    <w:rsid w:val="00B42F3A"/>
    <w:rsid w:val="00B42F47"/>
    <w:rsid w:val="00B42F82"/>
    <w:rsid w:val="00B4353C"/>
    <w:rsid w:val="00B438BD"/>
    <w:rsid w:val="00B43954"/>
    <w:rsid w:val="00B43A6E"/>
    <w:rsid w:val="00B44147"/>
    <w:rsid w:val="00B443DE"/>
    <w:rsid w:val="00B448E5"/>
    <w:rsid w:val="00B44B08"/>
    <w:rsid w:val="00B44FBD"/>
    <w:rsid w:val="00B4501C"/>
    <w:rsid w:val="00B45245"/>
    <w:rsid w:val="00B45DF2"/>
    <w:rsid w:val="00B45F05"/>
    <w:rsid w:val="00B46871"/>
    <w:rsid w:val="00B46D63"/>
    <w:rsid w:val="00B46E40"/>
    <w:rsid w:val="00B46E46"/>
    <w:rsid w:val="00B4749A"/>
    <w:rsid w:val="00B47C27"/>
    <w:rsid w:val="00B47CEE"/>
    <w:rsid w:val="00B47DE7"/>
    <w:rsid w:val="00B47E7E"/>
    <w:rsid w:val="00B47FC1"/>
    <w:rsid w:val="00B500D5"/>
    <w:rsid w:val="00B502A6"/>
    <w:rsid w:val="00B50415"/>
    <w:rsid w:val="00B50529"/>
    <w:rsid w:val="00B50530"/>
    <w:rsid w:val="00B50ACF"/>
    <w:rsid w:val="00B50C50"/>
    <w:rsid w:val="00B50F48"/>
    <w:rsid w:val="00B511BE"/>
    <w:rsid w:val="00B513DB"/>
    <w:rsid w:val="00B514A4"/>
    <w:rsid w:val="00B5167F"/>
    <w:rsid w:val="00B51861"/>
    <w:rsid w:val="00B5197F"/>
    <w:rsid w:val="00B519F4"/>
    <w:rsid w:val="00B51BD3"/>
    <w:rsid w:val="00B51FB6"/>
    <w:rsid w:val="00B520CE"/>
    <w:rsid w:val="00B52532"/>
    <w:rsid w:val="00B5271E"/>
    <w:rsid w:val="00B527F8"/>
    <w:rsid w:val="00B52A16"/>
    <w:rsid w:val="00B52AB9"/>
    <w:rsid w:val="00B52C25"/>
    <w:rsid w:val="00B52D4D"/>
    <w:rsid w:val="00B52F02"/>
    <w:rsid w:val="00B53734"/>
    <w:rsid w:val="00B53814"/>
    <w:rsid w:val="00B5418A"/>
    <w:rsid w:val="00B547BA"/>
    <w:rsid w:val="00B5486D"/>
    <w:rsid w:val="00B54CA4"/>
    <w:rsid w:val="00B54D94"/>
    <w:rsid w:val="00B54E39"/>
    <w:rsid w:val="00B550F7"/>
    <w:rsid w:val="00B55731"/>
    <w:rsid w:val="00B5614D"/>
    <w:rsid w:val="00B5633C"/>
    <w:rsid w:val="00B56962"/>
    <w:rsid w:val="00B56A84"/>
    <w:rsid w:val="00B56AD6"/>
    <w:rsid w:val="00B56ADA"/>
    <w:rsid w:val="00B56F6A"/>
    <w:rsid w:val="00B5748B"/>
    <w:rsid w:val="00B5767C"/>
    <w:rsid w:val="00B57736"/>
    <w:rsid w:val="00B57936"/>
    <w:rsid w:val="00B57EDA"/>
    <w:rsid w:val="00B6018F"/>
    <w:rsid w:val="00B6050C"/>
    <w:rsid w:val="00B60793"/>
    <w:rsid w:val="00B60981"/>
    <w:rsid w:val="00B60C3F"/>
    <w:rsid w:val="00B60D92"/>
    <w:rsid w:val="00B6101B"/>
    <w:rsid w:val="00B612FB"/>
    <w:rsid w:val="00B6145F"/>
    <w:rsid w:val="00B61532"/>
    <w:rsid w:val="00B6185E"/>
    <w:rsid w:val="00B61CD8"/>
    <w:rsid w:val="00B62226"/>
    <w:rsid w:val="00B622CF"/>
    <w:rsid w:val="00B624FF"/>
    <w:rsid w:val="00B62542"/>
    <w:rsid w:val="00B62D6B"/>
    <w:rsid w:val="00B62E41"/>
    <w:rsid w:val="00B63055"/>
    <w:rsid w:val="00B630D2"/>
    <w:rsid w:val="00B631F8"/>
    <w:rsid w:val="00B63F14"/>
    <w:rsid w:val="00B64063"/>
    <w:rsid w:val="00B640F8"/>
    <w:rsid w:val="00B6423F"/>
    <w:rsid w:val="00B644BF"/>
    <w:rsid w:val="00B6454A"/>
    <w:rsid w:val="00B64A1B"/>
    <w:rsid w:val="00B64DA5"/>
    <w:rsid w:val="00B650C4"/>
    <w:rsid w:val="00B65129"/>
    <w:rsid w:val="00B651FF"/>
    <w:rsid w:val="00B6526A"/>
    <w:rsid w:val="00B653E2"/>
    <w:rsid w:val="00B65499"/>
    <w:rsid w:val="00B65610"/>
    <w:rsid w:val="00B6570F"/>
    <w:rsid w:val="00B6588A"/>
    <w:rsid w:val="00B658F4"/>
    <w:rsid w:val="00B65C0B"/>
    <w:rsid w:val="00B6616C"/>
    <w:rsid w:val="00B664E6"/>
    <w:rsid w:val="00B66688"/>
    <w:rsid w:val="00B6669B"/>
    <w:rsid w:val="00B66732"/>
    <w:rsid w:val="00B66770"/>
    <w:rsid w:val="00B669D1"/>
    <w:rsid w:val="00B66DEF"/>
    <w:rsid w:val="00B66EDE"/>
    <w:rsid w:val="00B66F39"/>
    <w:rsid w:val="00B67BBB"/>
    <w:rsid w:val="00B67BE2"/>
    <w:rsid w:val="00B67D7F"/>
    <w:rsid w:val="00B702AA"/>
    <w:rsid w:val="00B70538"/>
    <w:rsid w:val="00B7079C"/>
    <w:rsid w:val="00B708A0"/>
    <w:rsid w:val="00B70A23"/>
    <w:rsid w:val="00B70B30"/>
    <w:rsid w:val="00B70C15"/>
    <w:rsid w:val="00B70CED"/>
    <w:rsid w:val="00B710AE"/>
    <w:rsid w:val="00B7141A"/>
    <w:rsid w:val="00B71607"/>
    <w:rsid w:val="00B71AB2"/>
    <w:rsid w:val="00B71C64"/>
    <w:rsid w:val="00B72614"/>
    <w:rsid w:val="00B72C41"/>
    <w:rsid w:val="00B72D5F"/>
    <w:rsid w:val="00B72DC6"/>
    <w:rsid w:val="00B72E64"/>
    <w:rsid w:val="00B72F93"/>
    <w:rsid w:val="00B732AF"/>
    <w:rsid w:val="00B73300"/>
    <w:rsid w:val="00B733C5"/>
    <w:rsid w:val="00B7347A"/>
    <w:rsid w:val="00B7374C"/>
    <w:rsid w:val="00B73E3F"/>
    <w:rsid w:val="00B74184"/>
    <w:rsid w:val="00B74699"/>
    <w:rsid w:val="00B746FA"/>
    <w:rsid w:val="00B74DD1"/>
    <w:rsid w:val="00B75441"/>
    <w:rsid w:val="00B75933"/>
    <w:rsid w:val="00B75A0D"/>
    <w:rsid w:val="00B75F24"/>
    <w:rsid w:val="00B75FB0"/>
    <w:rsid w:val="00B76A05"/>
    <w:rsid w:val="00B7780F"/>
    <w:rsid w:val="00B77D45"/>
    <w:rsid w:val="00B77E4B"/>
    <w:rsid w:val="00B80241"/>
    <w:rsid w:val="00B805BD"/>
    <w:rsid w:val="00B80788"/>
    <w:rsid w:val="00B807D9"/>
    <w:rsid w:val="00B80D9C"/>
    <w:rsid w:val="00B80F69"/>
    <w:rsid w:val="00B81075"/>
    <w:rsid w:val="00B81301"/>
    <w:rsid w:val="00B814FE"/>
    <w:rsid w:val="00B815F1"/>
    <w:rsid w:val="00B81739"/>
    <w:rsid w:val="00B817BB"/>
    <w:rsid w:val="00B817F4"/>
    <w:rsid w:val="00B8196B"/>
    <w:rsid w:val="00B81C9C"/>
    <w:rsid w:val="00B81F00"/>
    <w:rsid w:val="00B81F5F"/>
    <w:rsid w:val="00B82037"/>
    <w:rsid w:val="00B82130"/>
    <w:rsid w:val="00B8241D"/>
    <w:rsid w:val="00B824A1"/>
    <w:rsid w:val="00B8285A"/>
    <w:rsid w:val="00B82E94"/>
    <w:rsid w:val="00B8303C"/>
    <w:rsid w:val="00B837B3"/>
    <w:rsid w:val="00B83A5C"/>
    <w:rsid w:val="00B83E89"/>
    <w:rsid w:val="00B843AE"/>
    <w:rsid w:val="00B84893"/>
    <w:rsid w:val="00B84B6C"/>
    <w:rsid w:val="00B85174"/>
    <w:rsid w:val="00B8542D"/>
    <w:rsid w:val="00B855C2"/>
    <w:rsid w:val="00B8570E"/>
    <w:rsid w:val="00B85A59"/>
    <w:rsid w:val="00B85D7C"/>
    <w:rsid w:val="00B86253"/>
    <w:rsid w:val="00B8686C"/>
    <w:rsid w:val="00B86BBC"/>
    <w:rsid w:val="00B86E6C"/>
    <w:rsid w:val="00B86E93"/>
    <w:rsid w:val="00B86F57"/>
    <w:rsid w:val="00B87387"/>
    <w:rsid w:val="00B87662"/>
    <w:rsid w:val="00B87857"/>
    <w:rsid w:val="00B87DCA"/>
    <w:rsid w:val="00B87E58"/>
    <w:rsid w:val="00B87FEB"/>
    <w:rsid w:val="00B90467"/>
    <w:rsid w:val="00B90469"/>
    <w:rsid w:val="00B90609"/>
    <w:rsid w:val="00B90996"/>
    <w:rsid w:val="00B90A69"/>
    <w:rsid w:val="00B90B46"/>
    <w:rsid w:val="00B90CD5"/>
    <w:rsid w:val="00B917F0"/>
    <w:rsid w:val="00B91A77"/>
    <w:rsid w:val="00B91B47"/>
    <w:rsid w:val="00B91C1A"/>
    <w:rsid w:val="00B91FF5"/>
    <w:rsid w:val="00B92192"/>
    <w:rsid w:val="00B922B1"/>
    <w:rsid w:val="00B9259D"/>
    <w:rsid w:val="00B92D0E"/>
    <w:rsid w:val="00B92E72"/>
    <w:rsid w:val="00B92FC2"/>
    <w:rsid w:val="00B9302E"/>
    <w:rsid w:val="00B93045"/>
    <w:rsid w:val="00B932F0"/>
    <w:rsid w:val="00B93833"/>
    <w:rsid w:val="00B93ADC"/>
    <w:rsid w:val="00B93BDF"/>
    <w:rsid w:val="00B93CDC"/>
    <w:rsid w:val="00B93DE5"/>
    <w:rsid w:val="00B93EA4"/>
    <w:rsid w:val="00B941A5"/>
    <w:rsid w:val="00B9487C"/>
    <w:rsid w:val="00B94895"/>
    <w:rsid w:val="00B949B7"/>
    <w:rsid w:val="00B94D64"/>
    <w:rsid w:val="00B9518E"/>
    <w:rsid w:val="00B95389"/>
    <w:rsid w:val="00B95494"/>
    <w:rsid w:val="00B955DE"/>
    <w:rsid w:val="00B956C1"/>
    <w:rsid w:val="00B95B11"/>
    <w:rsid w:val="00B96240"/>
    <w:rsid w:val="00B9627F"/>
    <w:rsid w:val="00B96477"/>
    <w:rsid w:val="00B965B2"/>
    <w:rsid w:val="00B967A4"/>
    <w:rsid w:val="00B96BB8"/>
    <w:rsid w:val="00B96C66"/>
    <w:rsid w:val="00B96E55"/>
    <w:rsid w:val="00B9790D"/>
    <w:rsid w:val="00B97A82"/>
    <w:rsid w:val="00B97DDB"/>
    <w:rsid w:val="00BA0229"/>
    <w:rsid w:val="00BA0798"/>
    <w:rsid w:val="00BA0925"/>
    <w:rsid w:val="00BA0C15"/>
    <w:rsid w:val="00BA0C30"/>
    <w:rsid w:val="00BA0F0B"/>
    <w:rsid w:val="00BA0F35"/>
    <w:rsid w:val="00BA1195"/>
    <w:rsid w:val="00BA18FD"/>
    <w:rsid w:val="00BA1A47"/>
    <w:rsid w:val="00BA1B5A"/>
    <w:rsid w:val="00BA1B5F"/>
    <w:rsid w:val="00BA1C6B"/>
    <w:rsid w:val="00BA1FF2"/>
    <w:rsid w:val="00BA2236"/>
    <w:rsid w:val="00BA25F7"/>
    <w:rsid w:val="00BA2796"/>
    <w:rsid w:val="00BA2BA9"/>
    <w:rsid w:val="00BA2E3C"/>
    <w:rsid w:val="00BA308C"/>
    <w:rsid w:val="00BA32F6"/>
    <w:rsid w:val="00BA3419"/>
    <w:rsid w:val="00BA3783"/>
    <w:rsid w:val="00BA3A3F"/>
    <w:rsid w:val="00BA4077"/>
    <w:rsid w:val="00BA4184"/>
    <w:rsid w:val="00BA4196"/>
    <w:rsid w:val="00BA4217"/>
    <w:rsid w:val="00BA449A"/>
    <w:rsid w:val="00BA4547"/>
    <w:rsid w:val="00BA4594"/>
    <w:rsid w:val="00BA463C"/>
    <w:rsid w:val="00BA49CC"/>
    <w:rsid w:val="00BA4A8D"/>
    <w:rsid w:val="00BA4B1C"/>
    <w:rsid w:val="00BA4EBD"/>
    <w:rsid w:val="00BA53DB"/>
    <w:rsid w:val="00BA53E0"/>
    <w:rsid w:val="00BA5408"/>
    <w:rsid w:val="00BA5454"/>
    <w:rsid w:val="00BA556C"/>
    <w:rsid w:val="00BA55DF"/>
    <w:rsid w:val="00BA5B45"/>
    <w:rsid w:val="00BA5B58"/>
    <w:rsid w:val="00BA5C03"/>
    <w:rsid w:val="00BA5D48"/>
    <w:rsid w:val="00BA5E28"/>
    <w:rsid w:val="00BA5F3B"/>
    <w:rsid w:val="00BA6149"/>
    <w:rsid w:val="00BA6196"/>
    <w:rsid w:val="00BA6311"/>
    <w:rsid w:val="00BA63FB"/>
    <w:rsid w:val="00BA64DA"/>
    <w:rsid w:val="00BA6512"/>
    <w:rsid w:val="00BA6556"/>
    <w:rsid w:val="00BA668E"/>
    <w:rsid w:val="00BA674B"/>
    <w:rsid w:val="00BA7886"/>
    <w:rsid w:val="00BA7B81"/>
    <w:rsid w:val="00BA7D9C"/>
    <w:rsid w:val="00BB0003"/>
    <w:rsid w:val="00BB0051"/>
    <w:rsid w:val="00BB039C"/>
    <w:rsid w:val="00BB06B9"/>
    <w:rsid w:val="00BB0BFA"/>
    <w:rsid w:val="00BB0C75"/>
    <w:rsid w:val="00BB0E35"/>
    <w:rsid w:val="00BB0E51"/>
    <w:rsid w:val="00BB0E93"/>
    <w:rsid w:val="00BB15B3"/>
    <w:rsid w:val="00BB1673"/>
    <w:rsid w:val="00BB16B9"/>
    <w:rsid w:val="00BB1A2B"/>
    <w:rsid w:val="00BB1CED"/>
    <w:rsid w:val="00BB1D41"/>
    <w:rsid w:val="00BB1D64"/>
    <w:rsid w:val="00BB1D78"/>
    <w:rsid w:val="00BB1E14"/>
    <w:rsid w:val="00BB27CB"/>
    <w:rsid w:val="00BB2BC0"/>
    <w:rsid w:val="00BB2FC0"/>
    <w:rsid w:val="00BB33A3"/>
    <w:rsid w:val="00BB347B"/>
    <w:rsid w:val="00BB35C1"/>
    <w:rsid w:val="00BB36A1"/>
    <w:rsid w:val="00BB36B4"/>
    <w:rsid w:val="00BB375E"/>
    <w:rsid w:val="00BB3D41"/>
    <w:rsid w:val="00BB3DAE"/>
    <w:rsid w:val="00BB421D"/>
    <w:rsid w:val="00BB4321"/>
    <w:rsid w:val="00BB4424"/>
    <w:rsid w:val="00BB469E"/>
    <w:rsid w:val="00BB47F8"/>
    <w:rsid w:val="00BB4E71"/>
    <w:rsid w:val="00BB4FC6"/>
    <w:rsid w:val="00BB5499"/>
    <w:rsid w:val="00BB566A"/>
    <w:rsid w:val="00BB57F4"/>
    <w:rsid w:val="00BB58A7"/>
    <w:rsid w:val="00BB5A4D"/>
    <w:rsid w:val="00BB5AD6"/>
    <w:rsid w:val="00BB6271"/>
    <w:rsid w:val="00BB66DF"/>
    <w:rsid w:val="00BB67BB"/>
    <w:rsid w:val="00BB6A60"/>
    <w:rsid w:val="00BB7286"/>
    <w:rsid w:val="00BB7458"/>
    <w:rsid w:val="00BB79DC"/>
    <w:rsid w:val="00BB7AB8"/>
    <w:rsid w:val="00BB7BA1"/>
    <w:rsid w:val="00BB7C76"/>
    <w:rsid w:val="00BB7E4C"/>
    <w:rsid w:val="00BB7F87"/>
    <w:rsid w:val="00BC00C0"/>
    <w:rsid w:val="00BC033B"/>
    <w:rsid w:val="00BC047C"/>
    <w:rsid w:val="00BC07CB"/>
    <w:rsid w:val="00BC0D06"/>
    <w:rsid w:val="00BC0DD5"/>
    <w:rsid w:val="00BC1294"/>
    <w:rsid w:val="00BC1851"/>
    <w:rsid w:val="00BC18C3"/>
    <w:rsid w:val="00BC18EC"/>
    <w:rsid w:val="00BC1970"/>
    <w:rsid w:val="00BC1C32"/>
    <w:rsid w:val="00BC205A"/>
    <w:rsid w:val="00BC2123"/>
    <w:rsid w:val="00BC2349"/>
    <w:rsid w:val="00BC24B5"/>
    <w:rsid w:val="00BC2765"/>
    <w:rsid w:val="00BC2960"/>
    <w:rsid w:val="00BC2A5B"/>
    <w:rsid w:val="00BC2E7F"/>
    <w:rsid w:val="00BC2F89"/>
    <w:rsid w:val="00BC309B"/>
    <w:rsid w:val="00BC3373"/>
    <w:rsid w:val="00BC345B"/>
    <w:rsid w:val="00BC381F"/>
    <w:rsid w:val="00BC399B"/>
    <w:rsid w:val="00BC3A76"/>
    <w:rsid w:val="00BC3DEC"/>
    <w:rsid w:val="00BC3EBB"/>
    <w:rsid w:val="00BC3FD8"/>
    <w:rsid w:val="00BC40B4"/>
    <w:rsid w:val="00BC41B2"/>
    <w:rsid w:val="00BC43F2"/>
    <w:rsid w:val="00BC44AF"/>
    <w:rsid w:val="00BC46AB"/>
    <w:rsid w:val="00BC46D1"/>
    <w:rsid w:val="00BC47CA"/>
    <w:rsid w:val="00BC48CB"/>
    <w:rsid w:val="00BC4A95"/>
    <w:rsid w:val="00BC5073"/>
    <w:rsid w:val="00BC5100"/>
    <w:rsid w:val="00BC5311"/>
    <w:rsid w:val="00BC5730"/>
    <w:rsid w:val="00BC5939"/>
    <w:rsid w:val="00BC5AF5"/>
    <w:rsid w:val="00BC5FBA"/>
    <w:rsid w:val="00BC60D3"/>
    <w:rsid w:val="00BC617A"/>
    <w:rsid w:val="00BC666E"/>
    <w:rsid w:val="00BC681B"/>
    <w:rsid w:val="00BC6853"/>
    <w:rsid w:val="00BC68A5"/>
    <w:rsid w:val="00BC69A0"/>
    <w:rsid w:val="00BC73EC"/>
    <w:rsid w:val="00BC74A6"/>
    <w:rsid w:val="00BC76D0"/>
    <w:rsid w:val="00BC7861"/>
    <w:rsid w:val="00BC7923"/>
    <w:rsid w:val="00BC7C91"/>
    <w:rsid w:val="00BC7D8B"/>
    <w:rsid w:val="00BCE747"/>
    <w:rsid w:val="00BD022E"/>
    <w:rsid w:val="00BD0270"/>
    <w:rsid w:val="00BD0848"/>
    <w:rsid w:val="00BD0885"/>
    <w:rsid w:val="00BD08E0"/>
    <w:rsid w:val="00BD0C39"/>
    <w:rsid w:val="00BD1174"/>
    <w:rsid w:val="00BD16C8"/>
    <w:rsid w:val="00BD17AB"/>
    <w:rsid w:val="00BD2626"/>
    <w:rsid w:val="00BD267F"/>
    <w:rsid w:val="00BD26EF"/>
    <w:rsid w:val="00BD294C"/>
    <w:rsid w:val="00BD316F"/>
    <w:rsid w:val="00BD3334"/>
    <w:rsid w:val="00BD3467"/>
    <w:rsid w:val="00BD360F"/>
    <w:rsid w:val="00BD38BE"/>
    <w:rsid w:val="00BD39FE"/>
    <w:rsid w:val="00BD3DEC"/>
    <w:rsid w:val="00BD40DE"/>
    <w:rsid w:val="00BD4226"/>
    <w:rsid w:val="00BD47CC"/>
    <w:rsid w:val="00BD4930"/>
    <w:rsid w:val="00BD4999"/>
    <w:rsid w:val="00BD4A05"/>
    <w:rsid w:val="00BD4D46"/>
    <w:rsid w:val="00BD4EB0"/>
    <w:rsid w:val="00BD533B"/>
    <w:rsid w:val="00BD53CF"/>
    <w:rsid w:val="00BD5456"/>
    <w:rsid w:val="00BD54D9"/>
    <w:rsid w:val="00BD5536"/>
    <w:rsid w:val="00BD5797"/>
    <w:rsid w:val="00BD5C66"/>
    <w:rsid w:val="00BD5D67"/>
    <w:rsid w:val="00BD5D84"/>
    <w:rsid w:val="00BD5F94"/>
    <w:rsid w:val="00BD620C"/>
    <w:rsid w:val="00BD6275"/>
    <w:rsid w:val="00BD63FA"/>
    <w:rsid w:val="00BD6417"/>
    <w:rsid w:val="00BD665C"/>
    <w:rsid w:val="00BD6DF3"/>
    <w:rsid w:val="00BD76BE"/>
    <w:rsid w:val="00BD7827"/>
    <w:rsid w:val="00BD799E"/>
    <w:rsid w:val="00BD79DB"/>
    <w:rsid w:val="00BD7BB0"/>
    <w:rsid w:val="00BD7D12"/>
    <w:rsid w:val="00BD7DCC"/>
    <w:rsid w:val="00BE00C3"/>
    <w:rsid w:val="00BE040A"/>
    <w:rsid w:val="00BE0480"/>
    <w:rsid w:val="00BE0594"/>
    <w:rsid w:val="00BE06DB"/>
    <w:rsid w:val="00BE09D5"/>
    <w:rsid w:val="00BE0A00"/>
    <w:rsid w:val="00BE0CEB"/>
    <w:rsid w:val="00BE0FE1"/>
    <w:rsid w:val="00BE1246"/>
    <w:rsid w:val="00BE1383"/>
    <w:rsid w:val="00BE1A95"/>
    <w:rsid w:val="00BE1DBC"/>
    <w:rsid w:val="00BE1E56"/>
    <w:rsid w:val="00BE229D"/>
    <w:rsid w:val="00BE22B2"/>
    <w:rsid w:val="00BE2316"/>
    <w:rsid w:val="00BE245F"/>
    <w:rsid w:val="00BE24D8"/>
    <w:rsid w:val="00BE251F"/>
    <w:rsid w:val="00BE33D8"/>
    <w:rsid w:val="00BE3574"/>
    <w:rsid w:val="00BE3721"/>
    <w:rsid w:val="00BE37B2"/>
    <w:rsid w:val="00BE4671"/>
    <w:rsid w:val="00BE4A58"/>
    <w:rsid w:val="00BE4BB0"/>
    <w:rsid w:val="00BE4D96"/>
    <w:rsid w:val="00BE4E6C"/>
    <w:rsid w:val="00BE4F31"/>
    <w:rsid w:val="00BE502F"/>
    <w:rsid w:val="00BE51E5"/>
    <w:rsid w:val="00BE5487"/>
    <w:rsid w:val="00BE552C"/>
    <w:rsid w:val="00BE5770"/>
    <w:rsid w:val="00BE5A7D"/>
    <w:rsid w:val="00BE5C23"/>
    <w:rsid w:val="00BE5CA3"/>
    <w:rsid w:val="00BE696E"/>
    <w:rsid w:val="00BE6A29"/>
    <w:rsid w:val="00BE6DF3"/>
    <w:rsid w:val="00BE7293"/>
    <w:rsid w:val="00BE740B"/>
    <w:rsid w:val="00BE748D"/>
    <w:rsid w:val="00BE752A"/>
    <w:rsid w:val="00BE760E"/>
    <w:rsid w:val="00BE7A3F"/>
    <w:rsid w:val="00BE7C15"/>
    <w:rsid w:val="00BE7E7E"/>
    <w:rsid w:val="00BF0644"/>
    <w:rsid w:val="00BF0794"/>
    <w:rsid w:val="00BF08BA"/>
    <w:rsid w:val="00BF092D"/>
    <w:rsid w:val="00BF0B15"/>
    <w:rsid w:val="00BF0B41"/>
    <w:rsid w:val="00BF0D3C"/>
    <w:rsid w:val="00BF0DFD"/>
    <w:rsid w:val="00BF0E95"/>
    <w:rsid w:val="00BF0EA4"/>
    <w:rsid w:val="00BF0FBF"/>
    <w:rsid w:val="00BF10DC"/>
    <w:rsid w:val="00BF1185"/>
    <w:rsid w:val="00BF1429"/>
    <w:rsid w:val="00BF161E"/>
    <w:rsid w:val="00BF1836"/>
    <w:rsid w:val="00BF1AF7"/>
    <w:rsid w:val="00BF1B3A"/>
    <w:rsid w:val="00BF1C6F"/>
    <w:rsid w:val="00BF1C97"/>
    <w:rsid w:val="00BF1CC2"/>
    <w:rsid w:val="00BF23F9"/>
    <w:rsid w:val="00BF2A42"/>
    <w:rsid w:val="00BF2A83"/>
    <w:rsid w:val="00BF3011"/>
    <w:rsid w:val="00BF3088"/>
    <w:rsid w:val="00BF30DF"/>
    <w:rsid w:val="00BF350A"/>
    <w:rsid w:val="00BF3592"/>
    <w:rsid w:val="00BF3A8C"/>
    <w:rsid w:val="00BF3AC6"/>
    <w:rsid w:val="00BF3B5A"/>
    <w:rsid w:val="00BF3CCE"/>
    <w:rsid w:val="00BF3DB2"/>
    <w:rsid w:val="00BF3F01"/>
    <w:rsid w:val="00BF4105"/>
    <w:rsid w:val="00BF4322"/>
    <w:rsid w:val="00BF456C"/>
    <w:rsid w:val="00BF4B34"/>
    <w:rsid w:val="00BF4C34"/>
    <w:rsid w:val="00BF541C"/>
    <w:rsid w:val="00BF5421"/>
    <w:rsid w:val="00BF5615"/>
    <w:rsid w:val="00BF5ABB"/>
    <w:rsid w:val="00BF5C53"/>
    <w:rsid w:val="00BF630E"/>
    <w:rsid w:val="00BF66B0"/>
    <w:rsid w:val="00BF66D2"/>
    <w:rsid w:val="00BF6704"/>
    <w:rsid w:val="00BF684F"/>
    <w:rsid w:val="00BF697B"/>
    <w:rsid w:val="00BF69A8"/>
    <w:rsid w:val="00BF6D2B"/>
    <w:rsid w:val="00BF6E27"/>
    <w:rsid w:val="00BF760B"/>
    <w:rsid w:val="00BF7958"/>
    <w:rsid w:val="00BF7F14"/>
    <w:rsid w:val="00C0018B"/>
    <w:rsid w:val="00C001A3"/>
    <w:rsid w:val="00C003F8"/>
    <w:rsid w:val="00C0072C"/>
    <w:rsid w:val="00C00C9E"/>
    <w:rsid w:val="00C01162"/>
    <w:rsid w:val="00C0122B"/>
    <w:rsid w:val="00C01628"/>
    <w:rsid w:val="00C017C8"/>
    <w:rsid w:val="00C0203D"/>
    <w:rsid w:val="00C02571"/>
    <w:rsid w:val="00C027B3"/>
    <w:rsid w:val="00C028E2"/>
    <w:rsid w:val="00C02BFD"/>
    <w:rsid w:val="00C02CBD"/>
    <w:rsid w:val="00C030C8"/>
    <w:rsid w:val="00C033B4"/>
    <w:rsid w:val="00C0350B"/>
    <w:rsid w:val="00C03ACF"/>
    <w:rsid w:val="00C03B1F"/>
    <w:rsid w:val="00C03B97"/>
    <w:rsid w:val="00C03DEB"/>
    <w:rsid w:val="00C0451B"/>
    <w:rsid w:val="00C046C5"/>
    <w:rsid w:val="00C047D1"/>
    <w:rsid w:val="00C04A4A"/>
    <w:rsid w:val="00C04C4E"/>
    <w:rsid w:val="00C04EC0"/>
    <w:rsid w:val="00C052A9"/>
    <w:rsid w:val="00C0553F"/>
    <w:rsid w:val="00C05545"/>
    <w:rsid w:val="00C05677"/>
    <w:rsid w:val="00C05738"/>
    <w:rsid w:val="00C05C09"/>
    <w:rsid w:val="00C060FC"/>
    <w:rsid w:val="00C06196"/>
    <w:rsid w:val="00C0642D"/>
    <w:rsid w:val="00C06C53"/>
    <w:rsid w:val="00C06D16"/>
    <w:rsid w:val="00C0733D"/>
    <w:rsid w:val="00C07657"/>
    <w:rsid w:val="00C0769A"/>
    <w:rsid w:val="00C07886"/>
    <w:rsid w:val="00C0795D"/>
    <w:rsid w:val="00C079B6"/>
    <w:rsid w:val="00C07AC7"/>
    <w:rsid w:val="00C07B5A"/>
    <w:rsid w:val="00C07E95"/>
    <w:rsid w:val="00C07ECA"/>
    <w:rsid w:val="00C102DA"/>
    <w:rsid w:val="00C10493"/>
    <w:rsid w:val="00C10496"/>
    <w:rsid w:val="00C10595"/>
    <w:rsid w:val="00C10688"/>
    <w:rsid w:val="00C10740"/>
    <w:rsid w:val="00C1087A"/>
    <w:rsid w:val="00C109BB"/>
    <w:rsid w:val="00C10A7A"/>
    <w:rsid w:val="00C112F2"/>
    <w:rsid w:val="00C11581"/>
    <w:rsid w:val="00C11AF0"/>
    <w:rsid w:val="00C11F6D"/>
    <w:rsid w:val="00C12145"/>
    <w:rsid w:val="00C125DD"/>
    <w:rsid w:val="00C12C49"/>
    <w:rsid w:val="00C13153"/>
    <w:rsid w:val="00C132EC"/>
    <w:rsid w:val="00C1332F"/>
    <w:rsid w:val="00C13605"/>
    <w:rsid w:val="00C13640"/>
    <w:rsid w:val="00C13EE1"/>
    <w:rsid w:val="00C13FCE"/>
    <w:rsid w:val="00C144CB"/>
    <w:rsid w:val="00C14540"/>
    <w:rsid w:val="00C14902"/>
    <w:rsid w:val="00C14C87"/>
    <w:rsid w:val="00C14E7F"/>
    <w:rsid w:val="00C14EC7"/>
    <w:rsid w:val="00C14F12"/>
    <w:rsid w:val="00C14F63"/>
    <w:rsid w:val="00C15177"/>
    <w:rsid w:val="00C1539E"/>
    <w:rsid w:val="00C15567"/>
    <w:rsid w:val="00C159AB"/>
    <w:rsid w:val="00C15B15"/>
    <w:rsid w:val="00C161F0"/>
    <w:rsid w:val="00C16681"/>
    <w:rsid w:val="00C16751"/>
    <w:rsid w:val="00C16E71"/>
    <w:rsid w:val="00C16FE3"/>
    <w:rsid w:val="00C16FF4"/>
    <w:rsid w:val="00C17063"/>
    <w:rsid w:val="00C17132"/>
    <w:rsid w:val="00C17494"/>
    <w:rsid w:val="00C17495"/>
    <w:rsid w:val="00C17585"/>
    <w:rsid w:val="00C17E2C"/>
    <w:rsid w:val="00C201E3"/>
    <w:rsid w:val="00C2059A"/>
    <w:rsid w:val="00C205E1"/>
    <w:rsid w:val="00C20650"/>
    <w:rsid w:val="00C20932"/>
    <w:rsid w:val="00C20CBA"/>
    <w:rsid w:val="00C20D17"/>
    <w:rsid w:val="00C20EEC"/>
    <w:rsid w:val="00C20F14"/>
    <w:rsid w:val="00C20F37"/>
    <w:rsid w:val="00C211C4"/>
    <w:rsid w:val="00C21221"/>
    <w:rsid w:val="00C21404"/>
    <w:rsid w:val="00C2142C"/>
    <w:rsid w:val="00C214A8"/>
    <w:rsid w:val="00C2158F"/>
    <w:rsid w:val="00C21736"/>
    <w:rsid w:val="00C21929"/>
    <w:rsid w:val="00C21CEF"/>
    <w:rsid w:val="00C22384"/>
    <w:rsid w:val="00C2262C"/>
    <w:rsid w:val="00C227CD"/>
    <w:rsid w:val="00C22900"/>
    <w:rsid w:val="00C22C39"/>
    <w:rsid w:val="00C23024"/>
    <w:rsid w:val="00C23364"/>
    <w:rsid w:val="00C233F5"/>
    <w:rsid w:val="00C2342F"/>
    <w:rsid w:val="00C23981"/>
    <w:rsid w:val="00C23B23"/>
    <w:rsid w:val="00C23C62"/>
    <w:rsid w:val="00C23D31"/>
    <w:rsid w:val="00C23D4C"/>
    <w:rsid w:val="00C23DEE"/>
    <w:rsid w:val="00C23F5F"/>
    <w:rsid w:val="00C244E7"/>
    <w:rsid w:val="00C246C3"/>
    <w:rsid w:val="00C249AD"/>
    <w:rsid w:val="00C24BFE"/>
    <w:rsid w:val="00C24D50"/>
    <w:rsid w:val="00C24D6F"/>
    <w:rsid w:val="00C24EE4"/>
    <w:rsid w:val="00C2501F"/>
    <w:rsid w:val="00C253A6"/>
    <w:rsid w:val="00C2588A"/>
    <w:rsid w:val="00C25949"/>
    <w:rsid w:val="00C25D8E"/>
    <w:rsid w:val="00C25E8A"/>
    <w:rsid w:val="00C260A5"/>
    <w:rsid w:val="00C262BF"/>
    <w:rsid w:val="00C2631F"/>
    <w:rsid w:val="00C26343"/>
    <w:rsid w:val="00C264A2"/>
    <w:rsid w:val="00C26635"/>
    <w:rsid w:val="00C267D9"/>
    <w:rsid w:val="00C26BDC"/>
    <w:rsid w:val="00C26D79"/>
    <w:rsid w:val="00C26E2A"/>
    <w:rsid w:val="00C27AA0"/>
    <w:rsid w:val="00C27D77"/>
    <w:rsid w:val="00C3001F"/>
    <w:rsid w:val="00C30149"/>
    <w:rsid w:val="00C3018F"/>
    <w:rsid w:val="00C30632"/>
    <w:rsid w:val="00C30764"/>
    <w:rsid w:val="00C3081C"/>
    <w:rsid w:val="00C30965"/>
    <w:rsid w:val="00C30A14"/>
    <w:rsid w:val="00C30ACC"/>
    <w:rsid w:val="00C30D8A"/>
    <w:rsid w:val="00C3163C"/>
    <w:rsid w:val="00C318C4"/>
    <w:rsid w:val="00C318C9"/>
    <w:rsid w:val="00C31C73"/>
    <w:rsid w:val="00C31CD3"/>
    <w:rsid w:val="00C31FCB"/>
    <w:rsid w:val="00C31FCE"/>
    <w:rsid w:val="00C32069"/>
    <w:rsid w:val="00C320EF"/>
    <w:rsid w:val="00C3231E"/>
    <w:rsid w:val="00C32370"/>
    <w:rsid w:val="00C329AB"/>
    <w:rsid w:val="00C32DD2"/>
    <w:rsid w:val="00C32EEE"/>
    <w:rsid w:val="00C32F93"/>
    <w:rsid w:val="00C338CB"/>
    <w:rsid w:val="00C33CD5"/>
    <w:rsid w:val="00C33FA8"/>
    <w:rsid w:val="00C34036"/>
    <w:rsid w:val="00C341AA"/>
    <w:rsid w:val="00C341D6"/>
    <w:rsid w:val="00C34397"/>
    <w:rsid w:val="00C344D3"/>
    <w:rsid w:val="00C346F3"/>
    <w:rsid w:val="00C34732"/>
    <w:rsid w:val="00C34830"/>
    <w:rsid w:val="00C34AD2"/>
    <w:rsid w:val="00C34B36"/>
    <w:rsid w:val="00C34E30"/>
    <w:rsid w:val="00C34FDC"/>
    <w:rsid w:val="00C354B9"/>
    <w:rsid w:val="00C35C10"/>
    <w:rsid w:val="00C35E56"/>
    <w:rsid w:val="00C366F5"/>
    <w:rsid w:val="00C36A3F"/>
    <w:rsid w:val="00C36F46"/>
    <w:rsid w:val="00C37121"/>
    <w:rsid w:val="00C373D0"/>
    <w:rsid w:val="00C3749A"/>
    <w:rsid w:val="00C377B3"/>
    <w:rsid w:val="00C37A35"/>
    <w:rsid w:val="00C37EDA"/>
    <w:rsid w:val="00C37F63"/>
    <w:rsid w:val="00C37FF8"/>
    <w:rsid w:val="00C400CE"/>
    <w:rsid w:val="00C404F8"/>
    <w:rsid w:val="00C409E7"/>
    <w:rsid w:val="00C40A49"/>
    <w:rsid w:val="00C40BC3"/>
    <w:rsid w:val="00C40DF2"/>
    <w:rsid w:val="00C40FC6"/>
    <w:rsid w:val="00C4112F"/>
    <w:rsid w:val="00C4141F"/>
    <w:rsid w:val="00C41535"/>
    <w:rsid w:val="00C41685"/>
    <w:rsid w:val="00C418D7"/>
    <w:rsid w:val="00C41B5B"/>
    <w:rsid w:val="00C41D03"/>
    <w:rsid w:val="00C426C5"/>
    <w:rsid w:val="00C427C1"/>
    <w:rsid w:val="00C428DD"/>
    <w:rsid w:val="00C42983"/>
    <w:rsid w:val="00C42B00"/>
    <w:rsid w:val="00C42C6B"/>
    <w:rsid w:val="00C42FD5"/>
    <w:rsid w:val="00C430BC"/>
    <w:rsid w:val="00C432D9"/>
    <w:rsid w:val="00C434B2"/>
    <w:rsid w:val="00C4379E"/>
    <w:rsid w:val="00C43ECA"/>
    <w:rsid w:val="00C43F03"/>
    <w:rsid w:val="00C440DB"/>
    <w:rsid w:val="00C4423C"/>
    <w:rsid w:val="00C44253"/>
    <w:rsid w:val="00C443AB"/>
    <w:rsid w:val="00C446D8"/>
    <w:rsid w:val="00C4482E"/>
    <w:rsid w:val="00C4489C"/>
    <w:rsid w:val="00C448C5"/>
    <w:rsid w:val="00C44AB3"/>
    <w:rsid w:val="00C44ECA"/>
    <w:rsid w:val="00C450F4"/>
    <w:rsid w:val="00C45230"/>
    <w:rsid w:val="00C45786"/>
    <w:rsid w:val="00C45A14"/>
    <w:rsid w:val="00C45B71"/>
    <w:rsid w:val="00C45D4D"/>
    <w:rsid w:val="00C45DC6"/>
    <w:rsid w:val="00C45DDD"/>
    <w:rsid w:val="00C46650"/>
    <w:rsid w:val="00C466DD"/>
    <w:rsid w:val="00C46859"/>
    <w:rsid w:val="00C46BC5"/>
    <w:rsid w:val="00C46F42"/>
    <w:rsid w:val="00C4708E"/>
    <w:rsid w:val="00C472A1"/>
    <w:rsid w:val="00C4748D"/>
    <w:rsid w:val="00C474D1"/>
    <w:rsid w:val="00C4750F"/>
    <w:rsid w:val="00C4756F"/>
    <w:rsid w:val="00C4764D"/>
    <w:rsid w:val="00C47718"/>
    <w:rsid w:val="00C47719"/>
    <w:rsid w:val="00C4787B"/>
    <w:rsid w:val="00C47BCB"/>
    <w:rsid w:val="00C47C72"/>
    <w:rsid w:val="00C47F15"/>
    <w:rsid w:val="00C5009E"/>
    <w:rsid w:val="00C50560"/>
    <w:rsid w:val="00C50700"/>
    <w:rsid w:val="00C51104"/>
    <w:rsid w:val="00C51501"/>
    <w:rsid w:val="00C51751"/>
    <w:rsid w:val="00C51B86"/>
    <w:rsid w:val="00C51BBB"/>
    <w:rsid w:val="00C51D8C"/>
    <w:rsid w:val="00C51D9E"/>
    <w:rsid w:val="00C51E37"/>
    <w:rsid w:val="00C52C24"/>
    <w:rsid w:val="00C5316C"/>
    <w:rsid w:val="00C5320B"/>
    <w:rsid w:val="00C533E5"/>
    <w:rsid w:val="00C534B4"/>
    <w:rsid w:val="00C53736"/>
    <w:rsid w:val="00C537EB"/>
    <w:rsid w:val="00C53946"/>
    <w:rsid w:val="00C539B8"/>
    <w:rsid w:val="00C53A0D"/>
    <w:rsid w:val="00C53A87"/>
    <w:rsid w:val="00C53AF1"/>
    <w:rsid w:val="00C53E15"/>
    <w:rsid w:val="00C53E39"/>
    <w:rsid w:val="00C53F4A"/>
    <w:rsid w:val="00C5445F"/>
    <w:rsid w:val="00C5485D"/>
    <w:rsid w:val="00C5499F"/>
    <w:rsid w:val="00C549C6"/>
    <w:rsid w:val="00C54A6F"/>
    <w:rsid w:val="00C54C8A"/>
    <w:rsid w:val="00C54EB7"/>
    <w:rsid w:val="00C54FAE"/>
    <w:rsid w:val="00C5514A"/>
    <w:rsid w:val="00C5519A"/>
    <w:rsid w:val="00C55483"/>
    <w:rsid w:val="00C55638"/>
    <w:rsid w:val="00C5577A"/>
    <w:rsid w:val="00C559BA"/>
    <w:rsid w:val="00C55A9A"/>
    <w:rsid w:val="00C56495"/>
    <w:rsid w:val="00C565F2"/>
    <w:rsid w:val="00C56741"/>
    <w:rsid w:val="00C5715B"/>
    <w:rsid w:val="00C57296"/>
    <w:rsid w:val="00C575A7"/>
    <w:rsid w:val="00C57623"/>
    <w:rsid w:val="00C579B8"/>
    <w:rsid w:val="00C57BC4"/>
    <w:rsid w:val="00C57E7A"/>
    <w:rsid w:val="00C601DC"/>
    <w:rsid w:val="00C602AF"/>
    <w:rsid w:val="00C60447"/>
    <w:rsid w:val="00C605EE"/>
    <w:rsid w:val="00C606D4"/>
    <w:rsid w:val="00C60994"/>
    <w:rsid w:val="00C60CF4"/>
    <w:rsid w:val="00C613FB"/>
    <w:rsid w:val="00C6141A"/>
    <w:rsid w:val="00C61E83"/>
    <w:rsid w:val="00C61FB0"/>
    <w:rsid w:val="00C62261"/>
    <w:rsid w:val="00C62275"/>
    <w:rsid w:val="00C62280"/>
    <w:rsid w:val="00C622AB"/>
    <w:rsid w:val="00C623FE"/>
    <w:rsid w:val="00C62610"/>
    <w:rsid w:val="00C626D0"/>
    <w:rsid w:val="00C628F8"/>
    <w:rsid w:val="00C62EF5"/>
    <w:rsid w:val="00C62F63"/>
    <w:rsid w:val="00C63144"/>
    <w:rsid w:val="00C63836"/>
    <w:rsid w:val="00C63B99"/>
    <w:rsid w:val="00C63D8C"/>
    <w:rsid w:val="00C64388"/>
    <w:rsid w:val="00C64465"/>
    <w:rsid w:val="00C6468D"/>
    <w:rsid w:val="00C646FE"/>
    <w:rsid w:val="00C6476D"/>
    <w:rsid w:val="00C64BAE"/>
    <w:rsid w:val="00C64CC6"/>
    <w:rsid w:val="00C64E86"/>
    <w:rsid w:val="00C64F14"/>
    <w:rsid w:val="00C657B9"/>
    <w:rsid w:val="00C6587B"/>
    <w:rsid w:val="00C65A14"/>
    <w:rsid w:val="00C65DB5"/>
    <w:rsid w:val="00C65E8D"/>
    <w:rsid w:val="00C65FEB"/>
    <w:rsid w:val="00C66072"/>
    <w:rsid w:val="00C6638D"/>
    <w:rsid w:val="00C664B0"/>
    <w:rsid w:val="00C66602"/>
    <w:rsid w:val="00C666C2"/>
    <w:rsid w:val="00C667B3"/>
    <w:rsid w:val="00C66B31"/>
    <w:rsid w:val="00C66CE2"/>
    <w:rsid w:val="00C6707D"/>
    <w:rsid w:val="00C670A7"/>
    <w:rsid w:val="00C671DC"/>
    <w:rsid w:val="00C676BE"/>
    <w:rsid w:val="00C67AF2"/>
    <w:rsid w:val="00C70209"/>
    <w:rsid w:val="00C70374"/>
    <w:rsid w:val="00C70665"/>
    <w:rsid w:val="00C708DB"/>
    <w:rsid w:val="00C70BC0"/>
    <w:rsid w:val="00C70EE2"/>
    <w:rsid w:val="00C710FD"/>
    <w:rsid w:val="00C71108"/>
    <w:rsid w:val="00C714E2"/>
    <w:rsid w:val="00C7153E"/>
    <w:rsid w:val="00C7160A"/>
    <w:rsid w:val="00C717A4"/>
    <w:rsid w:val="00C71F64"/>
    <w:rsid w:val="00C72638"/>
    <w:rsid w:val="00C72AF0"/>
    <w:rsid w:val="00C72D2C"/>
    <w:rsid w:val="00C731CE"/>
    <w:rsid w:val="00C7323F"/>
    <w:rsid w:val="00C732AF"/>
    <w:rsid w:val="00C73B70"/>
    <w:rsid w:val="00C73BDD"/>
    <w:rsid w:val="00C73BFD"/>
    <w:rsid w:val="00C73F75"/>
    <w:rsid w:val="00C74565"/>
    <w:rsid w:val="00C745F6"/>
    <w:rsid w:val="00C74659"/>
    <w:rsid w:val="00C74D0F"/>
    <w:rsid w:val="00C74D28"/>
    <w:rsid w:val="00C74E73"/>
    <w:rsid w:val="00C75214"/>
    <w:rsid w:val="00C75228"/>
    <w:rsid w:val="00C754CB"/>
    <w:rsid w:val="00C754F7"/>
    <w:rsid w:val="00C757FF"/>
    <w:rsid w:val="00C75EF8"/>
    <w:rsid w:val="00C7642E"/>
    <w:rsid w:val="00C767D8"/>
    <w:rsid w:val="00C768A9"/>
    <w:rsid w:val="00C76B9F"/>
    <w:rsid w:val="00C76E1D"/>
    <w:rsid w:val="00C76F2A"/>
    <w:rsid w:val="00C7722E"/>
    <w:rsid w:val="00C77D38"/>
    <w:rsid w:val="00C77D53"/>
    <w:rsid w:val="00C77EFC"/>
    <w:rsid w:val="00C77F4D"/>
    <w:rsid w:val="00C800B8"/>
    <w:rsid w:val="00C800E2"/>
    <w:rsid w:val="00C80375"/>
    <w:rsid w:val="00C803F9"/>
    <w:rsid w:val="00C80728"/>
    <w:rsid w:val="00C80822"/>
    <w:rsid w:val="00C8098C"/>
    <w:rsid w:val="00C809C4"/>
    <w:rsid w:val="00C80B44"/>
    <w:rsid w:val="00C80C7B"/>
    <w:rsid w:val="00C80D4B"/>
    <w:rsid w:val="00C811D2"/>
    <w:rsid w:val="00C812BC"/>
    <w:rsid w:val="00C8134E"/>
    <w:rsid w:val="00C8161C"/>
    <w:rsid w:val="00C816BF"/>
    <w:rsid w:val="00C8189C"/>
    <w:rsid w:val="00C818B5"/>
    <w:rsid w:val="00C81A6E"/>
    <w:rsid w:val="00C81F20"/>
    <w:rsid w:val="00C8208C"/>
    <w:rsid w:val="00C825F2"/>
    <w:rsid w:val="00C826DD"/>
    <w:rsid w:val="00C82765"/>
    <w:rsid w:val="00C827A2"/>
    <w:rsid w:val="00C82C7B"/>
    <w:rsid w:val="00C82C95"/>
    <w:rsid w:val="00C82E50"/>
    <w:rsid w:val="00C82E9E"/>
    <w:rsid w:val="00C830C2"/>
    <w:rsid w:val="00C83456"/>
    <w:rsid w:val="00C83493"/>
    <w:rsid w:val="00C837A0"/>
    <w:rsid w:val="00C837F9"/>
    <w:rsid w:val="00C83C38"/>
    <w:rsid w:val="00C83D7B"/>
    <w:rsid w:val="00C83DAB"/>
    <w:rsid w:val="00C83E14"/>
    <w:rsid w:val="00C83EDE"/>
    <w:rsid w:val="00C83FEB"/>
    <w:rsid w:val="00C840E6"/>
    <w:rsid w:val="00C843D7"/>
    <w:rsid w:val="00C84461"/>
    <w:rsid w:val="00C845CF"/>
    <w:rsid w:val="00C847DF"/>
    <w:rsid w:val="00C84AE8"/>
    <w:rsid w:val="00C84C1B"/>
    <w:rsid w:val="00C84FC5"/>
    <w:rsid w:val="00C85102"/>
    <w:rsid w:val="00C8536A"/>
    <w:rsid w:val="00C853C3"/>
    <w:rsid w:val="00C853E0"/>
    <w:rsid w:val="00C85DA4"/>
    <w:rsid w:val="00C86108"/>
    <w:rsid w:val="00C8677A"/>
    <w:rsid w:val="00C868A8"/>
    <w:rsid w:val="00C8690E"/>
    <w:rsid w:val="00C86B9D"/>
    <w:rsid w:val="00C86D9A"/>
    <w:rsid w:val="00C87214"/>
    <w:rsid w:val="00C87262"/>
    <w:rsid w:val="00C87442"/>
    <w:rsid w:val="00C8745B"/>
    <w:rsid w:val="00C8786F"/>
    <w:rsid w:val="00C87B91"/>
    <w:rsid w:val="00C87D23"/>
    <w:rsid w:val="00C87E66"/>
    <w:rsid w:val="00C87FC7"/>
    <w:rsid w:val="00C90039"/>
    <w:rsid w:val="00C90294"/>
    <w:rsid w:val="00C9033B"/>
    <w:rsid w:val="00C90480"/>
    <w:rsid w:val="00C9068F"/>
    <w:rsid w:val="00C908E9"/>
    <w:rsid w:val="00C90949"/>
    <w:rsid w:val="00C90D0E"/>
    <w:rsid w:val="00C90F3B"/>
    <w:rsid w:val="00C90F82"/>
    <w:rsid w:val="00C912FA"/>
    <w:rsid w:val="00C91321"/>
    <w:rsid w:val="00C9136F"/>
    <w:rsid w:val="00C913B3"/>
    <w:rsid w:val="00C9169E"/>
    <w:rsid w:val="00C91BF1"/>
    <w:rsid w:val="00C91C82"/>
    <w:rsid w:val="00C91D99"/>
    <w:rsid w:val="00C91D9B"/>
    <w:rsid w:val="00C91EFA"/>
    <w:rsid w:val="00C92015"/>
    <w:rsid w:val="00C921FB"/>
    <w:rsid w:val="00C9223A"/>
    <w:rsid w:val="00C923ED"/>
    <w:rsid w:val="00C92637"/>
    <w:rsid w:val="00C92B84"/>
    <w:rsid w:val="00C92D8F"/>
    <w:rsid w:val="00C931A3"/>
    <w:rsid w:val="00C9324E"/>
    <w:rsid w:val="00C93477"/>
    <w:rsid w:val="00C936AE"/>
    <w:rsid w:val="00C93867"/>
    <w:rsid w:val="00C93A1C"/>
    <w:rsid w:val="00C93DCB"/>
    <w:rsid w:val="00C93E0B"/>
    <w:rsid w:val="00C940FC"/>
    <w:rsid w:val="00C944D6"/>
    <w:rsid w:val="00C945E6"/>
    <w:rsid w:val="00C95150"/>
    <w:rsid w:val="00C9535C"/>
    <w:rsid w:val="00C954BE"/>
    <w:rsid w:val="00C964BC"/>
    <w:rsid w:val="00C96A16"/>
    <w:rsid w:val="00C96AD3"/>
    <w:rsid w:val="00C96BCD"/>
    <w:rsid w:val="00C96BEA"/>
    <w:rsid w:val="00C96F23"/>
    <w:rsid w:val="00C97282"/>
    <w:rsid w:val="00C9737B"/>
    <w:rsid w:val="00C9751C"/>
    <w:rsid w:val="00C976CA"/>
    <w:rsid w:val="00C977D5"/>
    <w:rsid w:val="00C97940"/>
    <w:rsid w:val="00C979A1"/>
    <w:rsid w:val="00C97A05"/>
    <w:rsid w:val="00C97C77"/>
    <w:rsid w:val="00CA006E"/>
    <w:rsid w:val="00CA0310"/>
    <w:rsid w:val="00CA042F"/>
    <w:rsid w:val="00CA0690"/>
    <w:rsid w:val="00CA0724"/>
    <w:rsid w:val="00CA0920"/>
    <w:rsid w:val="00CA0D60"/>
    <w:rsid w:val="00CA1100"/>
    <w:rsid w:val="00CA1177"/>
    <w:rsid w:val="00CA128A"/>
    <w:rsid w:val="00CA146D"/>
    <w:rsid w:val="00CA1891"/>
    <w:rsid w:val="00CA1B77"/>
    <w:rsid w:val="00CA1C3F"/>
    <w:rsid w:val="00CA213B"/>
    <w:rsid w:val="00CA234B"/>
    <w:rsid w:val="00CA23EA"/>
    <w:rsid w:val="00CA2420"/>
    <w:rsid w:val="00CA24C6"/>
    <w:rsid w:val="00CA28A8"/>
    <w:rsid w:val="00CA29FF"/>
    <w:rsid w:val="00CA2B60"/>
    <w:rsid w:val="00CA3575"/>
    <w:rsid w:val="00CA3982"/>
    <w:rsid w:val="00CA3F14"/>
    <w:rsid w:val="00CA3F98"/>
    <w:rsid w:val="00CA3FF9"/>
    <w:rsid w:val="00CA458B"/>
    <w:rsid w:val="00CA47EA"/>
    <w:rsid w:val="00CA503D"/>
    <w:rsid w:val="00CA523F"/>
    <w:rsid w:val="00CA5343"/>
    <w:rsid w:val="00CA5345"/>
    <w:rsid w:val="00CA5579"/>
    <w:rsid w:val="00CA5601"/>
    <w:rsid w:val="00CA5992"/>
    <w:rsid w:val="00CA59E4"/>
    <w:rsid w:val="00CA5B5B"/>
    <w:rsid w:val="00CA5D37"/>
    <w:rsid w:val="00CA5E55"/>
    <w:rsid w:val="00CA5ED4"/>
    <w:rsid w:val="00CA61D8"/>
    <w:rsid w:val="00CA6A14"/>
    <w:rsid w:val="00CA6A6B"/>
    <w:rsid w:val="00CA6A77"/>
    <w:rsid w:val="00CA6AD1"/>
    <w:rsid w:val="00CA6ECB"/>
    <w:rsid w:val="00CA6F20"/>
    <w:rsid w:val="00CA78E7"/>
    <w:rsid w:val="00CA7AD6"/>
    <w:rsid w:val="00CB0245"/>
    <w:rsid w:val="00CB02F8"/>
    <w:rsid w:val="00CB0DE4"/>
    <w:rsid w:val="00CB118E"/>
    <w:rsid w:val="00CB123D"/>
    <w:rsid w:val="00CB1430"/>
    <w:rsid w:val="00CB1887"/>
    <w:rsid w:val="00CB1A1A"/>
    <w:rsid w:val="00CB1AFC"/>
    <w:rsid w:val="00CB1D5E"/>
    <w:rsid w:val="00CB2308"/>
    <w:rsid w:val="00CB2462"/>
    <w:rsid w:val="00CB2985"/>
    <w:rsid w:val="00CB2A2C"/>
    <w:rsid w:val="00CB311E"/>
    <w:rsid w:val="00CB35F7"/>
    <w:rsid w:val="00CB37CD"/>
    <w:rsid w:val="00CB3A66"/>
    <w:rsid w:val="00CB3C07"/>
    <w:rsid w:val="00CB3D24"/>
    <w:rsid w:val="00CB3F48"/>
    <w:rsid w:val="00CB3FAD"/>
    <w:rsid w:val="00CB4000"/>
    <w:rsid w:val="00CB4005"/>
    <w:rsid w:val="00CB4486"/>
    <w:rsid w:val="00CB475B"/>
    <w:rsid w:val="00CB489F"/>
    <w:rsid w:val="00CB49A4"/>
    <w:rsid w:val="00CB4BA1"/>
    <w:rsid w:val="00CB4DF0"/>
    <w:rsid w:val="00CB4E45"/>
    <w:rsid w:val="00CB5394"/>
    <w:rsid w:val="00CB58A0"/>
    <w:rsid w:val="00CB5BE9"/>
    <w:rsid w:val="00CB5E57"/>
    <w:rsid w:val="00CB5F75"/>
    <w:rsid w:val="00CB60E5"/>
    <w:rsid w:val="00CB6193"/>
    <w:rsid w:val="00CB63CF"/>
    <w:rsid w:val="00CB640F"/>
    <w:rsid w:val="00CB64E4"/>
    <w:rsid w:val="00CB6540"/>
    <w:rsid w:val="00CB668B"/>
    <w:rsid w:val="00CB6731"/>
    <w:rsid w:val="00CB6A68"/>
    <w:rsid w:val="00CB6C4C"/>
    <w:rsid w:val="00CB716A"/>
    <w:rsid w:val="00CB7339"/>
    <w:rsid w:val="00CB7946"/>
    <w:rsid w:val="00CB794B"/>
    <w:rsid w:val="00CB7F67"/>
    <w:rsid w:val="00CC028E"/>
    <w:rsid w:val="00CC0297"/>
    <w:rsid w:val="00CC07BB"/>
    <w:rsid w:val="00CC0BF9"/>
    <w:rsid w:val="00CC0D2D"/>
    <w:rsid w:val="00CC0E41"/>
    <w:rsid w:val="00CC102E"/>
    <w:rsid w:val="00CC11A9"/>
    <w:rsid w:val="00CC1407"/>
    <w:rsid w:val="00CC1E4A"/>
    <w:rsid w:val="00CC1F24"/>
    <w:rsid w:val="00CC2239"/>
    <w:rsid w:val="00CC2768"/>
    <w:rsid w:val="00CC2965"/>
    <w:rsid w:val="00CC2CF7"/>
    <w:rsid w:val="00CC2ECF"/>
    <w:rsid w:val="00CC3049"/>
    <w:rsid w:val="00CC325B"/>
    <w:rsid w:val="00CC32D3"/>
    <w:rsid w:val="00CC3374"/>
    <w:rsid w:val="00CC37BA"/>
    <w:rsid w:val="00CC3A83"/>
    <w:rsid w:val="00CC3B34"/>
    <w:rsid w:val="00CC3C0E"/>
    <w:rsid w:val="00CC42B0"/>
    <w:rsid w:val="00CC43E8"/>
    <w:rsid w:val="00CC4406"/>
    <w:rsid w:val="00CC466D"/>
    <w:rsid w:val="00CC4B79"/>
    <w:rsid w:val="00CC4C15"/>
    <w:rsid w:val="00CC51ED"/>
    <w:rsid w:val="00CC5589"/>
    <w:rsid w:val="00CC587C"/>
    <w:rsid w:val="00CC5E4B"/>
    <w:rsid w:val="00CC625E"/>
    <w:rsid w:val="00CC6665"/>
    <w:rsid w:val="00CC6B03"/>
    <w:rsid w:val="00CC739D"/>
    <w:rsid w:val="00CC76F0"/>
    <w:rsid w:val="00CC7DB0"/>
    <w:rsid w:val="00CC7E06"/>
    <w:rsid w:val="00CC7EA1"/>
    <w:rsid w:val="00CD01C4"/>
    <w:rsid w:val="00CD03E6"/>
    <w:rsid w:val="00CD0419"/>
    <w:rsid w:val="00CD0631"/>
    <w:rsid w:val="00CD0849"/>
    <w:rsid w:val="00CD09A6"/>
    <w:rsid w:val="00CD09D3"/>
    <w:rsid w:val="00CD0D58"/>
    <w:rsid w:val="00CD0ECB"/>
    <w:rsid w:val="00CD1134"/>
    <w:rsid w:val="00CD125E"/>
    <w:rsid w:val="00CD1504"/>
    <w:rsid w:val="00CD1645"/>
    <w:rsid w:val="00CD18C9"/>
    <w:rsid w:val="00CD1BD0"/>
    <w:rsid w:val="00CD1D36"/>
    <w:rsid w:val="00CD2023"/>
    <w:rsid w:val="00CD2232"/>
    <w:rsid w:val="00CD274C"/>
    <w:rsid w:val="00CD2983"/>
    <w:rsid w:val="00CD299D"/>
    <w:rsid w:val="00CD2FED"/>
    <w:rsid w:val="00CD364F"/>
    <w:rsid w:val="00CD41DC"/>
    <w:rsid w:val="00CD45A2"/>
    <w:rsid w:val="00CD47B2"/>
    <w:rsid w:val="00CD4F0F"/>
    <w:rsid w:val="00CD53A1"/>
    <w:rsid w:val="00CD543D"/>
    <w:rsid w:val="00CD54A3"/>
    <w:rsid w:val="00CD5614"/>
    <w:rsid w:val="00CD5629"/>
    <w:rsid w:val="00CD566B"/>
    <w:rsid w:val="00CD5AB8"/>
    <w:rsid w:val="00CD5ABF"/>
    <w:rsid w:val="00CD5B89"/>
    <w:rsid w:val="00CD5D56"/>
    <w:rsid w:val="00CD6216"/>
    <w:rsid w:val="00CD6396"/>
    <w:rsid w:val="00CD6522"/>
    <w:rsid w:val="00CD66DB"/>
    <w:rsid w:val="00CD6B32"/>
    <w:rsid w:val="00CD6BE6"/>
    <w:rsid w:val="00CD70BD"/>
    <w:rsid w:val="00CD756F"/>
    <w:rsid w:val="00CD77ED"/>
    <w:rsid w:val="00CD78F6"/>
    <w:rsid w:val="00CE01E5"/>
    <w:rsid w:val="00CE03CC"/>
    <w:rsid w:val="00CE0590"/>
    <w:rsid w:val="00CE09DA"/>
    <w:rsid w:val="00CE0F35"/>
    <w:rsid w:val="00CE1052"/>
    <w:rsid w:val="00CE1150"/>
    <w:rsid w:val="00CE1154"/>
    <w:rsid w:val="00CE1464"/>
    <w:rsid w:val="00CE15D7"/>
    <w:rsid w:val="00CE1A8D"/>
    <w:rsid w:val="00CE1D50"/>
    <w:rsid w:val="00CE212F"/>
    <w:rsid w:val="00CE2238"/>
    <w:rsid w:val="00CE2337"/>
    <w:rsid w:val="00CE25DB"/>
    <w:rsid w:val="00CE26F1"/>
    <w:rsid w:val="00CE2D4B"/>
    <w:rsid w:val="00CE2EF1"/>
    <w:rsid w:val="00CE2F71"/>
    <w:rsid w:val="00CE311E"/>
    <w:rsid w:val="00CE31D6"/>
    <w:rsid w:val="00CE34EE"/>
    <w:rsid w:val="00CE351E"/>
    <w:rsid w:val="00CE3524"/>
    <w:rsid w:val="00CE3589"/>
    <w:rsid w:val="00CE3715"/>
    <w:rsid w:val="00CE37CB"/>
    <w:rsid w:val="00CE3815"/>
    <w:rsid w:val="00CE3A39"/>
    <w:rsid w:val="00CE3BE4"/>
    <w:rsid w:val="00CE3CEA"/>
    <w:rsid w:val="00CE3D6A"/>
    <w:rsid w:val="00CE3FA6"/>
    <w:rsid w:val="00CE45FA"/>
    <w:rsid w:val="00CE4612"/>
    <w:rsid w:val="00CE4796"/>
    <w:rsid w:val="00CE47C8"/>
    <w:rsid w:val="00CE48CF"/>
    <w:rsid w:val="00CE4906"/>
    <w:rsid w:val="00CE4BD1"/>
    <w:rsid w:val="00CE4F08"/>
    <w:rsid w:val="00CE51EF"/>
    <w:rsid w:val="00CE5532"/>
    <w:rsid w:val="00CE566F"/>
    <w:rsid w:val="00CE56F0"/>
    <w:rsid w:val="00CE578D"/>
    <w:rsid w:val="00CE57DD"/>
    <w:rsid w:val="00CE57E9"/>
    <w:rsid w:val="00CE5D8B"/>
    <w:rsid w:val="00CE5DBC"/>
    <w:rsid w:val="00CE6098"/>
    <w:rsid w:val="00CE6145"/>
    <w:rsid w:val="00CE6151"/>
    <w:rsid w:val="00CE6156"/>
    <w:rsid w:val="00CE6302"/>
    <w:rsid w:val="00CE65E3"/>
    <w:rsid w:val="00CE7096"/>
    <w:rsid w:val="00CE7393"/>
    <w:rsid w:val="00CE73C8"/>
    <w:rsid w:val="00CE7AF1"/>
    <w:rsid w:val="00CF006A"/>
    <w:rsid w:val="00CF0816"/>
    <w:rsid w:val="00CF0926"/>
    <w:rsid w:val="00CF0E22"/>
    <w:rsid w:val="00CF1056"/>
    <w:rsid w:val="00CF13CB"/>
    <w:rsid w:val="00CF1788"/>
    <w:rsid w:val="00CF187C"/>
    <w:rsid w:val="00CF1B06"/>
    <w:rsid w:val="00CF1C18"/>
    <w:rsid w:val="00CF1D19"/>
    <w:rsid w:val="00CF1FCD"/>
    <w:rsid w:val="00CF21FF"/>
    <w:rsid w:val="00CF2769"/>
    <w:rsid w:val="00CF2950"/>
    <w:rsid w:val="00CF2AD6"/>
    <w:rsid w:val="00CF2C20"/>
    <w:rsid w:val="00CF2EEA"/>
    <w:rsid w:val="00CF30B0"/>
    <w:rsid w:val="00CF338D"/>
    <w:rsid w:val="00CF3489"/>
    <w:rsid w:val="00CF36DA"/>
    <w:rsid w:val="00CF37A1"/>
    <w:rsid w:val="00CF382E"/>
    <w:rsid w:val="00CF3B88"/>
    <w:rsid w:val="00CF3E38"/>
    <w:rsid w:val="00CF401A"/>
    <w:rsid w:val="00CF43C3"/>
    <w:rsid w:val="00CF4B88"/>
    <w:rsid w:val="00CF510E"/>
    <w:rsid w:val="00CF5445"/>
    <w:rsid w:val="00CF55A6"/>
    <w:rsid w:val="00CF5608"/>
    <w:rsid w:val="00CF56A6"/>
    <w:rsid w:val="00CF5810"/>
    <w:rsid w:val="00CF59E1"/>
    <w:rsid w:val="00CF5D0C"/>
    <w:rsid w:val="00CF5E7C"/>
    <w:rsid w:val="00CF621C"/>
    <w:rsid w:val="00CF64DB"/>
    <w:rsid w:val="00CF65B2"/>
    <w:rsid w:val="00CF665E"/>
    <w:rsid w:val="00CF66F0"/>
    <w:rsid w:val="00CF679B"/>
    <w:rsid w:val="00CF688B"/>
    <w:rsid w:val="00CF68F3"/>
    <w:rsid w:val="00CF6BE3"/>
    <w:rsid w:val="00CF7820"/>
    <w:rsid w:val="00CF7AF6"/>
    <w:rsid w:val="00CF7C10"/>
    <w:rsid w:val="00CF7D75"/>
    <w:rsid w:val="00CF7E3B"/>
    <w:rsid w:val="00D00211"/>
    <w:rsid w:val="00D002C5"/>
    <w:rsid w:val="00D004BF"/>
    <w:rsid w:val="00D009C0"/>
    <w:rsid w:val="00D00A63"/>
    <w:rsid w:val="00D00C41"/>
    <w:rsid w:val="00D00DCD"/>
    <w:rsid w:val="00D00FD6"/>
    <w:rsid w:val="00D01071"/>
    <w:rsid w:val="00D0135B"/>
    <w:rsid w:val="00D01459"/>
    <w:rsid w:val="00D0171A"/>
    <w:rsid w:val="00D01E48"/>
    <w:rsid w:val="00D01EE7"/>
    <w:rsid w:val="00D01F1C"/>
    <w:rsid w:val="00D02215"/>
    <w:rsid w:val="00D024D9"/>
    <w:rsid w:val="00D02644"/>
    <w:rsid w:val="00D02748"/>
    <w:rsid w:val="00D02CD7"/>
    <w:rsid w:val="00D02D62"/>
    <w:rsid w:val="00D033B0"/>
    <w:rsid w:val="00D0388F"/>
    <w:rsid w:val="00D03A60"/>
    <w:rsid w:val="00D03C73"/>
    <w:rsid w:val="00D03CEE"/>
    <w:rsid w:val="00D03D66"/>
    <w:rsid w:val="00D03FBC"/>
    <w:rsid w:val="00D040E4"/>
    <w:rsid w:val="00D042BF"/>
    <w:rsid w:val="00D043A1"/>
    <w:rsid w:val="00D04488"/>
    <w:rsid w:val="00D046A7"/>
    <w:rsid w:val="00D04945"/>
    <w:rsid w:val="00D04AF2"/>
    <w:rsid w:val="00D04BFA"/>
    <w:rsid w:val="00D04E22"/>
    <w:rsid w:val="00D0511B"/>
    <w:rsid w:val="00D0582E"/>
    <w:rsid w:val="00D05916"/>
    <w:rsid w:val="00D05B14"/>
    <w:rsid w:val="00D05BEB"/>
    <w:rsid w:val="00D060FF"/>
    <w:rsid w:val="00D0628D"/>
    <w:rsid w:val="00D0663E"/>
    <w:rsid w:val="00D06710"/>
    <w:rsid w:val="00D06892"/>
    <w:rsid w:val="00D06D16"/>
    <w:rsid w:val="00D06E93"/>
    <w:rsid w:val="00D06ECF"/>
    <w:rsid w:val="00D06EE5"/>
    <w:rsid w:val="00D06F75"/>
    <w:rsid w:val="00D06FC8"/>
    <w:rsid w:val="00D07030"/>
    <w:rsid w:val="00D07086"/>
    <w:rsid w:val="00D07D60"/>
    <w:rsid w:val="00D105A1"/>
    <w:rsid w:val="00D10931"/>
    <w:rsid w:val="00D10C08"/>
    <w:rsid w:val="00D10EB3"/>
    <w:rsid w:val="00D1137E"/>
    <w:rsid w:val="00D11682"/>
    <w:rsid w:val="00D119B8"/>
    <w:rsid w:val="00D119FC"/>
    <w:rsid w:val="00D11A08"/>
    <w:rsid w:val="00D11D30"/>
    <w:rsid w:val="00D11F1D"/>
    <w:rsid w:val="00D12257"/>
    <w:rsid w:val="00D12B00"/>
    <w:rsid w:val="00D134D6"/>
    <w:rsid w:val="00D136D1"/>
    <w:rsid w:val="00D139F0"/>
    <w:rsid w:val="00D13A12"/>
    <w:rsid w:val="00D13AE2"/>
    <w:rsid w:val="00D13B58"/>
    <w:rsid w:val="00D13CCE"/>
    <w:rsid w:val="00D14629"/>
    <w:rsid w:val="00D1476A"/>
    <w:rsid w:val="00D15196"/>
    <w:rsid w:val="00D152A8"/>
    <w:rsid w:val="00D153AA"/>
    <w:rsid w:val="00D15472"/>
    <w:rsid w:val="00D15DFD"/>
    <w:rsid w:val="00D15EE1"/>
    <w:rsid w:val="00D168E4"/>
    <w:rsid w:val="00D1693F"/>
    <w:rsid w:val="00D16B71"/>
    <w:rsid w:val="00D16EAE"/>
    <w:rsid w:val="00D17168"/>
    <w:rsid w:val="00D1725B"/>
    <w:rsid w:val="00D174D8"/>
    <w:rsid w:val="00D1767C"/>
    <w:rsid w:val="00D178FE"/>
    <w:rsid w:val="00D17A9A"/>
    <w:rsid w:val="00D17C1E"/>
    <w:rsid w:val="00D17E9B"/>
    <w:rsid w:val="00D20063"/>
    <w:rsid w:val="00D20139"/>
    <w:rsid w:val="00D20253"/>
    <w:rsid w:val="00D205A2"/>
    <w:rsid w:val="00D206C8"/>
    <w:rsid w:val="00D20776"/>
    <w:rsid w:val="00D208A0"/>
    <w:rsid w:val="00D20CFF"/>
    <w:rsid w:val="00D20E5C"/>
    <w:rsid w:val="00D20EA4"/>
    <w:rsid w:val="00D2108A"/>
    <w:rsid w:val="00D214ED"/>
    <w:rsid w:val="00D2164D"/>
    <w:rsid w:val="00D218E7"/>
    <w:rsid w:val="00D21E34"/>
    <w:rsid w:val="00D21F21"/>
    <w:rsid w:val="00D21FFA"/>
    <w:rsid w:val="00D22013"/>
    <w:rsid w:val="00D22417"/>
    <w:rsid w:val="00D224CC"/>
    <w:rsid w:val="00D2285E"/>
    <w:rsid w:val="00D22A24"/>
    <w:rsid w:val="00D22B7D"/>
    <w:rsid w:val="00D22F63"/>
    <w:rsid w:val="00D23172"/>
    <w:rsid w:val="00D23357"/>
    <w:rsid w:val="00D2340C"/>
    <w:rsid w:val="00D2350F"/>
    <w:rsid w:val="00D2361A"/>
    <w:rsid w:val="00D239B0"/>
    <w:rsid w:val="00D24030"/>
    <w:rsid w:val="00D24442"/>
    <w:rsid w:val="00D24499"/>
    <w:rsid w:val="00D2453D"/>
    <w:rsid w:val="00D24E62"/>
    <w:rsid w:val="00D25179"/>
    <w:rsid w:val="00D25328"/>
    <w:rsid w:val="00D2537E"/>
    <w:rsid w:val="00D25508"/>
    <w:rsid w:val="00D25B87"/>
    <w:rsid w:val="00D25C03"/>
    <w:rsid w:val="00D26291"/>
    <w:rsid w:val="00D262EF"/>
    <w:rsid w:val="00D2637A"/>
    <w:rsid w:val="00D26421"/>
    <w:rsid w:val="00D265BE"/>
    <w:rsid w:val="00D266FF"/>
    <w:rsid w:val="00D26B5D"/>
    <w:rsid w:val="00D26DCB"/>
    <w:rsid w:val="00D27270"/>
    <w:rsid w:val="00D275B2"/>
    <w:rsid w:val="00D27CD2"/>
    <w:rsid w:val="00D27D27"/>
    <w:rsid w:val="00D27D57"/>
    <w:rsid w:val="00D27D5D"/>
    <w:rsid w:val="00D27D68"/>
    <w:rsid w:val="00D30315"/>
    <w:rsid w:val="00D305B3"/>
    <w:rsid w:val="00D305E6"/>
    <w:rsid w:val="00D3099C"/>
    <w:rsid w:val="00D30ACF"/>
    <w:rsid w:val="00D30CA6"/>
    <w:rsid w:val="00D30D19"/>
    <w:rsid w:val="00D314E2"/>
    <w:rsid w:val="00D316D2"/>
    <w:rsid w:val="00D318AD"/>
    <w:rsid w:val="00D3191F"/>
    <w:rsid w:val="00D3199C"/>
    <w:rsid w:val="00D319F2"/>
    <w:rsid w:val="00D31DB5"/>
    <w:rsid w:val="00D31E60"/>
    <w:rsid w:val="00D3228C"/>
    <w:rsid w:val="00D32376"/>
    <w:rsid w:val="00D324E3"/>
    <w:rsid w:val="00D326B3"/>
    <w:rsid w:val="00D3288B"/>
    <w:rsid w:val="00D32F9C"/>
    <w:rsid w:val="00D32FBC"/>
    <w:rsid w:val="00D33047"/>
    <w:rsid w:val="00D330F3"/>
    <w:rsid w:val="00D33530"/>
    <w:rsid w:val="00D33541"/>
    <w:rsid w:val="00D33555"/>
    <w:rsid w:val="00D33560"/>
    <w:rsid w:val="00D337B6"/>
    <w:rsid w:val="00D3395C"/>
    <w:rsid w:val="00D33B7A"/>
    <w:rsid w:val="00D33D15"/>
    <w:rsid w:val="00D33E22"/>
    <w:rsid w:val="00D34200"/>
    <w:rsid w:val="00D346DD"/>
    <w:rsid w:val="00D34751"/>
    <w:rsid w:val="00D34C75"/>
    <w:rsid w:val="00D34D24"/>
    <w:rsid w:val="00D34D53"/>
    <w:rsid w:val="00D350DB"/>
    <w:rsid w:val="00D35535"/>
    <w:rsid w:val="00D35556"/>
    <w:rsid w:val="00D3555B"/>
    <w:rsid w:val="00D355FA"/>
    <w:rsid w:val="00D359A0"/>
    <w:rsid w:val="00D359ED"/>
    <w:rsid w:val="00D35A5C"/>
    <w:rsid w:val="00D35BFE"/>
    <w:rsid w:val="00D35C1F"/>
    <w:rsid w:val="00D36026"/>
    <w:rsid w:val="00D36AE1"/>
    <w:rsid w:val="00D36EC6"/>
    <w:rsid w:val="00D3713C"/>
    <w:rsid w:val="00D375DD"/>
    <w:rsid w:val="00D37828"/>
    <w:rsid w:val="00D37D18"/>
    <w:rsid w:val="00D37E45"/>
    <w:rsid w:val="00D37EB2"/>
    <w:rsid w:val="00D37FF6"/>
    <w:rsid w:val="00D37FFA"/>
    <w:rsid w:val="00D401CE"/>
    <w:rsid w:val="00D40303"/>
    <w:rsid w:val="00D40618"/>
    <w:rsid w:val="00D4079A"/>
    <w:rsid w:val="00D407F3"/>
    <w:rsid w:val="00D40987"/>
    <w:rsid w:val="00D40A35"/>
    <w:rsid w:val="00D41055"/>
    <w:rsid w:val="00D41176"/>
    <w:rsid w:val="00D41502"/>
    <w:rsid w:val="00D41716"/>
    <w:rsid w:val="00D41C98"/>
    <w:rsid w:val="00D41E53"/>
    <w:rsid w:val="00D420F6"/>
    <w:rsid w:val="00D4212B"/>
    <w:rsid w:val="00D422AC"/>
    <w:rsid w:val="00D422FA"/>
    <w:rsid w:val="00D42523"/>
    <w:rsid w:val="00D42585"/>
    <w:rsid w:val="00D42754"/>
    <w:rsid w:val="00D42A38"/>
    <w:rsid w:val="00D42B85"/>
    <w:rsid w:val="00D42F64"/>
    <w:rsid w:val="00D43542"/>
    <w:rsid w:val="00D43582"/>
    <w:rsid w:val="00D4394E"/>
    <w:rsid w:val="00D43D47"/>
    <w:rsid w:val="00D4403B"/>
    <w:rsid w:val="00D44202"/>
    <w:rsid w:val="00D44213"/>
    <w:rsid w:val="00D443AB"/>
    <w:rsid w:val="00D446F3"/>
    <w:rsid w:val="00D44826"/>
    <w:rsid w:val="00D44888"/>
    <w:rsid w:val="00D44906"/>
    <w:rsid w:val="00D449DD"/>
    <w:rsid w:val="00D44A97"/>
    <w:rsid w:val="00D44DF6"/>
    <w:rsid w:val="00D44DFC"/>
    <w:rsid w:val="00D44F68"/>
    <w:rsid w:val="00D44FF6"/>
    <w:rsid w:val="00D4529D"/>
    <w:rsid w:val="00D45583"/>
    <w:rsid w:val="00D455F0"/>
    <w:rsid w:val="00D45D66"/>
    <w:rsid w:val="00D45F30"/>
    <w:rsid w:val="00D46027"/>
    <w:rsid w:val="00D46248"/>
    <w:rsid w:val="00D464F9"/>
    <w:rsid w:val="00D465CD"/>
    <w:rsid w:val="00D466E6"/>
    <w:rsid w:val="00D46870"/>
    <w:rsid w:val="00D46898"/>
    <w:rsid w:val="00D46A6B"/>
    <w:rsid w:val="00D46D8F"/>
    <w:rsid w:val="00D46E30"/>
    <w:rsid w:val="00D46EA6"/>
    <w:rsid w:val="00D476C4"/>
    <w:rsid w:val="00D47A2D"/>
    <w:rsid w:val="00D47A9E"/>
    <w:rsid w:val="00D47BAD"/>
    <w:rsid w:val="00D47D04"/>
    <w:rsid w:val="00D500DD"/>
    <w:rsid w:val="00D50425"/>
    <w:rsid w:val="00D5080E"/>
    <w:rsid w:val="00D50996"/>
    <w:rsid w:val="00D50D49"/>
    <w:rsid w:val="00D50F7A"/>
    <w:rsid w:val="00D51017"/>
    <w:rsid w:val="00D5157F"/>
    <w:rsid w:val="00D51605"/>
    <w:rsid w:val="00D5190D"/>
    <w:rsid w:val="00D51FEB"/>
    <w:rsid w:val="00D5221E"/>
    <w:rsid w:val="00D525BB"/>
    <w:rsid w:val="00D52A7F"/>
    <w:rsid w:val="00D53596"/>
    <w:rsid w:val="00D53BC4"/>
    <w:rsid w:val="00D53D78"/>
    <w:rsid w:val="00D53F48"/>
    <w:rsid w:val="00D541B3"/>
    <w:rsid w:val="00D543EB"/>
    <w:rsid w:val="00D54B03"/>
    <w:rsid w:val="00D54FBA"/>
    <w:rsid w:val="00D553D1"/>
    <w:rsid w:val="00D55491"/>
    <w:rsid w:val="00D5570E"/>
    <w:rsid w:val="00D5597F"/>
    <w:rsid w:val="00D55D94"/>
    <w:rsid w:val="00D55E6F"/>
    <w:rsid w:val="00D55EC2"/>
    <w:rsid w:val="00D564F8"/>
    <w:rsid w:val="00D56713"/>
    <w:rsid w:val="00D56BB9"/>
    <w:rsid w:val="00D56DC1"/>
    <w:rsid w:val="00D56DF8"/>
    <w:rsid w:val="00D56EDC"/>
    <w:rsid w:val="00D56F8E"/>
    <w:rsid w:val="00D571CC"/>
    <w:rsid w:val="00D57247"/>
    <w:rsid w:val="00D57309"/>
    <w:rsid w:val="00D57500"/>
    <w:rsid w:val="00D575F1"/>
    <w:rsid w:val="00D57887"/>
    <w:rsid w:val="00D579D4"/>
    <w:rsid w:val="00D57CA0"/>
    <w:rsid w:val="00D57D44"/>
    <w:rsid w:val="00D57DAF"/>
    <w:rsid w:val="00D6016B"/>
    <w:rsid w:val="00D6018C"/>
    <w:rsid w:val="00D603D1"/>
    <w:rsid w:val="00D603E4"/>
    <w:rsid w:val="00D60421"/>
    <w:rsid w:val="00D60458"/>
    <w:rsid w:val="00D60663"/>
    <w:rsid w:val="00D60857"/>
    <w:rsid w:val="00D60DF0"/>
    <w:rsid w:val="00D611CE"/>
    <w:rsid w:val="00D61325"/>
    <w:rsid w:val="00D613B9"/>
    <w:rsid w:val="00D6150B"/>
    <w:rsid w:val="00D61D35"/>
    <w:rsid w:val="00D61FB1"/>
    <w:rsid w:val="00D6218D"/>
    <w:rsid w:val="00D623F5"/>
    <w:rsid w:val="00D62603"/>
    <w:rsid w:val="00D6266B"/>
    <w:rsid w:val="00D626D7"/>
    <w:rsid w:val="00D62D3A"/>
    <w:rsid w:val="00D6302F"/>
    <w:rsid w:val="00D630B6"/>
    <w:rsid w:val="00D632F0"/>
    <w:rsid w:val="00D633B3"/>
    <w:rsid w:val="00D63403"/>
    <w:rsid w:val="00D6352E"/>
    <w:rsid w:val="00D635C1"/>
    <w:rsid w:val="00D63694"/>
    <w:rsid w:val="00D63713"/>
    <w:rsid w:val="00D638E3"/>
    <w:rsid w:val="00D63942"/>
    <w:rsid w:val="00D63C45"/>
    <w:rsid w:val="00D63C5A"/>
    <w:rsid w:val="00D64060"/>
    <w:rsid w:val="00D64483"/>
    <w:rsid w:val="00D64832"/>
    <w:rsid w:val="00D64B60"/>
    <w:rsid w:val="00D64B6C"/>
    <w:rsid w:val="00D64C93"/>
    <w:rsid w:val="00D64CBC"/>
    <w:rsid w:val="00D64D07"/>
    <w:rsid w:val="00D64E9E"/>
    <w:rsid w:val="00D6510E"/>
    <w:rsid w:val="00D65853"/>
    <w:rsid w:val="00D65E2E"/>
    <w:rsid w:val="00D66208"/>
    <w:rsid w:val="00D662B8"/>
    <w:rsid w:val="00D6646E"/>
    <w:rsid w:val="00D666AA"/>
    <w:rsid w:val="00D668B8"/>
    <w:rsid w:val="00D66E28"/>
    <w:rsid w:val="00D67004"/>
    <w:rsid w:val="00D674FA"/>
    <w:rsid w:val="00D67502"/>
    <w:rsid w:val="00D6773F"/>
    <w:rsid w:val="00D67AD8"/>
    <w:rsid w:val="00D67AF0"/>
    <w:rsid w:val="00D67B1F"/>
    <w:rsid w:val="00D67D90"/>
    <w:rsid w:val="00D70031"/>
    <w:rsid w:val="00D70C22"/>
    <w:rsid w:val="00D70D41"/>
    <w:rsid w:val="00D70F20"/>
    <w:rsid w:val="00D70F6D"/>
    <w:rsid w:val="00D70FB5"/>
    <w:rsid w:val="00D7120A"/>
    <w:rsid w:val="00D71624"/>
    <w:rsid w:val="00D7205E"/>
    <w:rsid w:val="00D72461"/>
    <w:rsid w:val="00D725A4"/>
    <w:rsid w:val="00D73000"/>
    <w:rsid w:val="00D730AE"/>
    <w:rsid w:val="00D730EA"/>
    <w:rsid w:val="00D73323"/>
    <w:rsid w:val="00D733C8"/>
    <w:rsid w:val="00D7363A"/>
    <w:rsid w:val="00D736C2"/>
    <w:rsid w:val="00D73928"/>
    <w:rsid w:val="00D73A5C"/>
    <w:rsid w:val="00D73CC9"/>
    <w:rsid w:val="00D73E5F"/>
    <w:rsid w:val="00D73EF9"/>
    <w:rsid w:val="00D743B0"/>
    <w:rsid w:val="00D744BE"/>
    <w:rsid w:val="00D744E5"/>
    <w:rsid w:val="00D747F9"/>
    <w:rsid w:val="00D74AF6"/>
    <w:rsid w:val="00D74D32"/>
    <w:rsid w:val="00D751D2"/>
    <w:rsid w:val="00D757EE"/>
    <w:rsid w:val="00D75C98"/>
    <w:rsid w:val="00D75CAE"/>
    <w:rsid w:val="00D76090"/>
    <w:rsid w:val="00D7634D"/>
    <w:rsid w:val="00D7658E"/>
    <w:rsid w:val="00D7694A"/>
    <w:rsid w:val="00D769B9"/>
    <w:rsid w:val="00D76B04"/>
    <w:rsid w:val="00D76B5F"/>
    <w:rsid w:val="00D76B73"/>
    <w:rsid w:val="00D76E18"/>
    <w:rsid w:val="00D76E63"/>
    <w:rsid w:val="00D77573"/>
    <w:rsid w:val="00D779BD"/>
    <w:rsid w:val="00D77C99"/>
    <w:rsid w:val="00D77CF7"/>
    <w:rsid w:val="00D77EF7"/>
    <w:rsid w:val="00D804C4"/>
    <w:rsid w:val="00D805C4"/>
    <w:rsid w:val="00D8086D"/>
    <w:rsid w:val="00D80876"/>
    <w:rsid w:val="00D8087C"/>
    <w:rsid w:val="00D80C97"/>
    <w:rsid w:val="00D80D33"/>
    <w:rsid w:val="00D811C2"/>
    <w:rsid w:val="00D814B5"/>
    <w:rsid w:val="00D81532"/>
    <w:rsid w:val="00D817FE"/>
    <w:rsid w:val="00D81D1E"/>
    <w:rsid w:val="00D81ECD"/>
    <w:rsid w:val="00D82053"/>
    <w:rsid w:val="00D82168"/>
    <w:rsid w:val="00D8287F"/>
    <w:rsid w:val="00D82A77"/>
    <w:rsid w:val="00D82EDC"/>
    <w:rsid w:val="00D830EC"/>
    <w:rsid w:val="00D8343F"/>
    <w:rsid w:val="00D840A3"/>
    <w:rsid w:val="00D84543"/>
    <w:rsid w:val="00D8485D"/>
    <w:rsid w:val="00D84AFF"/>
    <w:rsid w:val="00D84B00"/>
    <w:rsid w:val="00D84BEF"/>
    <w:rsid w:val="00D84D43"/>
    <w:rsid w:val="00D84E44"/>
    <w:rsid w:val="00D84F2F"/>
    <w:rsid w:val="00D84F44"/>
    <w:rsid w:val="00D8518B"/>
    <w:rsid w:val="00D853C2"/>
    <w:rsid w:val="00D858A6"/>
    <w:rsid w:val="00D85AC3"/>
    <w:rsid w:val="00D86101"/>
    <w:rsid w:val="00D86208"/>
    <w:rsid w:val="00D869C9"/>
    <w:rsid w:val="00D86B49"/>
    <w:rsid w:val="00D86D5C"/>
    <w:rsid w:val="00D86D75"/>
    <w:rsid w:val="00D86E49"/>
    <w:rsid w:val="00D86F1B"/>
    <w:rsid w:val="00D8714B"/>
    <w:rsid w:val="00D871A6"/>
    <w:rsid w:val="00D8778A"/>
    <w:rsid w:val="00D8780F"/>
    <w:rsid w:val="00D87891"/>
    <w:rsid w:val="00D87956"/>
    <w:rsid w:val="00D87BF7"/>
    <w:rsid w:val="00D87E49"/>
    <w:rsid w:val="00D87E64"/>
    <w:rsid w:val="00D90121"/>
    <w:rsid w:val="00D903E6"/>
    <w:rsid w:val="00D903EB"/>
    <w:rsid w:val="00D9041E"/>
    <w:rsid w:val="00D904E7"/>
    <w:rsid w:val="00D904EB"/>
    <w:rsid w:val="00D9051D"/>
    <w:rsid w:val="00D90721"/>
    <w:rsid w:val="00D908F4"/>
    <w:rsid w:val="00D90CDB"/>
    <w:rsid w:val="00D90DFA"/>
    <w:rsid w:val="00D910B5"/>
    <w:rsid w:val="00D919BE"/>
    <w:rsid w:val="00D924FE"/>
    <w:rsid w:val="00D926AA"/>
    <w:rsid w:val="00D926B6"/>
    <w:rsid w:val="00D926EE"/>
    <w:rsid w:val="00D929B9"/>
    <w:rsid w:val="00D93958"/>
    <w:rsid w:val="00D93965"/>
    <w:rsid w:val="00D939A6"/>
    <w:rsid w:val="00D93D52"/>
    <w:rsid w:val="00D9418C"/>
    <w:rsid w:val="00D941A8"/>
    <w:rsid w:val="00D94AB0"/>
    <w:rsid w:val="00D94E03"/>
    <w:rsid w:val="00D95447"/>
    <w:rsid w:val="00D959E7"/>
    <w:rsid w:val="00D95A04"/>
    <w:rsid w:val="00D95E57"/>
    <w:rsid w:val="00D9605A"/>
    <w:rsid w:val="00D9651E"/>
    <w:rsid w:val="00D965CA"/>
    <w:rsid w:val="00D96895"/>
    <w:rsid w:val="00D96FB7"/>
    <w:rsid w:val="00D9714E"/>
    <w:rsid w:val="00D972CF"/>
    <w:rsid w:val="00D97864"/>
    <w:rsid w:val="00D979B4"/>
    <w:rsid w:val="00D979C0"/>
    <w:rsid w:val="00D97BFD"/>
    <w:rsid w:val="00D97CD3"/>
    <w:rsid w:val="00DA047D"/>
    <w:rsid w:val="00DA0AE7"/>
    <w:rsid w:val="00DA0EC6"/>
    <w:rsid w:val="00DA1064"/>
    <w:rsid w:val="00DA10F1"/>
    <w:rsid w:val="00DA188B"/>
    <w:rsid w:val="00DA19BF"/>
    <w:rsid w:val="00DA1DCF"/>
    <w:rsid w:val="00DA227B"/>
    <w:rsid w:val="00DA252B"/>
    <w:rsid w:val="00DA26F9"/>
    <w:rsid w:val="00DA282F"/>
    <w:rsid w:val="00DA2AEE"/>
    <w:rsid w:val="00DA2B61"/>
    <w:rsid w:val="00DA2FD8"/>
    <w:rsid w:val="00DA316B"/>
    <w:rsid w:val="00DA3266"/>
    <w:rsid w:val="00DA38EC"/>
    <w:rsid w:val="00DA3997"/>
    <w:rsid w:val="00DA3C71"/>
    <w:rsid w:val="00DA40E9"/>
    <w:rsid w:val="00DA451A"/>
    <w:rsid w:val="00DA45F6"/>
    <w:rsid w:val="00DA49C5"/>
    <w:rsid w:val="00DA4CDC"/>
    <w:rsid w:val="00DA4E7B"/>
    <w:rsid w:val="00DA5267"/>
    <w:rsid w:val="00DA52C0"/>
    <w:rsid w:val="00DA5739"/>
    <w:rsid w:val="00DA5782"/>
    <w:rsid w:val="00DA5811"/>
    <w:rsid w:val="00DA5BE1"/>
    <w:rsid w:val="00DA5D16"/>
    <w:rsid w:val="00DA5E9E"/>
    <w:rsid w:val="00DA605A"/>
    <w:rsid w:val="00DA621D"/>
    <w:rsid w:val="00DA64E7"/>
    <w:rsid w:val="00DA6862"/>
    <w:rsid w:val="00DA70E9"/>
    <w:rsid w:val="00DA71B6"/>
    <w:rsid w:val="00DA73EA"/>
    <w:rsid w:val="00DA769F"/>
    <w:rsid w:val="00DA7A03"/>
    <w:rsid w:val="00DA7C9D"/>
    <w:rsid w:val="00DB0102"/>
    <w:rsid w:val="00DB0445"/>
    <w:rsid w:val="00DB0658"/>
    <w:rsid w:val="00DB08A6"/>
    <w:rsid w:val="00DB099F"/>
    <w:rsid w:val="00DB10F2"/>
    <w:rsid w:val="00DB1A75"/>
    <w:rsid w:val="00DB1C3D"/>
    <w:rsid w:val="00DB1CB3"/>
    <w:rsid w:val="00DB1EE8"/>
    <w:rsid w:val="00DB2013"/>
    <w:rsid w:val="00DB2357"/>
    <w:rsid w:val="00DB2457"/>
    <w:rsid w:val="00DB2D18"/>
    <w:rsid w:val="00DB3243"/>
    <w:rsid w:val="00DB3356"/>
    <w:rsid w:val="00DB33F5"/>
    <w:rsid w:val="00DB34F6"/>
    <w:rsid w:val="00DB353B"/>
    <w:rsid w:val="00DB354B"/>
    <w:rsid w:val="00DB39F6"/>
    <w:rsid w:val="00DB3CC9"/>
    <w:rsid w:val="00DB4158"/>
    <w:rsid w:val="00DB41A7"/>
    <w:rsid w:val="00DB4338"/>
    <w:rsid w:val="00DB4482"/>
    <w:rsid w:val="00DB4584"/>
    <w:rsid w:val="00DB463F"/>
    <w:rsid w:val="00DB4814"/>
    <w:rsid w:val="00DB48A4"/>
    <w:rsid w:val="00DB48DF"/>
    <w:rsid w:val="00DB4A20"/>
    <w:rsid w:val="00DB4DA3"/>
    <w:rsid w:val="00DB4E9F"/>
    <w:rsid w:val="00DB501E"/>
    <w:rsid w:val="00DB52D9"/>
    <w:rsid w:val="00DB532D"/>
    <w:rsid w:val="00DB578C"/>
    <w:rsid w:val="00DB5F6E"/>
    <w:rsid w:val="00DB6C04"/>
    <w:rsid w:val="00DB6CEB"/>
    <w:rsid w:val="00DB6CFB"/>
    <w:rsid w:val="00DB6EDA"/>
    <w:rsid w:val="00DB705C"/>
    <w:rsid w:val="00DB774A"/>
    <w:rsid w:val="00DB77A4"/>
    <w:rsid w:val="00DB7816"/>
    <w:rsid w:val="00DB7DE3"/>
    <w:rsid w:val="00DC006D"/>
    <w:rsid w:val="00DC00AC"/>
    <w:rsid w:val="00DC020B"/>
    <w:rsid w:val="00DC03EA"/>
    <w:rsid w:val="00DC0483"/>
    <w:rsid w:val="00DC052A"/>
    <w:rsid w:val="00DC0814"/>
    <w:rsid w:val="00DC0ABD"/>
    <w:rsid w:val="00DC0C7B"/>
    <w:rsid w:val="00DC103B"/>
    <w:rsid w:val="00DC1065"/>
    <w:rsid w:val="00DC10AF"/>
    <w:rsid w:val="00DC1516"/>
    <w:rsid w:val="00DC1825"/>
    <w:rsid w:val="00DC1B3C"/>
    <w:rsid w:val="00DC1B75"/>
    <w:rsid w:val="00DC1B94"/>
    <w:rsid w:val="00DC1C5C"/>
    <w:rsid w:val="00DC1EB6"/>
    <w:rsid w:val="00DC20FB"/>
    <w:rsid w:val="00DC2108"/>
    <w:rsid w:val="00DC2271"/>
    <w:rsid w:val="00DC258D"/>
    <w:rsid w:val="00DC25AC"/>
    <w:rsid w:val="00DC2E95"/>
    <w:rsid w:val="00DC32B2"/>
    <w:rsid w:val="00DC3668"/>
    <w:rsid w:val="00DC37C3"/>
    <w:rsid w:val="00DC37CC"/>
    <w:rsid w:val="00DC3882"/>
    <w:rsid w:val="00DC3B37"/>
    <w:rsid w:val="00DC3CE9"/>
    <w:rsid w:val="00DC4211"/>
    <w:rsid w:val="00DC4BAA"/>
    <w:rsid w:val="00DC4E34"/>
    <w:rsid w:val="00DC4E80"/>
    <w:rsid w:val="00DC4FC0"/>
    <w:rsid w:val="00DC54B3"/>
    <w:rsid w:val="00DC58BF"/>
    <w:rsid w:val="00DC590D"/>
    <w:rsid w:val="00DC5C17"/>
    <w:rsid w:val="00DC5EA0"/>
    <w:rsid w:val="00DC5ECD"/>
    <w:rsid w:val="00DC60D3"/>
    <w:rsid w:val="00DC673E"/>
    <w:rsid w:val="00DC6B77"/>
    <w:rsid w:val="00DC6C6B"/>
    <w:rsid w:val="00DC6F89"/>
    <w:rsid w:val="00DC7468"/>
    <w:rsid w:val="00DC7859"/>
    <w:rsid w:val="00DC79AB"/>
    <w:rsid w:val="00DC7ACA"/>
    <w:rsid w:val="00DD0183"/>
    <w:rsid w:val="00DD026F"/>
    <w:rsid w:val="00DD0564"/>
    <w:rsid w:val="00DD0712"/>
    <w:rsid w:val="00DD08AB"/>
    <w:rsid w:val="00DD0A2D"/>
    <w:rsid w:val="00DD0AFD"/>
    <w:rsid w:val="00DD0CF1"/>
    <w:rsid w:val="00DD0F59"/>
    <w:rsid w:val="00DD1090"/>
    <w:rsid w:val="00DD15E5"/>
    <w:rsid w:val="00DD1748"/>
    <w:rsid w:val="00DD1E90"/>
    <w:rsid w:val="00DD1F5C"/>
    <w:rsid w:val="00DD2120"/>
    <w:rsid w:val="00DD2392"/>
    <w:rsid w:val="00DD23C8"/>
    <w:rsid w:val="00DD265F"/>
    <w:rsid w:val="00DD2764"/>
    <w:rsid w:val="00DD2AC1"/>
    <w:rsid w:val="00DD310E"/>
    <w:rsid w:val="00DD3421"/>
    <w:rsid w:val="00DD3732"/>
    <w:rsid w:val="00DD3889"/>
    <w:rsid w:val="00DD3905"/>
    <w:rsid w:val="00DD3DBA"/>
    <w:rsid w:val="00DD412E"/>
    <w:rsid w:val="00DD4193"/>
    <w:rsid w:val="00DD4470"/>
    <w:rsid w:val="00DD4A27"/>
    <w:rsid w:val="00DD4CF0"/>
    <w:rsid w:val="00DD529F"/>
    <w:rsid w:val="00DD5321"/>
    <w:rsid w:val="00DD573D"/>
    <w:rsid w:val="00DD57A1"/>
    <w:rsid w:val="00DD58A7"/>
    <w:rsid w:val="00DD5938"/>
    <w:rsid w:val="00DD5C28"/>
    <w:rsid w:val="00DD6134"/>
    <w:rsid w:val="00DD65DB"/>
    <w:rsid w:val="00DD68E3"/>
    <w:rsid w:val="00DD6920"/>
    <w:rsid w:val="00DD6A05"/>
    <w:rsid w:val="00DD6C44"/>
    <w:rsid w:val="00DD6D70"/>
    <w:rsid w:val="00DD72F7"/>
    <w:rsid w:val="00DD73F1"/>
    <w:rsid w:val="00DD751E"/>
    <w:rsid w:val="00DD7AB8"/>
    <w:rsid w:val="00DD7BE9"/>
    <w:rsid w:val="00DE01CF"/>
    <w:rsid w:val="00DE0372"/>
    <w:rsid w:val="00DE0511"/>
    <w:rsid w:val="00DE0519"/>
    <w:rsid w:val="00DE0613"/>
    <w:rsid w:val="00DE07D1"/>
    <w:rsid w:val="00DE0C4C"/>
    <w:rsid w:val="00DE0E26"/>
    <w:rsid w:val="00DE0EC2"/>
    <w:rsid w:val="00DE13D2"/>
    <w:rsid w:val="00DE14A9"/>
    <w:rsid w:val="00DE1BD5"/>
    <w:rsid w:val="00DE1E41"/>
    <w:rsid w:val="00DE20CC"/>
    <w:rsid w:val="00DE20FA"/>
    <w:rsid w:val="00DE217B"/>
    <w:rsid w:val="00DE2AC2"/>
    <w:rsid w:val="00DE2AFB"/>
    <w:rsid w:val="00DE2BAF"/>
    <w:rsid w:val="00DE2DD6"/>
    <w:rsid w:val="00DE35C5"/>
    <w:rsid w:val="00DE37A0"/>
    <w:rsid w:val="00DE3A30"/>
    <w:rsid w:val="00DE3CCC"/>
    <w:rsid w:val="00DE3E09"/>
    <w:rsid w:val="00DE3E73"/>
    <w:rsid w:val="00DE40DB"/>
    <w:rsid w:val="00DE419B"/>
    <w:rsid w:val="00DE439C"/>
    <w:rsid w:val="00DE4880"/>
    <w:rsid w:val="00DE4FFB"/>
    <w:rsid w:val="00DE5306"/>
    <w:rsid w:val="00DE53B4"/>
    <w:rsid w:val="00DE5473"/>
    <w:rsid w:val="00DE5AD5"/>
    <w:rsid w:val="00DE5BED"/>
    <w:rsid w:val="00DE5E67"/>
    <w:rsid w:val="00DE604C"/>
    <w:rsid w:val="00DE6065"/>
    <w:rsid w:val="00DE63D9"/>
    <w:rsid w:val="00DE6649"/>
    <w:rsid w:val="00DE6836"/>
    <w:rsid w:val="00DE6A56"/>
    <w:rsid w:val="00DE6AEC"/>
    <w:rsid w:val="00DE6B22"/>
    <w:rsid w:val="00DE6B72"/>
    <w:rsid w:val="00DE6E2C"/>
    <w:rsid w:val="00DE6E86"/>
    <w:rsid w:val="00DE73DA"/>
    <w:rsid w:val="00DE7661"/>
    <w:rsid w:val="00DE78A2"/>
    <w:rsid w:val="00DE7CF3"/>
    <w:rsid w:val="00DE7D1E"/>
    <w:rsid w:val="00DE7FB5"/>
    <w:rsid w:val="00DF005B"/>
    <w:rsid w:val="00DF02FA"/>
    <w:rsid w:val="00DF0543"/>
    <w:rsid w:val="00DF090C"/>
    <w:rsid w:val="00DF09EE"/>
    <w:rsid w:val="00DF0A4D"/>
    <w:rsid w:val="00DF1589"/>
    <w:rsid w:val="00DF1656"/>
    <w:rsid w:val="00DF16BB"/>
    <w:rsid w:val="00DF17FB"/>
    <w:rsid w:val="00DF1A72"/>
    <w:rsid w:val="00DF1F30"/>
    <w:rsid w:val="00DF21F1"/>
    <w:rsid w:val="00DF2374"/>
    <w:rsid w:val="00DF2696"/>
    <w:rsid w:val="00DF2756"/>
    <w:rsid w:val="00DF2CBA"/>
    <w:rsid w:val="00DF3041"/>
    <w:rsid w:val="00DF3A42"/>
    <w:rsid w:val="00DF3E31"/>
    <w:rsid w:val="00DF3EF5"/>
    <w:rsid w:val="00DF3F8C"/>
    <w:rsid w:val="00DF40A6"/>
    <w:rsid w:val="00DF459E"/>
    <w:rsid w:val="00DF4601"/>
    <w:rsid w:val="00DF4B59"/>
    <w:rsid w:val="00DF4E40"/>
    <w:rsid w:val="00DF4F2F"/>
    <w:rsid w:val="00DF51D9"/>
    <w:rsid w:val="00DF5299"/>
    <w:rsid w:val="00DF5740"/>
    <w:rsid w:val="00DF5CF7"/>
    <w:rsid w:val="00DF5D57"/>
    <w:rsid w:val="00DF6297"/>
    <w:rsid w:val="00DF64A0"/>
    <w:rsid w:val="00DF6619"/>
    <w:rsid w:val="00DF6C16"/>
    <w:rsid w:val="00DF6C17"/>
    <w:rsid w:val="00DF6D8B"/>
    <w:rsid w:val="00DF6EAC"/>
    <w:rsid w:val="00DF70C6"/>
    <w:rsid w:val="00DF756A"/>
    <w:rsid w:val="00DF77F8"/>
    <w:rsid w:val="00DF7CB5"/>
    <w:rsid w:val="00DF7D84"/>
    <w:rsid w:val="00E0023C"/>
    <w:rsid w:val="00E00312"/>
    <w:rsid w:val="00E00463"/>
    <w:rsid w:val="00E0067B"/>
    <w:rsid w:val="00E006BD"/>
    <w:rsid w:val="00E00748"/>
    <w:rsid w:val="00E008D0"/>
    <w:rsid w:val="00E00DDA"/>
    <w:rsid w:val="00E00E8D"/>
    <w:rsid w:val="00E010F3"/>
    <w:rsid w:val="00E01436"/>
    <w:rsid w:val="00E0145B"/>
    <w:rsid w:val="00E01846"/>
    <w:rsid w:val="00E01ADF"/>
    <w:rsid w:val="00E01CBB"/>
    <w:rsid w:val="00E01F14"/>
    <w:rsid w:val="00E02531"/>
    <w:rsid w:val="00E025BF"/>
    <w:rsid w:val="00E0262D"/>
    <w:rsid w:val="00E02B4F"/>
    <w:rsid w:val="00E02D72"/>
    <w:rsid w:val="00E02F19"/>
    <w:rsid w:val="00E02F73"/>
    <w:rsid w:val="00E02F80"/>
    <w:rsid w:val="00E02FF1"/>
    <w:rsid w:val="00E0326B"/>
    <w:rsid w:val="00E038C0"/>
    <w:rsid w:val="00E03B7D"/>
    <w:rsid w:val="00E03BF2"/>
    <w:rsid w:val="00E03DF6"/>
    <w:rsid w:val="00E03EC9"/>
    <w:rsid w:val="00E03F03"/>
    <w:rsid w:val="00E03FFB"/>
    <w:rsid w:val="00E04586"/>
    <w:rsid w:val="00E04E09"/>
    <w:rsid w:val="00E04E41"/>
    <w:rsid w:val="00E0534D"/>
    <w:rsid w:val="00E05734"/>
    <w:rsid w:val="00E058E3"/>
    <w:rsid w:val="00E05B31"/>
    <w:rsid w:val="00E05D72"/>
    <w:rsid w:val="00E0600E"/>
    <w:rsid w:val="00E0632F"/>
    <w:rsid w:val="00E0642F"/>
    <w:rsid w:val="00E064DC"/>
    <w:rsid w:val="00E06546"/>
    <w:rsid w:val="00E06934"/>
    <w:rsid w:val="00E071D4"/>
    <w:rsid w:val="00E072D8"/>
    <w:rsid w:val="00E073F2"/>
    <w:rsid w:val="00E074B1"/>
    <w:rsid w:val="00E077BF"/>
    <w:rsid w:val="00E07857"/>
    <w:rsid w:val="00E078C7"/>
    <w:rsid w:val="00E0798C"/>
    <w:rsid w:val="00E07B40"/>
    <w:rsid w:val="00E07BA5"/>
    <w:rsid w:val="00E07D6F"/>
    <w:rsid w:val="00E07E0A"/>
    <w:rsid w:val="00E07F85"/>
    <w:rsid w:val="00E1015E"/>
    <w:rsid w:val="00E10CD2"/>
    <w:rsid w:val="00E10FAE"/>
    <w:rsid w:val="00E11245"/>
    <w:rsid w:val="00E11311"/>
    <w:rsid w:val="00E11984"/>
    <w:rsid w:val="00E11BFA"/>
    <w:rsid w:val="00E11D1F"/>
    <w:rsid w:val="00E123A3"/>
    <w:rsid w:val="00E12A19"/>
    <w:rsid w:val="00E12C0A"/>
    <w:rsid w:val="00E12E32"/>
    <w:rsid w:val="00E1303D"/>
    <w:rsid w:val="00E1308E"/>
    <w:rsid w:val="00E131E1"/>
    <w:rsid w:val="00E132B5"/>
    <w:rsid w:val="00E1338C"/>
    <w:rsid w:val="00E1358D"/>
    <w:rsid w:val="00E135E9"/>
    <w:rsid w:val="00E13641"/>
    <w:rsid w:val="00E138D5"/>
    <w:rsid w:val="00E138EC"/>
    <w:rsid w:val="00E13C7E"/>
    <w:rsid w:val="00E13CA0"/>
    <w:rsid w:val="00E13CF8"/>
    <w:rsid w:val="00E14039"/>
    <w:rsid w:val="00E1418F"/>
    <w:rsid w:val="00E14437"/>
    <w:rsid w:val="00E14492"/>
    <w:rsid w:val="00E14612"/>
    <w:rsid w:val="00E146F7"/>
    <w:rsid w:val="00E147EE"/>
    <w:rsid w:val="00E14AF8"/>
    <w:rsid w:val="00E14C82"/>
    <w:rsid w:val="00E15330"/>
    <w:rsid w:val="00E154AB"/>
    <w:rsid w:val="00E15B02"/>
    <w:rsid w:val="00E15B48"/>
    <w:rsid w:val="00E15BB4"/>
    <w:rsid w:val="00E15E61"/>
    <w:rsid w:val="00E161F4"/>
    <w:rsid w:val="00E16326"/>
    <w:rsid w:val="00E166E0"/>
    <w:rsid w:val="00E16AA1"/>
    <w:rsid w:val="00E16AB0"/>
    <w:rsid w:val="00E16C48"/>
    <w:rsid w:val="00E1736F"/>
    <w:rsid w:val="00E17402"/>
    <w:rsid w:val="00E1773C"/>
    <w:rsid w:val="00E17A85"/>
    <w:rsid w:val="00E17BAD"/>
    <w:rsid w:val="00E17C5F"/>
    <w:rsid w:val="00E17D70"/>
    <w:rsid w:val="00E201F8"/>
    <w:rsid w:val="00E2037F"/>
    <w:rsid w:val="00E20528"/>
    <w:rsid w:val="00E20571"/>
    <w:rsid w:val="00E205A7"/>
    <w:rsid w:val="00E20610"/>
    <w:rsid w:val="00E20689"/>
    <w:rsid w:val="00E20768"/>
    <w:rsid w:val="00E20A03"/>
    <w:rsid w:val="00E20B54"/>
    <w:rsid w:val="00E20B7F"/>
    <w:rsid w:val="00E20CCA"/>
    <w:rsid w:val="00E21277"/>
    <w:rsid w:val="00E212E4"/>
    <w:rsid w:val="00E2139C"/>
    <w:rsid w:val="00E213DB"/>
    <w:rsid w:val="00E21491"/>
    <w:rsid w:val="00E216FE"/>
    <w:rsid w:val="00E2191B"/>
    <w:rsid w:val="00E219EB"/>
    <w:rsid w:val="00E21B6C"/>
    <w:rsid w:val="00E21DB1"/>
    <w:rsid w:val="00E21FEB"/>
    <w:rsid w:val="00E22111"/>
    <w:rsid w:val="00E2212E"/>
    <w:rsid w:val="00E22321"/>
    <w:rsid w:val="00E22573"/>
    <w:rsid w:val="00E22956"/>
    <w:rsid w:val="00E22BD1"/>
    <w:rsid w:val="00E22CB7"/>
    <w:rsid w:val="00E22D46"/>
    <w:rsid w:val="00E2316B"/>
    <w:rsid w:val="00E2341A"/>
    <w:rsid w:val="00E234BD"/>
    <w:rsid w:val="00E234E2"/>
    <w:rsid w:val="00E237BA"/>
    <w:rsid w:val="00E239D7"/>
    <w:rsid w:val="00E23A07"/>
    <w:rsid w:val="00E23D10"/>
    <w:rsid w:val="00E23E1F"/>
    <w:rsid w:val="00E23FEF"/>
    <w:rsid w:val="00E240A5"/>
    <w:rsid w:val="00E243C5"/>
    <w:rsid w:val="00E24953"/>
    <w:rsid w:val="00E249DD"/>
    <w:rsid w:val="00E24B4B"/>
    <w:rsid w:val="00E24DB2"/>
    <w:rsid w:val="00E24EF7"/>
    <w:rsid w:val="00E250F3"/>
    <w:rsid w:val="00E25190"/>
    <w:rsid w:val="00E251BA"/>
    <w:rsid w:val="00E25276"/>
    <w:rsid w:val="00E257A6"/>
    <w:rsid w:val="00E25C54"/>
    <w:rsid w:val="00E26225"/>
    <w:rsid w:val="00E2638E"/>
    <w:rsid w:val="00E26506"/>
    <w:rsid w:val="00E267AE"/>
    <w:rsid w:val="00E26853"/>
    <w:rsid w:val="00E2687E"/>
    <w:rsid w:val="00E26BB4"/>
    <w:rsid w:val="00E26BBF"/>
    <w:rsid w:val="00E26C12"/>
    <w:rsid w:val="00E2717D"/>
    <w:rsid w:val="00E306D3"/>
    <w:rsid w:val="00E308B6"/>
    <w:rsid w:val="00E30BBF"/>
    <w:rsid w:val="00E30C8B"/>
    <w:rsid w:val="00E30FEB"/>
    <w:rsid w:val="00E3130E"/>
    <w:rsid w:val="00E31321"/>
    <w:rsid w:val="00E31342"/>
    <w:rsid w:val="00E31501"/>
    <w:rsid w:val="00E315B5"/>
    <w:rsid w:val="00E319BC"/>
    <w:rsid w:val="00E31A93"/>
    <w:rsid w:val="00E31D15"/>
    <w:rsid w:val="00E31DF9"/>
    <w:rsid w:val="00E31F79"/>
    <w:rsid w:val="00E321BB"/>
    <w:rsid w:val="00E32250"/>
    <w:rsid w:val="00E3227D"/>
    <w:rsid w:val="00E32533"/>
    <w:rsid w:val="00E32906"/>
    <w:rsid w:val="00E32A81"/>
    <w:rsid w:val="00E32EDF"/>
    <w:rsid w:val="00E3373F"/>
    <w:rsid w:val="00E3414D"/>
    <w:rsid w:val="00E342B9"/>
    <w:rsid w:val="00E343EF"/>
    <w:rsid w:val="00E34584"/>
    <w:rsid w:val="00E345B0"/>
    <w:rsid w:val="00E3473E"/>
    <w:rsid w:val="00E347DF"/>
    <w:rsid w:val="00E34CA5"/>
    <w:rsid w:val="00E34D29"/>
    <w:rsid w:val="00E35394"/>
    <w:rsid w:val="00E353F9"/>
    <w:rsid w:val="00E35743"/>
    <w:rsid w:val="00E35AD0"/>
    <w:rsid w:val="00E35D3A"/>
    <w:rsid w:val="00E35DA8"/>
    <w:rsid w:val="00E3629F"/>
    <w:rsid w:val="00E3670C"/>
    <w:rsid w:val="00E36A4C"/>
    <w:rsid w:val="00E36AE6"/>
    <w:rsid w:val="00E36BEA"/>
    <w:rsid w:val="00E36DC9"/>
    <w:rsid w:val="00E36EB2"/>
    <w:rsid w:val="00E36F8C"/>
    <w:rsid w:val="00E370BA"/>
    <w:rsid w:val="00E371AB"/>
    <w:rsid w:val="00E3745B"/>
    <w:rsid w:val="00E374CD"/>
    <w:rsid w:val="00E375D9"/>
    <w:rsid w:val="00E37708"/>
    <w:rsid w:val="00E378CD"/>
    <w:rsid w:val="00E37DD5"/>
    <w:rsid w:val="00E37E99"/>
    <w:rsid w:val="00E402F5"/>
    <w:rsid w:val="00E40675"/>
    <w:rsid w:val="00E408E5"/>
    <w:rsid w:val="00E40B7B"/>
    <w:rsid w:val="00E40C51"/>
    <w:rsid w:val="00E40E12"/>
    <w:rsid w:val="00E40E16"/>
    <w:rsid w:val="00E410F2"/>
    <w:rsid w:val="00E412A0"/>
    <w:rsid w:val="00E415C6"/>
    <w:rsid w:val="00E417DF"/>
    <w:rsid w:val="00E4185F"/>
    <w:rsid w:val="00E419E5"/>
    <w:rsid w:val="00E419F2"/>
    <w:rsid w:val="00E41BDC"/>
    <w:rsid w:val="00E41ECC"/>
    <w:rsid w:val="00E41EF5"/>
    <w:rsid w:val="00E42230"/>
    <w:rsid w:val="00E42F26"/>
    <w:rsid w:val="00E42FF7"/>
    <w:rsid w:val="00E430F4"/>
    <w:rsid w:val="00E43E78"/>
    <w:rsid w:val="00E43F7D"/>
    <w:rsid w:val="00E43FC3"/>
    <w:rsid w:val="00E443BF"/>
    <w:rsid w:val="00E44654"/>
    <w:rsid w:val="00E44738"/>
    <w:rsid w:val="00E4475F"/>
    <w:rsid w:val="00E44B49"/>
    <w:rsid w:val="00E44C67"/>
    <w:rsid w:val="00E44FC8"/>
    <w:rsid w:val="00E45168"/>
    <w:rsid w:val="00E4528E"/>
    <w:rsid w:val="00E452D4"/>
    <w:rsid w:val="00E453CF"/>
    <w:rsid w:val="00E4555C"/>
    <w:rsid w:val="00E45AB5"/>
    <w:rsid w:val="00E45AD4"/>
    <w:rsid w:val="00E45B7B"/>
    <w:rsid w:val="00E45BA7"/>
    <w:rsid w:val="00E45C3A"/>
    <w:rsid w:val="00E45CEA"/>
    <w:rsid w:val="00E45EF2"/>
    <w:rsid w:val="00E46194"/>
    <w:rsid w:val="00E46794"/>
    <w:rsid w:val="00E467DA"/>
    <w:rsid w:val="00E46AF3"/>
    <w:rsid w:val="00E46FB7"/>
    <w:rsid w:val="00E46FF5"/>
    <w:rsid w:val="00E470D1"/>
    <w:rsid w:val="00E47248"/>
    <w:rsid w:val="00E472E3"/>
    <w:rsid w:val="00E4763D"/>
    <w:rsid w:val="00E47A19"/>
    <w:rsid w:val="00E47C67"/>
    <w:rsid w:val="00E47D83"/>
    <w:rsid w:val="00E47F71"/>
    <w:rsid w:val="00E50631"/>
    <w:rsid w:val="00E5096B"/>
    <w:rsid w:val="00E50B40"/>
    <w:rsid w:val="00E50F70"/>
    <w:rsid w:val="00E513B1"/>
    <w:rsid w:val="00E51535"/>
    <w:rsid w:val="00E515D2"/>
    <w:rsid w:val="00E516AE"/>
    <w:rsid w:val="00E51CD2"/>
    <w:rsid w:val="00E51DCE"/>
    <w:rsid w:val="00E51E6B"/>
    <w:rsid w:val="00E52B4A"/>
    <w:rsid w:val="00E52D9D"/>
    <w:rsid w:val="00E53395"/>
    <w:rsid w:val="00E53456"/>
    <w:rsid w:val="00E53753"/>
    <w:rsid w:val="00E53BEF"/>
    <w:rsid w:val="00E53C7E"/>
    <w:rsid w:val="00E53CBB"/>
    <w:rsid w:val="00E53D6C"/>
    <w:rsid w:val="00E53EF7"/>
    <w:rsid w:val="00E5416C"/>
    <w:rsid w:val="00E54856"/>
    <w:rsid w:val="00E5496A"/>
    <w:rsid w:val="00E54A84"/>
    <w:rsid w:val="00E54DE6"/>
    <w:rsid w:val="00E54E05"/>
    <w:rsid w:val="00E553ED"/>
    <w:rsid w:val="00E5599C"/>
    <w:rsid w:val="00E55A38"/>
    <w:rsid w:val="00E55BC8"/>
    <w:rsid w:val="00E55BDF"/>
    <w:rsid w:val="00E55FC0"/>
    <w:rsid w:val="00E562DB"/>
    <w:rsid w:val="00E56919"/>
    <w:rsid w:val="00E56E3D"/>
    <w:rsid w:val="00E56F1A"/>
    <w:rsid w:val="00E570FD"/>
    <w:rsid w:val="00E574AD"/>
    <w:rsid w:val="00E57525"/>
    <w:rsid w:val="00E57ECE"/>
    <w:rsid w:val="00E57FCC"/>
    <w:rsid w:val="00E57FCF"/>
    <w:rsid w:val="00E60082"/>
    <w:rsid w:val="00E60137"/>
    <w:rsid w:val="00E6013F"/>
    <w:rsid w:val="00E60386"/>
    <w:rsid w:val="00E607D1"/>
    <w:rsid w:val="00E607E1"/>
    <w:rsid w:val="00E60B2B"/>
    <w:rsid w:val="00E60F87"/>
    <w:rsid w:val="00E60F8B"/>
    <w:rsid w:val="00E610A4"/>
    <w:rsid w:val="00E61371"/>
    <w:rsid w:val="00E61494"/>
    <w:rsid w:val="00E615BF"/>
    <w:rsid w:val="00E616D6"/>
    <w:rsid w:val="00E61A83"/>
    <w:rsid w:val="00E61A98"/>
    <w:rsid w:val="00E61ECD"/>
    <w:rsid w:val="00E62271"/>
    <w:rsid w:val="00E62365"/>
    <w:rsid w:val="00E624A4"/>
    <w:rsid w:val="00E625C5"/>
    <w:rsid w:val="00E628A1"/>
    <w:rsid w:val="00E62929"/>
    <w:rsid w:val="00E62A21"/>
    <w:rsid w:val="00E62A2B"/>
    <w:rsid w:val="00E62A8E"/>
    <w:rsid w:val="00E62B75"/>
    <w:rsid w:val="00E62C2C"/>
    <w:rsid w:val="00E62D49"/>
    <w:rsid w:val="00E62E06"/>
    <w:rsid w:val="00E62E71"/>
    <w:rsid w:val="00E62F50"/>
    <w:rsid w:val="00E6302A"/>
    <w:rsid w:val="00E634D0"/>
    <w:rsid w:val="00E63539"/>
    <w:rsid w:val="00E63574"/>
    <w:rsid w:val="00E63689"/>
    <w:rsid w:val="00E63BC4"/>
    <w:rsid w:val="00E63E95"/>
    <w:rsid w:val="00E642AF"/>
    <w:rsid w:val="00E64399"/>
    <w:rsid w:val="00E6477D"/>
    <w:rsid w:val="00E64A03"/>
    <w:rsid w:val="00E64D09"/>
    <w:rsid w:val="00E64D7D"/>
    <w:rsid w:val="00E651BE"/>
    <w:rsid w:val="00E652A3"/>
    <w:rsid w:val="00E657A1"/>
    <w:rsid w:val="00E658B1"/>
    <w:rsid w:val="00E65BB4"/>
    <w:rsid w:val="00E65E66"/>
    <w:rsid w:val="00E6689E"/>
    <w:rsid w:val="00E669DF"/>
    <w:rsid w:val="00E669FD"/>
    <w:rsid w:val="00E66A7B"/>
    <w:rsid w:val="00E66C51"/>
    <w:rsid w:val="00E66D7D"/>
    <w:rsid w:val="00E66FDE"/>
    <w:rsid w:val="00E671A0"/>
    <w:rsid w:val="00E6757E"/>
    <w:rsid w:val="00E67582"/>
    <w:rsid w:val="00E677D3"/>
    <w:rsid w:val="00E6784C"/>
    <w:rsid w:val="00E6797A"/>
    <w:rsid w:val="00E679DC"/>
    <w:rsid w:val="00E67EF0"/>
    <w:rsid w:val="00E70665"/>
    <w:rsid w:val="00E70B7F"/>
    <w:rsid w:val="00E70D1A"/>
    <w:rsid w:val="00E710C4"/>
    <w:rsid w:val="00E710F7"/>
    <w:rsid w:val="00E7135E"/>
    <w:rsid w:val="00E71389"/>
    <w:rsid w:val="00E713D0"/>
    <w:rsid w:val="00E714A5"/>
    <w:rsid w:val="00E715F1"/>
    <w:rsid w:val="00E7178B"/>
    <w:rsid w:val="00E718CF"/>
    <w:rsid w:val="00E718D9"/>
    <w:rsid w:val="00E71967"/>
    <w:rsid w:val="00E71A3C"/>
    <w:rsid w:val="00E71BD3"/>
    <w:rsid w:val="00E71F5B"/>
    <w:rsid w:val="00E720A5"/>
    <w:rsid w:val="00E72A36"/>
    <w:rsid w:val="00E72F77"/>
    <w:rsid w:val="00E72FFA"/>
    <w:rsid w:val="00E73006"/>
    <w:rsid w:val="00E73205"/>
    <w:rsid w:val="00E733A3"/>
    <w:rsid w:val="00E73AFE"/>
    <w:rsid w:val="00E741A1"/>
    <w:rsid w:val="00E7426B"/>
    <w:rsid w:val="00E743ED"/>
    <w:rsid w:val="00E74639"/>
    <w:rsid w:val="00E74E01"/>
    <w:rsid w:val="00E74F1C"/>
    <w:rsid w:val="00E75036"/>
    <w:rsid w:val="00E75AD1"/>
    <w:rsid w:val="00E75C84"/>
    <w:rsid w:val="00E75D09"/>
    <w:rsid w:val="00E7605F"/>
    <w:rsid w:val="00E76105"/>
    <w:rsid w:val="00E76148"/>
    <w:rsid w:val="00E76584"/>
    <w:rsid w:val="00E77066"/>
    <w:rsid w:val="00E770EE"/>
    <w:rsid w:val="00E77105"/>
    <w:rsid w:val="00E774EF"/>
    <w:rsid w:val="00E7760F"/>
    <w:rsid w:val="00E77859"/>
    <w:rsid w:val="00E77B2F"/>
    <w:rsid w:val="00E77B5B"/>
    <w:rsid w:val="00E77C43"/>
    <w:rsid w:val="00E77EB3"/>
    <w:rsid w:val="00E77F9F"/>
    <w:rsid w:val="00E80CB0"/>
    <w:rsid w:val="00E80D4E"/>
    <w:rsid w:val="00E80DCD"/>
    <w:rsid w:val="00E80F16"/>
    <w:rsid w:val="00E810B5"/>
    <w:rsid w:val="00E8127C"/>
    <w:rsid w:val="00E818DC"/>
    <w:rsid w:val="00E81D12"/>
    <w:rsid w:val="00E8211E"/>
    <w:rsid w:val="00E82144"/>
    <w:rsid w:val="00E821E2"/>
    <w:rsid w:val="00E82941"/>
    <w:rsid w:val="00E82BD4"/>
    <w:rsid w:val="00E82E04"/>
    <w:rsid w:val="00E82E17"/>
    <w:rsid w:val="00E82F1D"/>
    <w:rsid w:val="00E82F35"/>
    <w:rsid w:val="00E82F65"/>
    <w:rsid w:val="00E835F4"/>
    <w:rsid w:val="00E83639"/>
    <w:rsid w:val="00E836E5"/>
    <w:rsid w:val="00E83AD7"/>
    <w:rsid w:val="00E83D98"/>
    <w:rsid w:val="00E84023"/>
    <w:rsid w:val="00E8437D"/>
    <w:rsid w:val="00E8446B"/>
    <w:rsid w:val="00E84743"/>
    <w:rsid w:val="00E84AE0"/>
    <w:rsid w:val="00E84C1B"/>
    <w:rsid w:val="00E84F37"/>
    <w:rsid w:val="00E85167"/>
    <w:rsid w:val="00E85ABC"/>
    <w:rsid w:val="00E85F37"/>
    <w:rsid w:val="00E85F55"/>
    <w:rsid w:val="00E85FC1"/>
    <w:rsid w:val="00E8602F"/>
    <w:rsid w:val="00E86626"/>
    <w:rsid w:val="00E86A40"/>
    <w:rsid w:val="00E86F20"/>
    <w:rsid w:val="00E87075"/>
    <w:rsid w:val="00E87252"/>
    <w:rsid w:val="00E87273"/>
    <w:rsid w:val="00E875F9"/>
    <w:rsid w:val="00E876BF"/>
    <w:rsid w:val="00E879FE"/>
    <w:rsid w:val="00E87E46"/>
    <w:rsid w:val="00E901C8"/>
    <w:rsid w:val="00E905B5"/>
    <w:rsid w:val="00E90818"/>
    <w:rsid w:val="00E9099A"/>
    <w:rsid w:val="00E90C5F"/>
    <w:rsid w:val="00E912CD"/>
    <w:rsid w:val="00E918EB"/>
    <w:rsid w:val="00E91F1D"/>
    <w:rsid w:val="00E9212F"/>
    <w:rsid w:val="00E922B3"/>
    <w:rsid w:val="00E92517"/>
    <w:rsid w:val="00E925BE"/>
    <w:rsid w:val="00E927F1"/>
    <w:rsid w:val="00E92AAB"/>
    <w:rsid w:val="00E9315E"/>
    <w:rsid w:val="00E93205"/>
    <w:rsid w:val="00E932D1"/>
    <w:rsid w:val="00E934E5"/>
    <w:rsid w:val="00E93FCE"/>
    <w:rsid w:val="00E93FE1"/>
    <w:rsid w:val="00E9476C"/>
    <w:rsid w:val="00E947D3"/>
    <w:rsid w:val="00E94A14"/>
    <w:rsid w:val="00E94BE6"/>
    <w:rsid w:val="00E94CA3"/>
    <w:rsid w:val="00E94CE0"/>
    <w:rsid w:val="00E94EBB"/>
    <w:rsid w:val="00E94F2B"/>
    <w:rsid w:val="00E9519F"/>
    <w:rsid w:val="00E957B6"/>
    <w:rsid w:val="00E958D5"/>
    <w:rsid w:val="00E95C63"/>
    <w:rsid w:val="00E95CE7"/>
    <w:rsid w:val="00E95EB0"/>
    <w:rsid w:val="00E95EC0"/>
    <w:rsid w:val="00E96214"/>
    <w:rsid w:val="00E96413"/>
    <w:rsid w:val="00E967B6"/>
    <w:rsid w:val="00E96E30"/>
    <w:rsid w:val="00E96F4D"/>
    <w:rsid w:val="00E9736D"/>
    <w:rsid w:val="00E9751F"/>
    <w:rsid w:val="00E97881"/>
    <w:rsid w:val="00E97A64"/>
    <w:rsid w:val="00E97B34"/>
    <w:rsid w:val="00EA00ED"/>
    <w:rsid w:val="00EA0995"/>
    <w:rsid w:val="00EA0BB0"/>
    <w:rsid w:val="00EA0F32"/>
    <w:rsid w:val="00EA10B2"/>
    <w:rsid w:val="00EA1221"/>
    <w:rsid w:val="00EA126B"/>
    <w:rsid w:val="00EA1431"/>
    <w:rsid w:val="00EA1717"/>
    <w:rsid w:val="00EA18A6"/>
    <w:rsid w:val="00EA1A5E"/>
    <w:rsid w:val="00EA1F66"/>
    <w:rsid w:val="00EA20C9"/>
    <w:rsid w:val="00EA21A8"/>
    <w:rsid w:val="00EA235E"/>
    <w:rsid w:val="00EA23D8"/>
    <w:rsid w:val="00EA2E97"/>
    <w:rsid w:val="00EA310F"/>
    <w:rsid w:val="00EA3902"/>
    <w:rsid w:val="00EA394D"/>
    <w:rsid w:val="00EA39B7"/>
    <w:rsid w:val="00EA3B00"/>
    <w:rsid w:val="00EA3BAC"/>
    <w:rsid w:val="00EA403D"/>
    <w:rsid w:val="00EA40AF"/>
    <w:rsid w:val="00EA40F2"/>
    <w:rsid w:val="00EA430C"/>
    <w:rsid w:val="00EA4538"/>
    <w:rsid w:val="00EA47B2"/>
    <w:rsid w:val="00EA4A15"/>
    <w:rsid w:val="00EA4AB4"/>
    <w:rsid w:val="00EA4BD0"/>
    <w:rsid w:val="00EA4E01"/>
    <w:rsid w:val="00EA4E21"/>
    <w:rsid w:val="00EA5731"/>
    <w:rsid w:val="00EA5CE2"/>
    <w:rsid w:val="00EA64B9"/>
    <w:rsid w:val="00EA6698"/>
    <w:rsid w:val="00EA66D8"/>
    <w:rsid w:val="00EA6A07"/>
    <w:rsid w:val="00EA6F7D"/>
    <w:rsid w:val="00EA7053"/>
    <w:rsid w:val="00EA71EE"/>
    <w:rsid w:val="00EA7316"/>
    <w:rsid w:val="00EA7354"/>
    <w:rsid w:val="00EA742A"/>
    <w:rsid w:val="00EA7445"/>
    <w:rsid w:val="00EA75D2"/>
    <w:rsid w:val="00EA7882"/>
    <w:rsid w:val="00EA78D0"/>
    <w:rsid w:val="00EA78DA"/>
    <w:rsid w:val="00EA7A0D"/>
    <w:rsid w:val="00EA7A56"/>
    <w:rsid w:val="00EA7F6E"/>
    <w:rsid w:val="00EB02B4"/>
    <w:rsid w:val="00EB04D6"/>
    <w:rsid w:val="00EB0E45"/>
    <w:rsid w:val="00EB100D"/>
    <w:rsid w:val="00EB1141"/>
    <w:rsid w:val="00EB1193"/>
    <w:rsid w:val="00EB1731"/>
    <w:rsid w:val="00EB1C88"/>
    <w:rsid w:val="00EB20DD"/>
    <w:rsid w:val="00EB233A"/>
    <w:rsid w:val="00EB23CE"/>
    <w:rsid w:val="00EB25CC"/>
    <w:rsid w:val="00EB2795"/>
    <w:rsid w:val="00EB28AC"/>
    <w:rsid w:val="00EB29A6"/>
    <w:rsid w:val="00EB2D57"/>
    <w:rsid w:val="00EB328A"/>
    <w:rsid w:val="00EB332A"/>
    <w:rsid w:val="00EB359A"/>
    <w:rsid w:val="00EB36F9"/>
    <w:rsid w:val="00EB39AE"/>
    <w:rsid w:val="00EB3DCE"/>
    <w:rsid w:val="00EB3F2A"/>
    <w:rsid w:val="00EB4034"/>
    <w:rsid w:val="00EB415E"/>
    <w:rsid w:val="00EB42D0"/>
    <w:rsid w:val="00EB457E"/>
    <w:rsid w:val="00EB47C5"/>
    <w:rsid w:val="00EB4C58"/>
    <w:rsid w:val="00EB4C60"/>
    <w:rsid w:val="00EB4DFD"/>
    <w:rsid w:val="00EB524D"/>
    <w:rsid w:val="00EB5C3A"/>
    <w:rsid w:val="00EB5DC7"/>
    <w:rsid w:val="00EB5DE7"/>
    <w:rsid w:val="00EB5FBD"/>
    <w:rsid w:val="00EB6329"/>
    <w:rsid w:val="00EB643D"/>
    <w:rsid w:val="00EB6DFC"/>
    <w:rsid w:val="00EB6E9A"/>
    <w:rsid w:val="00EB6ED8"/>
    <w:rsid w:val="00EB70CC"/>
    <w:rsid w:val="00EB713D"/>
    <w:rsid w:val="00EB7211"/>
    <w:rsid w:val="00EB737C"/>
    <w:rsid w:val="00EB75D4"/>
    <w:rsid w:val="00EB7652"/>
    <w:rsid w:val="00EB773C"/>
    <w:rsid w:val="00EB7F8E"/>
    <w:rsid w:val="00EC0154"/>
    <w:rsid w:val="00EC0414"/>
    <w:rsid w:val="00EC0774"/>
    <w:rsid w:val="00EC0BFC"/>
    <w:rsid w:val="00EC0EB8"/>
    <w:rsid w:val="00EC1030"/>
    <w:rsid w:val="00EC14E0"/>
    <w:rsid w:val="00EC1988"/>
    <w:rsid w:val="00EC19F2"/>
    <w:rsid w:val="00EC1BF5"/>
    <w:rsid w:val="00EC23A1"/>
    <w:rsid w:val="00EC23A9"/>
    <w:rsid w:val="00EC24F3"/>
    <w:rsid w:val="00EC298C"/>
    <w:rsid w:val="00EC2BA9"/>
    <w:rsid w:val="00EC30B9"/>
    <w:rsid w:val="00EC319B"/>
    <w:rsid w:val="00EC35C1"/>
    <w:rsid w:val="00EC3EB9"/>
    <w:rsid w:val="00EC3F0A"/>
    <w:rsid w:val="00EC411D"/>
    <w:rsid w:val="00EC418A"/>
    <w:rsid w:val="00EC48BE"/>
    <w:rsid w:val="00EC4940"/>
    <w:rsid w:val="00EC49C5"/>
    <w:rsid w:val="00EC4B1A"/>
    <w:rsid w:val="00EC4C80"/>
    <w:rsid w:val="00EC4D60"/>
    <w:rsid w:val="00EC4F61"/>
    <w:rsid w:val="00EC55EE"/>
    <w:rsid w:val="00EC562A"/>
    <w:rsid w:val="00EC60BB"/>
    <w:rsid w:val="00EC60F4"/>
    <w:rsid w:val="00EC6422"/>
    <w:rsid w:val="00EC6695"/>
    <w:rsid w:val="00EC6A2E"/>
    <w:rsid w:val="00EC73BC"/>
    <w:rsid w:val="00EC763F"/>
    <w:rsid w:val="00ED018B"/>
    <w:rsid w:val="00ED0263"/>
    <w:rsid w:val="00ED03B7"/>
    <w:rsid w:val="00ED0AC4"/>
    <w:rsid w:val="00ED12BD"/>
    <w:rsid w:val="00ED16B6"/>
    <w:rsid w:val="00ED19BC"/>
    <w:rsid w:val="00ED1A60"/>
    <w:rsid w:val="00ED1D13"/>
    <w:rsid w:val="00ED207D"/>
    <w:rsid w:val="00ED25C4"/>
    <w:rsid w:val="00ED2732"/>
    <w:rsid w:val="00ED2FCC"/>
    <w:rsid w:val="00ED31F3"/>
    <w:rsid w:val="00ED3405"/>
    <w:rsid w:val="00ED38F9"/>
    <w:rsid w:val="00ED424E"/>
    <w:rsid w:val="00ED42BF"/>
    <w:rsid w:val="00ED4351"/>
    <w:rsid w:val="00ED48A6"/>
    <w:rsid w:val="00ED4A21"/>
    <w:rsid w:val="00ED503B"/>
    <w:rsid w:val="00ED50D3"/>
    <w:rsid w:val="00ED56CD"/>
    <w:rsid w:val="00ED5723"/>
    <w:rsid w:val="00ED5998"/>
    <w:rsid w:val="00ED5A24"/>
    <w:rsid w:val="00ED5B03"/>
    <w:rsid w:val="00ED5B71"/>
    <w:rsid w:val="00ED5C35"/>
    <w:rsid w:val="00ED5F34"/>
    <w:rsid w:val="00ED6778"/>
    <w:rsid w:val="00ED68B5"/>
    <w:rsid w:val="00ED6A07"/>
    <w:rsid w:val="00ED6E8F"/>
    <w:rsid w:val="00ED6FA6"/>
    <w:rsid w:val="00ED7199"/>
    <w:rsid w:val="00ED7209"/>
    <w:rsid w:val="00ED72B1"/>
    <w:rsid w:val="00ED72F4"/>
    <w:rsid w:val="00ED767E"/>
    <w:rsid w:val="00ED784B"/>
    <w:rsid w:val="00ED78E7"/>
    <w:rsid w:val="00ED79B5"/>
    <w:rsid w:val="00EE00AD"/>
    <w:rsid w:val="00EE020F"/>
    <w:rsid w:val="00EE0C8D"/>
    <w:rsid w:val="00EE0F5A"/>
    <w:rsid w:val="00EE109C"/>
    <w:rsid w:val="00EE1272"/>
    <w:rsid w:val="00EE12FC"/>
    <w:rsid w:val="00EE1528"/>
    <w:rsid w:val="00EE1775"/>
    <w:rsid w:val="00EE1850"/>
    <w:rsid w:val="00EE1A45"/>
    <w:rsid w:val="00EE1F37"/>
    <w:rsid w:val="00EE1F9F"/>
    <w:rsid w:val="00EE2285"/>
    <w:rsid w:val="00EE2659"/>
    <w:rsid w:val="00EE2733"/>
    <w:rsid w:val="00EE28E5"/>
    <w:rsid w:val="00EE28ED"/>
    <w:rsid w:val="00EE2A07"/>
    <w:rsid w:val="00EE2A36"/>
    <w:rsid w:val="00EE2B04"/>
    <w:rsid w:val="00EE2CEF"/>
    <w:rsid w:val="00EE31FE"/>
    <w:rsid w:val="00EE33F3"/>
    <w:rsid w:val="00EE34AD"/>
    <w:rsid w:val="00EE3A0F"/>
    <w:rsid w:val="00EE3E73"/>
    <w:rsid w:val="00EE40EB"/>
    <w:rsid w:val="00EE4245"/>
    <w:rsid w:val="00EE470D"/>
    <w:rsid w:val="00EE4720"/>
    <w:rsid w:val="00EE474B"/>
    <w:rsid w:val="00EE4767"/>
    <w:rsid w:val="00EE48D0"/>
    <w:rsid w:val="00EE4914"/>
    <w:rsid w:val="00EE4962"/>
    <w:rsid w:val="00EE4A22"/>
    <w:rsid w:val="00EE517B"/>
    <w:rsid w:val="00EE52C0"/>
    <w:rsid w:val="00EE54B6"/>
    <w:rsid w:val="00EE57F8"/>
    <w:rsid w:val="00EE591B"/>
    <w:rsid w:val="00EE5B00"/>
    <w:rsid w:val="00EE5D9E"/>
    <w:rsid w:val="00EE6060"/>
    <w:rsid w:val="00EE639A"/>
    <w:rsid w:val="00EE691C"/>
    <w:rsid w:val="00EE740E"/>
    <w:rsid w:val="00EE7616"/>
    <w:rsid w:val="00EE762B"/>
    <w:rsid w:val="00EE76A7"/>
    <w:rsid w:val="00EE7E9B"/>
    <w:rsid w:val="00EE7EF2"/>
    <w:rsid w:val="00EE7F79"/>
    <w:rsid w:val="00EF00D5"/>
    <w:rsid w:val="00EF00D8"/>
    <w:rsid w:val="00EF03FC"/>
    <w:rsid w:val="00EF0792"/>
    <w:rsid w:val="00EF0946"/>
    <w:rsid w:val="00EF0978"/>
    <w:rsid w:val="00EF0AC9"/>
    <w:rsid w:val="00EF0D04"/>
    <w:rsid w:val="00EF0D23"/>
    <w:rsid w:val="00EF1036"/>
    <w:rsid w:val="00EF1099"/>
    <w:rsid w:val="00EF1230"/>
    <w:rsid w:val="00EF1B97"/>
    <w:rsid w:val="00EF1D07"/>
    <w:rsid w:val="00EF1ECC"/>
    <w:rsid w:val="00EF20D0"/>
    <w:rsid w:val="00EF2184"/>
    <w:rsid w:val="00EF24CA"/>
    <w:rsid w:val="00EF290B"/>
    <w:rsid w:val="00EF2923"/>
    <w:rsid w:val="00EF2AA3"/>
    <w:rsid w:val="00EF2ABD"/>
    <w:rsid w:val="00EF3113"/>
    <w:rsid w:val="00EF38A3"/>
    <w:rsid w:val="00EF3F3D"/>
    <w:rsid w:val="00EF41B5"/>
    <w:rsid w:val="00EF4458"/>
    <w:rsid w:val="00EF461D"/>
    <w:rsid w:val="00EF4638"/>
    <w:rsid w:val="00EF4878"/>
    <w:rsid w:val="00EF4F47"/>
    <w:rsid w:val="00EF5586"/>
    <w:rsid w:val="00EF5619"/>
    <w:rsid w:val="00EF5683"/>
    <w:rsid w:val="00EF5818"/>
    <w:rsid w:val="00EF584E"/>
    <w:rsid w:val="00EF5B17"/>
    <w:rsid w:val="00EF5BD2"/>
    <w:rsid w:val="00EF5D10"/>
    <w:rsid w:val="00EF64AB"/>
    <w:rsid w:val="00EF6565"/>
    <w:rsid w:val="00EF7C07"/>
    <w:rsid w:val="00F0013C"/>
    <w:rsid w:val="00F00346"/>
    <w:rsid w:val="00F00663"/>
    <w:rsid w:val="00F00E1B"/>
    <w:rsid w:val="00F00FA5"/>
    <w:rsid w:val="00F010A2"/>
    <w:rsid w:val="00F01320"/>
    <w:rsid w:val="00F013E1"/>
    <w:rsid w:val="00F01D50"/>
    <w:rsid w:val="00F021D2"/>
    <w:rsid w:val="00F022CA"/>
    <w:rsid w:val="00F023B1"/>
    <w:rsid w:val="00F023B9"/>
    <w:rsid w:val="00F024A7"/>
    <w:rsid w:val="00F025DD"/>
    <w:rsid w:val="00F02CC1"/>
    <w:rsid w:val="00F02EDA"/>
    <w:rsid w:val="00F02FD2"/>
    <w:rsid w:val="00F03331"/>
    <w:rsid w:val="00F036D0"/>
    <w:rsid w:val="00F03723"/>
    <w:rsid w:val="00F0375D"/>
    <w:rsid w:val="00F03800"/>
    <w:rsid w:val="00F03E78"/>
    <w:rsid w:val="00F04043"/>
    <w:rsid w:val="00F043E6"/>
    <w:rsid w:val="00F049F6"/>
    <w:rsid w:val="00F04F03"/>
    <w:rsid w:val="00F050B0"/>
    <w:rsid w:val="00F05723"/>
    <w:rsid w:val="00F0582F"/>
    <w:rsid w:val="00F05C33"/>
    <w:rsid w:val="00F05E6F"/>
    <w:rsid w:val="00F063C7"/>
    <w:rsid w:val="00F0651D"/>
    <w:rsid w:val="00F06940"/>
    <w:rsid w:val="00F06A3A"/>
    <w:rsid w:val="00F06A76"/>
    <w:rsid w:val="00F06BF8"/>
    <w:rsid w:val="00F06DD6"/>
    <w:rsid w:val="00F0707B"/>
    <w:rsid w:val="00F070BE"/>
    <w:rsid w:val="00F07709"/>
    <w:rsid w:val="00F077AC"/>
    <w:rsid w:val="00F079FB"/>
    <w:rsid w:val="00F07A9A"/>
    <w:rsid w:val="00F07E15"/>
    <w:rsid w:val="00F100EA"/>
    <w:rsid w:val="00F10161"/>
    <w:rsid w:val="00F10170"/>
    <w:rsid w:val="00F1081C"/>
    <w:rsid w:val="00F10CAF"/>
    <w:rsid w:val="00F10DA4"/>
    <w:rsid w:val="00F10EA5"/>
    <w:rsid w:val="00F10F5E"/>
    <w:rsid w:val="00F111C1"/>
    <w:rsid w:val="00F11403"/>
    <w:rsid w:val="00F114DF"/>
    <w:rsid w:val="00F11BA8"/>
    <w:rsid w:val="00F11E29"/>
    <w:rsid w:val="00F11E64"/>
    <w:rsid w:val="00F11EFF"/>
    <w:rsid w:val="00F1215F"/>
    <w:rsid w:val="00F12431"/>
    <w:rsid w:val="00F1257F"/>
    <w:rsid w:val="00F12897"/>
    <w:rsid w:val="00F128F7"/>
    <w:rsid w:val="00F12DDD"/>
    <w:rsid w:val="00F12F95"/>
    <w:rsid w:val="00F13184"/>
    <w:rsid w:val="00F131E2"/>
    <w:rsid w:val="00F133B4"/>
    <w:rsid w:val="00F13463"/>
    <w:rsid w:val="00F137AD"/>
    <w:rsid w:val="00F13BD2"/>
    <w:rsid w:val="00F13BD6"/>
    <w:rsid w:val="00F13DCA"/>
    <w:rsid w:val="00F13E5F"/>
    <w:rsid w:val="00F1401D"/>
    <w:rsid w:val="00F1420B"/>
    <w:rsid w:val="00F14251"/>
    <w:rsid w:val="00F143EA"/>
    <w:rsid w:val="00F144A1"/>
    <w:rsid w:val="00F14614"/>
    <w:rsid w:val="00F14DA0"/>
    <w:rsid w:val="00F14FF3"/>
    <w:rsid w:val="00F15137"/>
    <w:rsid w:val="00F152D9"/>
    <w:rsid w:val="00F1543D"/>
    <w:rsid w:val="00F15492"/>
    <w:rsid w:val="00F15558"/>
    <w:rsid w:val="00F15665"/>
    <w:rsid w:val="00F158D6"/>
    <w:rsid w:val="00F15977"/>
    <w:rsid w:val="00F15D31"/>
    <w:rsid w:val="00F1620C"/>
    <w:rsid w:val="00F16566"/>
    <w:rsid w:val="00F16872"/>
    <w:rsid w:val="00F16945"/>
    <w:rsid w:val="00F16A05"/>
    <w:rsid w:val="00F16D5C"/>
    <w:rsid w:val="00F16EBD"/>
    <w:rsid w:val="00F17037"/>
    <w:rsid w:val="00F17226"/>
    <w:rsid w:val="00F17243"/>
    <w:rsid w:val="00F174A8"/>
    <w:rsid w:val="00F178F4"/>
    <w:rsid w:val="00F203AE"/>
    <w:rsid w:val="00F209AE"/>
    <w:rsid w:val="00F20A35"/>
    <w:rsid w:val="00F20A5E"/>
    <w:rsid w:val="00F20A71"/>
    <w:rsid w:val="00F20BE2"/>
    <w:rsid w:val="00F20CD4"/>
    <w:rsid w:val="00F20E48"/>
    <w:rsid w:val="00F20EAB"/>
    <w:rsid w:val="00F211B7"/>
    <w:rsid w:val="00F217BE"/>
    <w:rsid w:val="00F217C1"/>
    <w:rsid w:val="00F21EF4"/>
    <w:rsid w:val="00F22075"/>
    <w:rsid w:val="00F2280D"/>
    <w:rsid w:val="00F228CE"/>
    <w:rsid w:val="00F22C10"/>
    <w:rsid w:val="00F22D51"/>
    <w:rsid w:val="00F22EE6"/>
    <w:rsid w:val="00F23051"/>
    <w:rsid w:val="00F23113"/>
    <w:rsid w:val="00F23210"/>
    <w:rsid w:val="00F238D5"/>
    <w:rsid w:val="00F23A2A"/>
    <w:rsid w:val="00F23A7A"/>
    <w:rsid w:val="00F23B6A"/>
    <w:rsid w:val="00F23EA3"/>
    <w:rsid w:val="00F23F56"/>
    <w:rsid w:val="00F2449A"/>
    <w:rsid w:val="00F24627"/>
    <w:rsid w:val="00F24640"/>
    <w:rsid w:val="00F2488D"/>
    <w:rsid w:val="00F24BBE"/>
    <w:rsid w:val="00F24FC9"/>
    <w:rsid w:val="00F251E9"/>
    <w:rsid w:val="00F2539B"/>
    <w:rsid w:val="00F253B9"/>
    <w:rsid w:val="00F25B68"/>
    <w:rsid w:val="00F25F4A"/>
    <w:rsid w:val="00F25F7C"/>
    <w:rsid w:val="00F25F97"/>
    <w:rsid w:val="00F2617E"/>
    <w:rsid w:val="00F265B6"/>
    <w:rsid w:val="00F265E3"/>
    <w:rsid w:val="00F269E5"/>
    <w:rsid w:val="00F26DA6"/>
    <w:rsid w:val="00F26E02"/>
    <w:rsid w:val="00F27025"/>
    <w:rsid w:val="00F271B6"/>
    <w:rsid w:val="00F271C0"/>
    <w:rsid w:val="00F27262"/>
    <w:rsid w:val="00F272E6"/>
    <w:rsid w:val="00F2785A"/>
    <w:rsid w:val="00F27A36"/>
    <w:rsid w:val="00F27BA1"/>
    <w:rsid w:val="00F27BBD"/>
    <w:rsid w:val="00F27D77"/>
    <w:rsid w:val="00F301EA"/>
    <w:rsid w:val="00F303BB"/>
    <w:rsid w:val="00F308EC"/>
    <w:rsid w:val="00F30AFD"/>
    <w:rsid w:val="00F31182"/>
    <w:rsid w:val="00F31248"/>
    <w:rsid w:val="00F3138F"/>
    <w:rsid w:val="00F3174A"/>
    <w:rsid w:val="00F329BC"/>
    <w:rsid w:val="00F32AD0"/>
    <w:rsid w:val="00F32E40"/>
    <w:rsid w:val="00F32EB8"/>
    <w:rsid w:val="00F32ED5"/>
    <w:rsid w:val="00F330CC"/>
    <w:rsid w:val="00F3311C"/>
    <w:rsid w:val="00F33277"/>
    <w:rsid w:val="00F3365A"/>
    <w:rsid w:val="00F33681"/>
    <w:rsid w:val="00F33AD4"/>
    <w:rsid w:val="00F3407D"/>
    <w:rsid w:val="00F34285"/>
    <w:rsid w:val="00F346D0"/>
    <w:rsid w:val="00F3484B"/>
    <w:rsid w:val="00F34A5A"/>
    <w:rsid w:val="00F34EB9"/>
    <w:rsid w:val="00F353DB"/>
    <w:rsid w:val="00F354F0"/>
    <w:rsid w:val="00F35500"/>
    <w:rsid w:val="00F35A14"/>
    <w:rsid w:val="00F35B47"/>
    <w:rsid w:val="00F35D4C"/>
    <w:rsid w:val="00F35FBF"/>
    <w:rsid w:val="00F36101"/>
    <w:rsid w:val="00F3639D"/>
    <w:rsid w:val="00F36F8A"/>
    <w:rsid w:val="00F375D3"/>
    <w:rsid w:val="00F3774F"/>
    <w:rsid w:val="00F405F9"/>
    <w:rsid w:val="00F40663"/>
    <w:rsid w:val="00F409BC"/>
    <w:rsid w:val="00F40C25"/>
    <w:rsid w:val="00F41226"/>
    <w:rsid w:val="00F4134D"/>
    <w:rsid w:val="00F414D2"/>
    <w:rsid w:val="00F418A1"/>
    <w:rsid w:val="00F419C6"/>
    <w:rsid w:val="00F419CC"/>
    <w:rsid w:val="00F41C1F"/>
    <w:rsid w:val="00F41D40"/>
    <w:rsid w:val="00F41DF7"/>
    <w:rsid w:val="00F41E0E"/>
    <w:rsid w:val="00F421FC"/>
    <w:rsid w:val="00F42333"/>
    <w:rsid w:val="00F42688"/>
    <w:rsid w:val="00F42711"/>
    <w:rsid w:val="00F42A8E"/>
    <w:rsid w:val="00F42CC9"/>
    <w:rsid w:val="00F42E69"/>
    <w:rsid w:val="00F431D0"/>
    <w:rsid w:val="00F43335"/>
    <w:rsid w:val="00F43373"/>
    <w:rsid w:val="00F4341C"/>
    <w:rsid w:val="00F43580"/>
    <w:rsid w:val="00F436C0"/>
    <w:rsid w:val="00F43C8C"/>
    <w:rsid w:val="00F43D2F"/>
    <w:rsid w:val="00F44020"/>
    <w:rsid w:val="00F44409"/>
    <w:rsid w:val="00F4458D"/>
    <w:rsid w:val="00F44B03"/>
    <w:rsid w:val="00F44BD1"/>
    <w:rsid w:val="00F44ED9"/>
    <w:rsid w:val="00F44F53"/>
    <w:rsid w:val="00F45122"/>
    <w:rsid w:val="00F45518"/>
    <w:rsid w:val="00F45697"/>
    <w:rsid w:val="00F4575E"/>
    <w:rsid w:val="00F45D90"/>
    <w:rsid w:val="00F45E29"/>
    <w:rsid w:val="00F45EEA"/>
    <w:rsid w:val="00F45F59"/>
    <w:rsid w:val="00F460EB"/>
    <w:rsid w:val="00F461A6"/>
    <w:rsid w:val="00F46313"/>
    <w:rsid w:val="00F4672C"/>
    <w:rsid w:val="00F46941"/>
    <w:rsid w:val="00F46C00"/>
    <w:rsid w:val="00F46DD6"/>
    <w:rsid w:val="00F46DDA"/>
    <w:rsid w:val="00F4740F"/>
    <w:rsid w:val="00F479CC"/>
    <w:rsid w:val="00F47BD4"/>
    <w:rsid w:val="00F47D54"/>
    <w:rsid w:val="00F47FEE"/>
    <w:rsid w:val="00F502DE"/>
    <w:rsid w:val="00F50331"/>
    <w:rsid w:val="00F5037D"/>
    <w:rsid w:val="00F50604"/>
    <w:rsid w:val="00F5073C"/>
    <w:rsid w:val="00F50866"/>
    <w:rsid w:val="00F50CA3"/>
    <w:rsid w:val="00F5118E"/>
    <w:rsid w:val="00F5144E"/>
    <w:rsid w:val="00F515E1"/>
    <w:rsid w:val="00F51D0D"/>
    <w:rsid w:val="00F51F90"/>
    <w:rsid w:val="00F522F7"/>
    <w:rsid w:val="00F52501"/>
    <w:rsid w:val="00F5252F"/>
    <w:rsid w:val="00F5269A"/>
    <w:rsid w:val="00F52ABC"/>
    <w:rsid w:val="00F52D37"/>
    <w:rsid w:val="00F52F3A"/>
    <w:rsid w:val="00F533A2"/>
    <w:rsid w:val="00F535D5"/>
    <w:rsid w:val="00F53720"/>
    <w:rsid w:val="00F538DC"/>
    <w:rsid w:val="00F53A76"/>
    <w:rsid w:val="00F53D66"/>
    <w:rsid w:val="00F54077"/>
    <w:rsid w:val="00F549C3"/>
    <w:rsid w:val="00F5515D"/>
    <w:rsid w:val="00F5516E"/>
    <w:rsid w:val="00F55180"/>
    <w:rsid w:val="00F55209"/>
    <w:rsid w:val="00F55A93"/>
    <w:rsid w:val="00F55E6C"/>
    <w:rsid w:val="00F55E7C"/>
    <w:rsid w:val="00F55EF7"/>
    <w:rsid w:val="00F56051"/>
    <w:rsid w:val="00F56173"/>
    <w:rsid w:val="00F561C2"/>
    <w:rsid w:val="00F56474"/>
    <w:rsid w:val="00F56529"/>
    <w:rsid w:val="00F568F0"/>
    <w:rsid w:val="00F56E65"/>
    <w:rsid w:val="00F571A8"/>
    <w:rsid w:val="00F5725D"/>
    <w:rsid w:val="00F573CD"/>
    <w:rsid w:val="00F576E6"/>
    <w:rsid w:val="00F5780A"/>
    <w:rsid w:val="00F5794B"/>
    <w:rsid w:val="00F57BEE"/>
    <w:rsid w:val="00F57D5C"/>
    <w:rsid w:val="00F57DC0"/>
    <w:rsid w:val="00F57E11"/>
    <w:rsid w:val="00F60203"/>
    <w:rsid w:val="00F60372"/>
    <w:rsid w:val="00F60636"/>
    <w:rsid w:val="00F60740"/>
    <w:rsid w:val="00F60897"/>
    <w:rsid w:val="00F608E3"/>
    <w:rsid w:val="00F608EE"/>
    <w:rsid w:val="00F60A57"/>
    <w:rsid w:val="00F60DA2"/>
    <w:rsid w:val="00F61A38"/>
    <w:rsid w:val="00F61AD6"/>
    <w:rsid w:val="00F61C87"/>
    <w:rsid w:val="00F61F34"/>
    <w:rsid w:val="00F6208B"/>
    <w:rsid w:val="00F620D8"/>
    <w:rsid w:val="00F621F4"/>
    <w:rsid w:val="00F62212"/>
    <w:rsid w:val="00F62303"/>
    <w:rsid w:val="00F62539"/>
    <w:rsid w:val="00F6263E"/>
    <w:rsid w:val="00F6278E"/>
    <w:rsid w:val="00F62868"/>
    <w:rsid w:val="00F6306F"/>
    <w:rsid w:val="00F633DA"/>
    <w:rsid w:val="00F63457"/>
    <w:rsid w:val="00F6345E"/>
    <w:rsid w:val="00F63870"/>
    <w:rsid w:val="00F63C91"/>
    <w:rsid w:val="00F643D4"/>
    <w:rsid w:val="00F64669"/>
    <w:rsid w:val="00F64679"/>
    <w:rsid w:val="00F64682"/>
    <w:rsid w:val="00F648F2"/>
    <w:rsid w:val="00F64C6F"/>
    <w:rsid w:val="00F65101"/>
    <w:rsid w:val="00F65387"/>
    <w:rsid w:val="00F653FE"/>
    <w:rsid w:val="00F6575E"/>
    <w:rsid w:val="00F65A65"/>
    <w:rsid w:val="00F65DC9"/>
    <w:rsid w:val="00F65F0B"/>
    <w:rsid w:val="00F6612B"/>
    <w:rsid w:val="00F666B3"/>
    <w:rsid w:val="00F66BA5"/>
    <w:rsid w:val="00F67290"/>
    <w:rsid w:val="00F6749D"/>
    <w:rsid w:val="00F677BA"/>
    <w:rsid w:val="00F6794E"/>
    <w:rsid w:val="00F67BA4"/>
    <w:rsid w:val="00F67BE9"/>
    <w:rsid w:val="00F67E9C"/>
    <w:rsid w:val="00F702BD"/>
    <w:rsid w:val="00F7052A"/>
    <w:rsid w:val="00F70A70"/>
    <w:rsid w:val="00F70DA8"/>
    <w:rsid w:val="00F7103B"/>
    <w:rsid w:val="00F71339"/>
    <w:rsid w:val="00F713CB"/>
    <w:rsid w:val="00F7156F"/>
    <w:rsid w:val="00F71DBD"/>
    <w:rsid w:val="00F721FB"/>
    <w:rsid w:val="00F72241"/>
    <w:rsid w:val="00F72305"/>
    <w:rsid w:val="00F723A3"/>
    <w:rsid w:val="00F723BC"/>
    <w:rsid w:val="00F7265D"/>
    <w:rsid w:val="00F72887"/>
    <w:rsid w:val="00F728A5"/>
    <w:rsid w:val="00F72C37"/>
    <w:rsid w:val="00F72CAD"/>
    <w:rsid w:val="00F72F2B"/>
    <w:rsid w:val="00F730AF"/>
    <w:rsid w:val="00F7317F"/>
    <w:rsid w:val="00F73802"/>
    <w:rsid w:val="00F73929"/>
    <w:rsid w:val="00F73CC1"/>
    <w:rsid w:val="00F73D0A"/>
    <w:rsid w:val="00F74C95"/>
    <w:rsid w:val="00F74F16"/>
    <w:rsid w:val="00F752EB"/>
    <w:rsid w:val="00F75332"/>
    <w:rsid w:val="00F7540A"/>
    <w:rsid w:val="00F75803"/>
    <w:rsid w:val="00F75A14"/>
    <w:rsid w:val="00F75C70"/>
    <w:rsid w:val="00F75CCA"/>
    <w:rsid w:val="00F75E1C"/>
    <w:rsid w:val="00F76099"/>
    <w:rsid w:val="00F768AA"/>
    <w:rsid w:val="00F768FC"/>
    <w:rsid w:val="00F76E8A"/>
    <w:rsid w:val="00F7741E"/>
    <w:rsid w:val="00F77901"/>
    <w:rsid w:val="00F8031B"/>
    <w:rsid w:val="00F80345"/>
    <w:rsid w:val="00F80B01"/>
    <w:rsid w:val="00F80D04"/>
    <w:rsid w:val="00F810E5"/>
    <w:rsid w:val="00F81125"/>
    <w:rsid w:val="00F81455"/>
    <w:rsid w:val="00F81474"/>
    <w:rsid w:val="00F81C80"/>
    <w:rsid w:val="00F820FA"/>
    <w:rsid w:val="00F82108"/>
    <w:rsid w:val="00F82187"/>
    <w:rsid w:val="00F8228B"/>
    <w:rsid w:val="00F829B2"/>
    <w:rsid w:val="00F82B5A"/>
    <w:rsid w:val="00F82CA9"/>
    <w:rsid w:val="00F8312A"/>
    <w:rsid w:val="00F83332"/>
    <w:rsid w:val="00F833A7"/>
    <w:rsid w:val="00F8343B"/>
    <w:rsid w:val="00F835F3"/>
    <w:rsid w:val="00F83641"/>
    <w:rsid w:val="00F83648"/>
    <w:rsid w:val="00F8383A"/>
    <w:rsid w:val="00F83CE3"/>
    <w:rsid w:val="00F840BC"/>
    <w:rsid w:val="00F84208"/>
    <w:rsid w:val="00F842CD"/>
    <w:rsid w:val="00F844DF"/>
    <w:rsid w:val="00F8458A"/>
    <w:rsid w:val="00F84608"/>
    <w:rsid w:val="00F848A3"/>
    <w:rsid w:val="00F848B6"/>
    <w:rsid w:val="00F849F1"/>
    <w:rsid w:val="00F84C3C"/>
    <w:rsid w:val="00F84C3F"/>
    <w:rsid w:val="00F84EBB"/>
    <w:rsid w:val="00F85604"/>
    <w:rsid w:val="00F8560F"/>
    <w:rsid w:val="00F856B9"/>
    <w:rsid w:val="00F857C5"/>
    <w:rsid w:val="00F858D4"/>
    <w:rsid w:val="00F858F6"/>
    <w:rsid w:val="00F85D99"/>
    <w:rsid w:val="00F86719"/>
    <w:rsid w:val="00F8691C"/>
    <w:rsid w:val="00F86926"/>
    <w:rsid w:val="00F869EF"/>
    <w:rsid w:val="00F86BCB"/>
    <w:rsid w:val="00F86D40"/>
    <w:rsid w:val="00F86D8B"/>
    <w:rsid w:val="00F86DBF"/>
    <w:rsid w:val="00F870E1"/>
    <w:rsid w:val="00F871C0"/>
    <w:rsid w:val="00F877B0"/>
    <w:rsid w:val="00F87810"/>
    <w:rsid w:val="00F87E2F"/>
    <w:rsid w:val="00F9038D"/>
    <w:rsid w:val="00F9073B"/>
    <w:rsid w:val="00F90A7C"/>
    <w:rsid w:val="00F90E5B"/>
    <w:rsid w:val="00F90E7D"/>
    <w:rsid w:val="00F90EDF"/>
    <w:rsid w:val="00F9146A"/>
    <w:rsid w:val="00F9167E"/>
    <w:rsid w:val="00F91816"/>
    <w:rsid w:val="00F92D5E"/>
    <w:rsid w:val="00F92DE6"/>
    <w:rsid w:val="00F938AD"/>
    <w:rsid w:val="00F93A5A"/>
    <w:rsid w:val="00F93D2E"/>
    <w:rsid w:val="00F94144"/>
    <w:rsid w:val="00F9423C"/>
    <w:rsid w:val="00F94400"/>
    <w:rsid w:val="00F94CB9"/>
    <w:rsid w:val="00F94D41"/>
    <w:rsid w:val="00F94D89"/>
    <w:rsid w:val="00F94DF9"/>
    <w:rsid w:val="00F95240"/>
    <w:rsid w:val="00F9534F"/>
    <w:rsid w:val="00F95E6A"/>
    <w:rsid w:val="00F9606C"/>
    <w:rsid w:val="00F962F9"/>
    <w:rsid w:val="00F9656B"/>
    <w:rsid w:val="00F96809"/>
    <w:rsid w:val="00F96894"/>
    <w:rsid w:val="00F96C24"/>
    <w:rsid w:val="00F96F8D"/>
    <w:rsid w:val="00F970DC"/>
    <w:rsid w:val="00F975B5"/>
    <w:rsid w:val="00F9768B"/>
    <w:rsid w:val="00F97793"/>
    <w:rsid w:val="00F97803"/>
    <w:rsid w:val="00FA001B"/>
    <w:rsid w:val="00FA00AA"/>
    <w:rsid w:val="00FA01A7"/>
    <w:rsid w:val="00FA025E"/>
    <w:rsid w:val="00FA0EC9"/>
    <w:rsid w:val="00FA13ED"/>
    <w:rsid w:val="00FA1D0F"/>
    <w:rsid w:val="00FA2137"/>
    <w:rsid w:val="00FA2356"/>
    <w:rsid w:val="00FA25C4"/>
    <w:rsid w:val="00FA27E7"/>
    <w:rsid w:val="00FA2933"/>
    <w:rsid w:val="00FA295C"/>
    <w:rsid w:val="00FA2960"/>
    <w:rsid w:val="00FA2AE2"/>
    <w:rsid w:val="00FA2B30"/>
    <w:rsid w:val="00FA30CB"/>
    <w:rsid w:val="00FA314A"/>
    <w:rsid w:val="00FA36DE"/>
    <w:rsid w:val="00FA3932"/>
    <w:rsid w:val="00FA3F5C"/>
    <w:rsid w:val="00FA4127"/>
    <w:rsid w:val="00FA42B5"/>
    <w:rsid w:val="00FA45DB"/>
    <w:rsid w:val="00FA4C90"/>
    <w:rsid w:val="00FA525E"/>
    <w:rsid w:val="00FA550B"/>
    <w:rsid w:val="00FA5F4E"/>
    <w:rsid w:val="00FA6756"/>
    <w:rsid w:val="00FA696F"/>
    <w:rsid w:val="00FA6A37"/>
    <w:rsid w:val="00FA6B0A"/>
    <w:rsid w:val="00FA6E6D"/>
    <w:rsid w:val="00FA71D3"/>
    <w:rsid w:val="00FA7408"/>
    <w:rsid w:val="00FA77CC"/>
    <w:rsid w:val="00FA788B"/>
    <w:rsid w:val="00FA79EA"/>
    <w:rsid w:val="00FA7A14"/>
    <w:rsid w:val="00FA7F80"/>
    <w:rsid w:val="00FB037C"/>
    <w:rsid w:val="00FB03A4"/>
    <w:rsid w:val="00FB05A0"/>
    <w:rsid w:val="00FB0BA9"/>
    <w:rsid w:val="00FB10F0"/>
    <w:rsid w:val="00FB150B"/>
    <w:rsid w:val="00FB1894"/>
    <w:rsid w:val="00FB202D"/>
    <w:rsid w:val="00FB2033"/>
    <w:rsid w:val="00FB22AF"/>
    <w:rsid w:val="00FB2513"/>
    <w:rsid w:val="00FB268F"/>
    <w:rsid w:val="00FB26B7"/>
    <w:rsid w:val="00FB2A8D"/>
    <w:rsid w:val="00FB2CB8"/>
    <w:rsid w:val="00FB3060"/>
    <w:rsid w:val="00FB3644"/>
    <w:rsid w:val="00FB3F52"/>
    <w:rsid w:val="00FB3F75"/>
    <w:rsid w:val="00FB40A0"/>
    <w:rsid w:val="00FB43B1"/>
    <w:rsid w:val="00FB43D0"/>
    <w:rsid w:val="00FB449D"/>
    <w:rsid w:val="00FB4976"/>
    <w:rsid w:val="00FB4AB0"/>
    <w:rsid w:val="00FB4E59"/>
    <w:rsid w:val="00FB4F02"/>
    <w:rsid w:val="00FB500A"/>
    <w:rsid w:val="00FB59C4"/>
    <w:rsid w:val="00FB5C81"/>
    <w:rsid w:val="00FB5E43"/>
    <w:rsid w:val="00FB625B"/>
    <w:rsid w:val="00FB63A5"/>
    <w:rsid w:val="00FB64C8"/>
    <w:rsid w:val="00FB6A3F"/>
    <w:rsid w:val="00FB6C5A"/>
    <w:rsid w:val="00FB71F0"/>
    <w:rsid w:val="00FB7273"/>
    <w:rsid w:val="00FB7B52"/>
    <w:rsid w:val="00FB7DF4"/>
    <w:rsid w:val="00FB7FF4"/>
    <w:rsid w:val="00FC00BE"/>
    <w:rsid w:val="00FC010F"/>
    <w:rsid w:val="00FC014C"/>
    <w:rsid w:val="00FC0508"/>
    <w:rsid w:val="00FC05C3"/>
    <w:rsid w:val="00FC1039"/>
    <w:rsid w:val="00FC1107"/>
    <w:rsid w:val="00FC1B32"/>
    <w:rsid w:val="00FC1DAD"/>
    <w:rsid w:val="00FC212B"/>
    <w:rsid w:val="00FC22F7"/>
    <w:rsid w:val="00FC2779"/>
    <w:rsid w:val="00FC27B8"/>
    <w:rsid w:val="00FC292B"/>
    <w:rsid w:val="00FC2D50"/>
    <w:rsid w:val="00FC2D5C"/>
    <w:rsid w:val="00FC2D80"/>
    <w:rsid w:val="00FC31D2"/>
    <w:rsid w:val="00FC345C"/>
    <w:rsid w:val="00FC3682"/>
    <w:rsid w:val="00FC38E3"/>
    <w:rsid w:val="00FC3C26"/>
    <w:rsid w:val="00FC3DA8"/>
    <w:rsid w:val="00FC409C"/>
    <w:rsid w:val="00FC40DE"/>
    <w:rsid w:val="00FC45F3"/>
    <w:rsid w:val="00FC4789"/>
    <w:rsid w:val="00FC52B8"/>
    <w:rsid w:val="00FC536B"/>
    <w:rsid w:val="00FC54B6"/>
    <w:rsid w:val="00FC54D2"/>
    <w:rsid w:val="00FC6463"/>
    <w:rsid w:val="00FC64FE"/>
    <w:rsid w:val="00FC695D"/>
    <w:rsid w:val="00FC696C"/>
    <w:rsid w:val="00FC6B15"/>
    <w:rsid w:val="00FC6D34"/>
    <w:rsid w:val="00FC6FC7"/>
    <w:rsid w:val="00FC7227"/>
    <w:rsid w:val="00FC7329"/>
    <w:rsid w:val="00FC797F"/>
    <w:rsid w:val="00FC79D7"/>
    <w:rsid w:val="00FC7B59"/>
    <w:rsid w:val="00FC7FB3"/>
    <w:rsid w:val="00FC7FE9"/>
    <w:rsid w:val="00FCB4AB"/>
    <w:rsid w:val="00FD0156"/>
    <w:rsid w:val="00FD02C4"/>
    <w:rsid w:val="00FD0402"/>
    <w:rsid w:val="00FD0995"/>
    <w:rsid w:val="00FD0A36"/>
    <w:rsid w:val="00FD0C35"/>
    <w:rsid w:val="00FD0CFC"/>
    <w:rsid w:val="00FD0F82"/>
    <w:rsid w:val="00FD0FA2"/>
    <w:rsid w:val="00FD14EC"/>
    <w:rsid w:val="00FD150F"/>
    <w:rsid w:val="00FD1587"/>
    <w:rsid w:val="00FD1597"/>
    <w:rsid w:val="00FD1797"/>
    <w:rsid w:val="00FD1890"/>
    <w:rsid w:val="00FD18B9"/>
    <w:rsid w:val="00FD1B26"/>
    <w:rsid w:val="00FD211F"/>
    <w:rsid w:val="00FD233A"/>
    <w:rsid w:val="00FD2551"/>
    <w:rsid w:val="00FD26DD"/>
    <w:rsid w:val="00FD281A"/>
    <w:rsid w:val="00FD2BEA"/>
    <w:rsid w:val="00FD2C62"/>
    <w:rsid w:val="00FD2F66"/>
    <w:rsid w:val="00FD2FF8"/>
    <w:rsid w:val="00FD3262"/>
    <w:rsid w:val="00FD334B"/>
    <w:rsid w:val="00FD339E"/>
    <w:rsid w:val="00FD3549"/>
    <w:rsid w:val="00FD3C3D"/>
    <w:rsid w:val="00FD3F25"/>
    <w:rsid w:val="00FD40AB"/>
    <w:rsid w:val="00FD43E6"/>
    <w:rsid w:val="00FD4642"/>
    <w:rsid w:val="00FD49FD"/>
    <w:rsid w:val="00FD4B07"/>
    <w:rsid w:val="00FD4DCA"/>
    <w:rsid w:val="00FD51AA"/>
    <w:rsid w:val="00FD5470"/>
    <w:rsid w:val="00FD5826"/>
    <w:rsid w:val="00FD5A17"/>
    <w:rsid w:val="00FD5A95"/>
    <w:rsid w:val="00FD5DFE"/>
    <w:rsid w:val="00FD63AA"/>
    <w:rsid w:val="00FD63F8"/>
    <w:rsid w:val="00FD65DA"/>
    <w:rsid w:val="00FD67F7"/>
    <w:rsid w:val="00FD6A26"/>
    <w:rsid w:val="00FD6CF6"/>
    <w:rsid w:val="00FD6D1F"/>
    <w:rsid w:val="00FD6ED4"/>
    <w:rsid w:val="00FD6FD5"/>
    <w:rsid w:val="00FD71F7"/>
    <w:rsid w:val="00FD733E"/>
    <w:rsid w:val="00FD767E"/>
    <w:rsid w:val="00FD7B18"/>
    <w:rsid w:val="00FD7ED5"/>
    <w:rsid w:val="00FD7EEF"/>
    <w:rsid w:val="00FE0651"/>
    <w:rsid w:val="00FE0BD6"/>
    <w:rsid w:val="00FE0D77"/>
    <w:rsid w:val="00FE15A3"/>
    <w:rsid w:val="00FE1DE5"/>
    <w:rsid w:val="00FE1DF0"/>
    <w:rsid w:val="00FE1E60"/>
    <w:rsid w:val="00FE2201"/>
    <w:rsid w:val="00FE25AC"/>
    <w:rsid w:val="00FE2F4D"/>
    <w:rsid w:val="00FE3095"/>
    <w:rsid w:val="00FE342B"/>
    <w:rsid w:val="00FE34A0"/>
    <w:rsid w:val="00FE3586"/>
    <w:rsid w:val="00FE380F"/>
    <w:rsid w:val="00FE391C"/>
    <w:rsid w:val="00FE39A2"/>
    <w:rsid w:val="00FE3C8D"/>
    <w:rsid w:val="00FE408E"/>
    <w:rsid w:val="00FE41AE"/>
    <w:rsid w:val="00FE41F5"/>
    <w:rsid w:val="00FE43EF"/>
    <w:rsid w:val="00FE4744"/>
    <w:rsid w:val="00FE4818"/>
    <w:rsid w:val="00FE4968"/>
    <w:rsid w:val="00FE4BE4"/>
    <w:rsid w:val="00FE4EF0"/>
    <w:rsid w:val="00FE5412"/>
    <w:rsid w:val="00FE554F"/>
    <w:rsid w:val="00FE55D7"/>
    <w:rsid w:val="00FE5781"/>
    <w:rsid w:val="00FE57C3"/>
    <w:rsid w:val="00FE5CF4"/>
    <w:rsid w:val="00FE610F"/>
    <w:rsid w:val="00FE6234"/>
    <w:rsid w:val="00FE62CC"/>
    <w:rsid w:val="00FE632D"/>
    <w:rsid w:val="00FE64FE"/>
    <w:rsid w:val="00FE653D"/>
    <w:rsid w:val="00FE6602"/>
    <w:rsid w:val="00FE697A"/>
    <w:rsid w:val="00FE6B3B"/>
    <w:rsid w:val="00FE6D5F"/>
    <w:rsid w:val="00FE6D8A"/>
    <w:rsid w:val="00FE6F46"/>
    <w:rsid w:val="00FE70EC"/>
    <w:rsid w:val="00FE72D3"/>
    <w:rsid w:val="00FE737E"/>
    <w:rsid w:val="00FE7712"/>
    <w:rsid w:val="00FE773A"/>
    <w:rsid w:val="00FE7806"/>
    <w:rsid w:val="00FE7933"/>
    <w:rsid w:val="00FE7CFF"/>
    <w:rsid w:val="00FE7E8C"/>
    <w:rsid w:val="00FE7EBB"/>
    <w:rsid w:val="00FE7FAA"/>
    <w:rsid w:val="00FF0188"/>
    <w:rsid w:val="00FF0344"/>
    <w:rsid w:val="00FF050C"/>
    <w:rsid w:val="00FF0BDD"/>
    <w:rsid w:val="00FF142A"/>
    <w:rsid w:val="00FF15BD"/>
    <w:rsid w:val="00FF1675"/>
    <w:rsid w:val="00FF1750"/>
    <w:rsid w:val="00FF1843"/>
    <w:rsid w:val="00FF191B"/>
    <w:rsid w:val="00FF24BC"/>
    <w:rsid w:val="00FF2937"/>
    <w:rsid w:val="00FF2998"/>
    <w:rsid w:val="00FF29C3"/>
    <w:rsid w:val="00FF2B15"/>
    <w:rsid w:val="00FF2C57"/>
    <w:rsid w:val="00FF2C5A"/>
    <w:rsid w:val="00FF2DD1"/>
    <w:rsid w:val="00FF2E2A"/>
    <w:rsid w:val="00FF2E88"/>
    <w:rsid w:val="00FF3128"/>
    <w:rsid w:val="00FF31B4"/>
    <w:rsid w:val="00FF3292"/>
    <w:rsid w:val="00FF3308"/>
    <w:rsid w:val="00FF3368"/>
    <w:rsid w:val="00FF3C40"/>
    <w:rsid w:val="00FF442B"/>
    <w:rsid w:val="00FF44E1"/>
    <w:rsid w:val="00FF4639"/>
    <w:rsid w:val="00FF4680"/>
    <w:rsid w:val="00FF4B38"/>
    <w:rsid w:val="00FF4C4A"/>
    <w:rsid w:val="00FF4F80"/>
    <w:rsid w:val="00FF4FF9"/>
    <w:rsid w:val="00FF5208"/>
    <w:rsid w:val="00FF52DD"/>
    <w:rsid w:val="00FF5625"/>
    <w:rsid w:val="00FF5898"/>
    <w:rsid w:val="00FF5899"/>
    <w:rsid w:val="00FF597B"/>
    <w:rsid w:val="00FF5F5C"/>
    <w:rsid w:val="00FF5F75"/>
    <w:rsid w:val="00FF60B6"/>
    <w:rsid w:val="00FF6364"/>
    <w:rsid w:val="00FF64DB"/>
    <w:rsid w:val="00FF6731"/>
    <w:rsid w:val="00FF69C4"/>
    <w:rsid w:val="00FF6AAA"/>
    <w:rsid w:val="00FF7139"/>
    <w:rsid w:val="00FF72AF"/>
    <w:rsid w:val="00FF72F1"/>
    <w:rsid w:val="00FF783D"/>
    <w:rsid w:val="00FF7859"/>
    <w:rsid w:val="00FF7DA8"/>
    <w:rsid w:val="00FF7EAF"/>
    <w:rsid w:val="01091CB4"/>
    <w:rsid w:val="0109E4E6"/>
    <w:rsid w:val="010AAB58"/>
    <w:rsid w:val="010B4AD5"/>
    <w:rsid w:val="010C2EC6"/>
    <w:rsid w:val="010CEF0D"/>
    <w:rsid w:val="011ABCAA"/>
    <w:rsid w:val="01235D2F"/>
    <w:rsid w:val="0152939E"/>
    <w:rsid w:val="0159E2B6"/>
    <w:rsid w:val="015B219E"/>
    <w:rsid w:val="01645235"/>
    <w:rsid w:val="01653C26"/>
    <w:rsid w:val="016CC95F"/>
    <w:rsid w:val="017E134D"/>
    <w:rsid w:val="0182E28D"/>
    <w:rsid w:val="018774F2"/>
    <w:rsid w:val="01C02FB0"/>
    <w:rsid w:val="01D375E4"/>
    <w:rsid w:val="01EA1A16"/>
    <w:rsid w:val="01F0CB98"/>
    <w:rsid w:val="01FEC862"/>
    <w:rsid w:val="021278C7"/>
    <w:rsid w:val="02160CBD"/>
    <w:rsid w:val="022BCC59"/>
    <w:rsid w:val="022E2840"/>
    <w:rsid w:val="0254CBBE"/>
    <w:rsid w:val="02558126"/>
    <w:rsid w:val="0269C13E"/>
    <w:rsid w:val="02834E1C"/>
    <w:rsid w:val="0286923F"/>
    <w:rsid w:val="029C32CE"/>
    <w:rsid w:val="029CF745"/>
    <w:rsid w:val="02A57FD9"/>
    <w:rsid w:val="02D4F150"/>
    <w:rsid w:val="02D94F17"/>
    <w:rsid w:val="02DAC65B"/>
    <w:rsid w:val="02F97725"/>
    <w:rsid w:val="02F9A8CE"/>
    <w:rsid w:val="030412B4"/>
    <w:rsid w:val="030A9DBE"/>
    <w:rsid w:val="0314AD08"/>
    <w:rsid w:val="031D558C"/>
    <w:rsid w:val="035142A5"/>
    <w:rsid w:val="036E7054"/>
    <w:rsid w:val="0374C790"/>
    <w:rsid w:val="037509E7"/>
    <w:rsid w:val="037F2837"/>
    <w:rsid w:val="03829E7C"/>
    <w:rsid w:val="0385B84C"/>
    <w:rsid w:val="03865C36"/>
    <w:rsid w:val="03942CBE"/>
    <w:rsid w:val="0399BCDF"/>
    <w:rsid w:val="03A65F30"/>
    <w:rsid w:val="03AB2AB8"/>
    <w:rsid w:val="03BFF832"/>
    <w:rsid w:val="03C6AA66"/>
    <w:rsid w:val="03CFDCA7"/>
    <w:rsid w:val="03D273E9"/>
    <w:rsid w:val="03D84CB3"/>
    <w:rsid w:val="03E4DC05"/>
    <w:rsid w:val="03E88F74"/>
    <w:rsid w:val="03F009FA"/>
    <w:rsid w:val="03F86A7B"/>
    <w:rsid w:val="044C9FC5"/>
    <w:rsid w:val="04561B55"/>
    <w:rsid w:val="04640C12"/>
    <w:rsid w:val="046903C3"/>
    <w:rsid w:val="04691BD1"/>
    <w:rsid w:val="0481276E"/>
    <w:rsid w:val="04844093"/>
    <w:rsid w:val="048C1496"/>
    <w:rsid w:val="0492145E"/>
    <w:rsid w:val="04959CEF"/>
    <w:rsid w:val="049E3ED8"/>
    <w:rsid w:val="04A2FDB1"/>
    <w:rsid w:val="04A3392E"/>
    <w:rsid w:val="04A4FEA2"/>
    <w:rsid w:val="04BAA3CB"/>
    <w:rsid w:val="04C5505C"/>
    <w:rsid w:val="04C787F0"/>
    <w:rsid w:val="04DAD774"/>
    <w:rsid w:val="04DF3A88"/>
    <w:rsid w:val="04EBB2D7"/>
    <w:rsid w:val="04F5F0AB"/>
    <w:rsid w:val="051239A8"/>
    <w:rsid w:val="05171130"/>
    <w:rsid w:val="0524684B"/>
    <w:rsid w:val="0531912A"/>
    <w:rsid w:val="0547BBE4"/>
    <w:rsid w:val="0556260E"/>
    <w:rsid w:val="05587C01"/>
    <w:rsid w:val="05682AFA"/>
    <w:rsid w:val="058DD7D7"/>
    <w:rsid w:val="058E6488"/>
    <w:rsid w:val="059BF029"/>
    <w:rsid w:val="05B27D8C"/>
    <w:rsid w:val="05BCA49C"/>
    <w:rsid w:val="05C314C3"/>
    <w:rsid w:val="05C5303B"/>
    <w:rsid w:val="05C661B6"/>
    <w:rsid w:val="05CC5088"/>
    <w:rsid w:val="05CE121E"/>
    <w:rsid w:val="05CE2B99"/>
    <w:rsid w:val="05E03F03"/>
    <w:rsid w:val="05EF25E1"/>
    <w:rsid w:val="05F10A30"/>
    <w:rsid w:val="05FED2BB"/>
    <w:rsid w:val="0603CF17"/>
    <w:rsid w:val="060EF25E"/>
    <w:rsid w:val="06206E28"/>
    <w:rsid w:val="062321D5"/>
    <w:rsid w:val="0630B346"/>
    <w:rsid w:val="0635F7B4"/>
    <w:rsid w:val="063F0BAC"/>
    <w:rsid w:val="065B588B"/>
    <w:rsid w:val="065CEC0E"/>
    <w:rsid w:val="067B75F7"/>
    <w:rsid w:val="06A3304F"/>
    <w:rsid w:val="06C5F517"/>
    <w:rsid w:val="06D65044"/>
    <w:rsid w:val="06DDFB5D"/>
    <w:rsid w:val="06E02E01"/>
    <w:rsid w:val="06EBB141"/>
    <w:rsid w:val="06EE8F52"/>
    <w:rsid w:val="06F07A5A"/>
    <w:rsid w:val="06F093EC"/>
    <w:rsid w:val="07187757"/>
    <w:rsid w:val="07229E05"/>
    <w:rsid w:val="072B6478"/>
    <w:rsid w:val="072E3D98"/>
    <w:rsid w:val="0735963F"/>
    <w:rsid w:val="073DD54D"/>
    <w:rsid w:val="0740768D"/>
    <w:rsid w:val="07610E33"/>
    <w:rsid w:val="0771AAEE"/>
    <w:rsid w:val="07751694"/>
    <w:rsid w:val="077F7D0D"/>
    <w:rsid w:val="07822512"/>
    <w:rsid w:val="07845DDC"/>
    <w:rsid w:val="0784FF8C"/>
    <w:rsid w:val="0798B453"/>
    <w:rsid w:val="079B497D"/>
    <w:rsid w:val="07A446F5"/>
    <w:rsid w:val="07A5584A"/>
    <w:rsid w:val="07AEA14D"/>
    <w:rsid w:val="07C6D831"/>
    <w:rsid w:val="07D0D500"/>
    <w:rsid w:val="07DDBF0A"/>
    <w:rsid w:val="07DFBD83"/>
    <w:rsid w:val="07F71EF0"/>
    <w:rsid w:val="07F7E5F3"/>
    <w:rsid w:val="080F3829"/>
    <w:rsid w:val="08147BEF"/>
    <w:rsid w:val="08246B33"/>
    <w:rsid w:val="08267485"/>
    <w:rsid w:val="0827EA0D"/>
    <w:rsid w:val="0834B5B7"/>
    <w:rsid w:val="0843C63D"/>
    <w:rsid w:val="0847F33B"/>
    <w:rsid w:val="084B0F25"/>
    <w:rsid w:val="0868FD4E"/>
    <w:rsid w:val="08864B8C"/>
    <w:rsid w:val="08AB315E"/>
    <w:rsid w:val="08B91F8F"/>
    <w:rsid w:val="08BC3EB0"/>
    <w:rsid w:val="08C19A68"/>
    <w:rsid w:val="08C4CCBA"/>
    <w:rsid w:val="08CEDB24"/>
    <w:rsid w:val="08D6D079"/>
    <w:rsid w:val="08DF1DC6"/>
    <w:rsid w:val="08FBB16C"/>
    <w:rsid w:val="09058D96"/>
    <w:rsid w:val="090F2836"/>
    <w:rsid w:val="091BEAF8"/>
    <w:rsid w:val="091E38D1"/>
    <w:rsid w:val="093FC186"/>
    <w:rsid w:val="09400C54"/>
    <w:rsid w:val="09403299"/>
    <w:rsid w:val="094F558F"/>
    <w:rsid w:val="095CC444"/>
    <w:rsid w:val="0968BB16"/>
    <w:rsid w:val="0971F372"/>
    <w:rsid w:val="09805EDE"/>
    <w:rsid w:val="098FDFD0"/>
    <w:rsid w:val="0992BD15"/>
    <w:rsid w:val="099C9048"/>
    <w:rsid w:val="09A7B0A6"/>
    <w:rsid w:val="09A867A6"/>
    <w:rsid w:val="09A8BFD7"/>
    <w:rsid w:val="09AF0B6A"/>
    <w:rsid w:val="09C8B6B5"/>
    <w:rsid w:val="09CF106C"/>
    <w:rsid w:val="09DFB0B0"/>
    <w:rsid w:val="09F36983"/>
    <w:rsid w:val="09FCB484"/>
    <w:rsid w:val="09FF9DB2"/>
    <w:rsid w:val="0A0F685A"/>
    <w:rsid w:val="0A1C5814"/>
    <w:rsid w:val="0A259721"/>
    <w:rsid w:val="0A26C8C8"/>
    <w:rsid w:val="0A3C60B4"/>
    <w:rsid w:val="0A3C6B85"/>
    <w:rsid w:val="0A4F4C66"/>
    <w:rsid w:val="0A58E291"/>
    <w:rsid w:val="0A59824C"/>
    <w:rsid w:val="0A6043D9"/>
    <w:rsid w:val="0A64D1D0"/>
    <w:rsid w:val="0A6A9748"/>
    <w:rsid w:val="0A868C51"/>
    <w:rsid w:val="0A8BCEEE"/>
    <w:rsid w:val="0A968DAE"/>
    <w:rsid w:val="0A99C727"/>
    <w:rsid w:val="0AB2D544"/>
    <w:rsid w:val="0AB75444"/>
    <w:rsid w:val="0ABAABBF"/>
    <w:rsid w:val="0ACC83A5"/>
    <w:rsid w:val="0ADE303B"/>
    <w:rsid w:val="0AF17A86"/>
    <w:rsid w:val="0B2A3FCC"/>
    <w:rsid w:val="0B2AF753"/>
    <w:rsid w:val="0B2C62F1"/>
    <w:rsid w:val="0B5299BB"/>
    <w:rsid w:val="0B54A5A9"/>
    <w:rsid w:val="0B5AB2A6"/>
    <w:rsid w:val="0B5B7CF0"/>
    <w:rsid w:val="0B631F80"/>
    <w:rsid w:val="0B6639D5"/>
    <w:rsid w:val="0B6BEC12"/>
    <w:rsid w:val="0B6C97E1"/>
    <w:rsid w:val="0B707770"/>
    <w:rsid w:val="0B7A8333"/>
    <w:rsid w:val="0B82E0B3"/>
    <w:rsid w:val="0B8F9623"/>
    <w:rsid w:val="0B9B6CE1"/>
    <w:rsid w:val="0BA083E6"/>
    <w:rsid w:val="0BA682A8"/>
    <w:rsid w:val="0BB64802"/>
    <w:rsid w:val="0BBA699C"/>
    <w:rsid w:val="0BBB98B2"/>
    <w:rsid w:val="0BBDCFFD"/>
    <w:rsid w:val="0BD3636C"/>
    <w:rsid w:val="0BFD2072"/>
    <w:rsid w:val="0C020758"/>
    <w:rsid w:val="0C0DBBC2"/>
    <w:rsid w:val="0C104BCF"/>
    <w:rsid w:val="0C212D23"/>
    <w:rsid w:val="0C2145E2"/>
    <w:rsid w:val="0C527F66"/>
    <w:rsid w:val="0C540985"/>
    <w:rsid w:val="0C595ECA"/>
    <w:rsid w:val="0C5D9214"/>
    <w:rsid w:val="0C65E22E"/>
    <w:rsid w:val="0C70A29C"/>
    <w:rsid w:val="0C73E283"/>
    <w:rsid w:val="0C75EDFD"/>
    <w:rsid w:val="0C78C8AD"/>
    <w:rsid w:val="0C7D77AF"/>
    <w:rsid w:val="0C9987B7"/>
    <w:rsid w:val="0CA17F60"/>
    <w:rsid w:val="0CB0C792"/>
    <w:rsid w:val="0CB47B70"/>
    <w:rsid w:val="0CC71C52"/>
    <w:rsid w:val="0CC7F260"/>
    <w:rsid w:val="0CCEE22E"/>
    <w:rsid w:val="0CD4D53C"/>
    <w:rsid w:val="0CDE25EA"/>
    <w:rsid w:val="0CF3253B"/>
    <w:rsid w:val="0CF8BB2F"/>
    <w:rsid w:val="0D0756E4"/>
    <w:rsid w:val="0D30AC52"/>
    <w:rsid w:val="0D350408"/>
    <w:rsid w:val="0D35452A"/>
    <w:rsid w:val="0D449EBC"/>
    <w:rsid w:val="0D51D4D4"/>
    <w:rsid w:val="0D65FEBE"/>
    <w:rsid w:val="0D6F362C"/>
    <w:rsid w:val="0D8840EE"/>
    <w:rsid w:val="0D8A12BA"/>
    <w:rsid w:val="0D8A7640"/>
    <w:rsid w:val="0D8E8E0E"/>
    <w:rsid w:val="0D935EFD"/>
    <w:rsid w:val="0D944F13"/>
    <w:rsid w:val="0D94EB69"/>
    <w:rsid w:val="0D9FBF61"/>
    <w:rsid w:val="0DA1EBD6"/>
    <w:rsid w:val="0DA30041"/>
    <w:rsid w:val="0DAE7C8B"/>
    <w:rsid w:val="0DB9C030"/>
    <w:rsid w:val="0DBA61F9"/>
    <w:rsid w:val="0DCCFAA8"/>
    <w:rsid w:val="0DD963DF"/>
    <w:rsid w:val="0DDB1305"/>
    <w:rsid w:val="0DE0925F"/>
    <w:rsid w:val="0E01F3AB"/>
    <w:rsid w:val="0E0392AF"/>
    <w:rsid w:val="0E0926DA"/>
    <w:rsid w:val="0E099993"/>
    <w:rsid w:val="0E2A1412"/>
    <w:rsid w:val="0E7346B6"/>
    <w:rsid w:val="0E7B95BF"/>
    <w:rsid w:val="0E80FBB1"/>
    <w:rsid w:val="0E91A673"/>
    <w:rsid w:val="0E93A9E0"/>
    <w:rsid w:val="0E9F84DD"/>
    <w:rsid w:val="0EB36C9B"/>
    <w:rsid w:val="0EC8F79A"/>
    <w:rsid w:val="0ED0CF61"/>
    <w:rsid w:val="0EEBA3A8"/>
    <w:rsid w:val="0EEC35EF"/>
    <w:rsid w:val="0EFF373C"/>
    <w:rsid w:val="0F07A47E"/>
    <w:rsid w:val="0F38F935"/>
    <w:rsid w:val="0F4D7AD8"/>
    <w:rsid w:val="0F571AFA"/>
    <w:rsid w:val="0F5DA7FA"/>
    <w:rsid w:val="0F71B2B1"/>
    <w:rsid w:val="0F98992D"/>
    <w:rsid w:val="0FA9D2AA"/>
    <w:rsid w:val="0FBC4F4F"/>
    <w:rsid w:val="0FC3210D"/>
    <w:rsid w:val="0FC34227"/>
    <w:rsid w:val="0FCC8E92"/>
    <w:rsid w:val="1000237B"/>
    <w:rsid w:val="10133713"/>
    <w:rsid w:val="1019E318"/>
    <w:rsid w:val="1039A775"/>
    <w:rsid w:val="103DF020"/>
    <w:rsid w:val="104C04D6"/>
    <w:rsid w:val="105830A8"/>
    <w:rsid w:val="106A1EAA"/>
    <w:rsid w:val="108A2596"/>
    <w:rsid w:val="108F0595"/>
    <w:rsid w:val="10947308"/>
    <w:rsid w:val="1095A560"/>
    <w:rsid w:val="109DF470"/>
    <w:rsid w:val="109F0BF8"/>
    <w:rsid w:val="10AF1F2F"/>
    <w:rsid w:val="10C9CC34"/>
    <w:rsid w:val="10D27E42"/>
    <w:rsid w:val="10DAC50A"/>
    <w:rsid w:val="10E4E7FC"/>
    <w:rsid w:val="10EA94E3"/>
    <w:rsid w:val="10EC007D"/>
    <w:rsid w:val="110B5688"/>
    <w:rsid w:val="111111FB"/>
    <w:rsid w:val="112625FC"/>
    <w:rsid w:val="112662D2"/>
    <w:rsid w:val="1136F63F"/>
    <w:rsid w:val="11550C8D"/>
    <w:rsid w:val="1157F278"/>
    <w:rsid w:val="115C850C"/>
    <w:rsid w:val="1166B3F3"/>
    <w:rsid w:val="11689130"/>
    <w:rsid w:val="116C13C9"/>
    <w:rsid w:val="1177A204"/>
    <w:rsid w:val="11827F44"/>
    <w:rsid w:val="118765FA"/>
    <w:rsid w:val="119ABB81"/>
    <w:rsid w:val="119AD6C2"/>
    <w:rsid w:val="119F6F16"/>
    <w:rsid w:val="11AC8B68"/>
    <w:rsid w:val="11C7FF3A"/>
    <w:rsid w:val="11CFFC54"/>
    <w:rsid w:val="11D0DE2F"/>
    <w:rsid w:val="11DA7118"/>
    <w:rsid w:val="11E71E8E"/>
    <w:rsid w:val="11F63E8D"/>
    <w:rsid w:val="11F82B20"/>
    <w:rsid w:val="11FDBE14"/>
    <w:rsid w:val="12023E3A"/>
    <w:rsid w:val="1209016E"/>
    <w:rsid w:val="121ECDB3"/>
    <w:rsid w:val="12243B25"/>
    <w:rsid w:val="12367926"/>
    <w:rsid w:val="123E25C7"/>
    <w:rsid w:val="12541EB9"/>
    <w:rsid w:val="126A43A2"/>
    <w:rsid w:val="126B5C62"/>
    <w:rsid w:val="128436F4"/>
    <w:rsid w:val="12881C02"/>
    <w:rsid w:val="128B7F54"/>
    <w:rsid w:val="128E46D5"/>
    <w:rsid w:val="128E7B16"/>
    <w:rsid w:val="129B623C"/>
    <w:rsid w:val="12AE5BEE"/>
    <w:rsid w:val="12BBEB73"/>
    <w:rsid w:val="12BD81DC"/>
    <w:rsid w:val="12BE58C1"/>
    <w:rsid w:val="12BFB8C4"/>
    <w:rsid w:val="1309CC9B"/>
    <w:rsid w:val="131526FB"/>
    <w:rsid w:val="131CCFA7"/>
    <w:rsid w:val="131EBF3A"/>
    <w:rsid w:val="132CA8B6"/>
    <w:rsid w:val="134D8678"/>
    <w:rsid w:val="134E4201"/>
    <w:rsid w:val="13701264"/>
    <w:rsid w:val="13772C86"/>
    <w:rsid w:val="138F7DE8"/>
    <w:rsid w:val="13A49C5C"/>
    <w:rsid w:val="13B7FF91"/>
    <w:rsid w:val="13F32C74"/>
    <w:rsid w:val="13F5A848"/>
    <w:rsid w:val="13F78DEE"/>
    <w:rsid w:val="140A7F84"/>
    <w:rsid w:val="14158409"/>
    <w:rsid w:val="1428950B"/>
    <w:rsid w:val="142D1336"/>
    <w:rsid w:val="144A0805"/>
    <w:rsid w:val="144D0020"/>
    <w:rsid w:val="14517E74"/>
    <w:rsid w:val="14535442"/>
    <w:rsid w:val="14741514"/>
    <w:rsid w:val="147B9C15"/>
    <w:rsid w:val="147BE9C0"/>
    <w:rsid w:val="14822F34"/>
    <w:rsid w:val="14836AB4"/>
    <w:rsid w:val="1484F308"/>
    <w:rsid w:val="14B1BBF8"/>
    <w:rsid w:val="14B3C988"/>
    <w:rsid w:val="14C7179A"/>
    <w:rsid w:val="14CA5372"/>
    <w:rsid w:val="14E71C38"/>
    <w:rsid w:val="14F84B9D"/>
    <w:rsid w:val="14F9A21D"/>
    <w:rsid w:val="1511E843"/>
    <w:rsid w:val="1521AA03"/>
    <w:rsid w:val="1527BD23"/>
    <w:rsid w:val="1531184E"/>
    <w:rsid w:val="154A891B"/>
    <w:rsid w:val="1561BCF9"/>
    <w:rsid w:val="1561D8DB"/>
    <w:rsid w:val="156AB522"/>
    <w:rsid w:val="1577D555"/>
    <w:rsid w:val="15825D2D"/>
    <w:rsid w:val="158727BA"/>
    <w:rsid w:val="15B4C112"/>
    <w:rsid w:val="15BC1196"/>
    <w:rsid w:val="15C7D1AF"/>
    <w:rsid w:val="15D3F42E"/>
    <w:rsid w:val="15F432A1"/>
    <w:rsid w:val="15FA45FE"/>
    <w:rsid w:val="160B9A90"/>
    <w:rsid w:val="161301AE"/>
    <w:rsid w:val="161EE548"/>
    <w:rsid w:val="1644D115"/>
    <w:rsid w:val="164FA7EE"/>
    <w:rsid w:val="165483EE"/>
    <w:rsid w:val="165B20BA"/>
    <w:rsid w:val="165BE26A"/>
    <w:rsid w:val="1660802A"/>
    <w:rsid w:val="166087F3"/>
    <w:rsid w:val="16781658"/>
    <w:rsid w:val="16931BC8"/>
    <w:rsid w:val="169A48B3"/>
    <w:rsid w:val="169DF11F"/>
    <w:rsid w:val="16B8720A"/>
    <w:rsid w:val="16C3ACA1"/>
    <w:rsid w:val="16D693EA"/>
    <w:rsid w:val="16DFC313"/>
    <w:rsid w:val="16E0C339"/>
    <w:rsid w:val="16FA24A6"/>
    <w:rsid w:val="17010D11"/>
    <w:rsid w:val="1712B667"/>
    <w:rsid w:val="1718B1C8"/>
    <w:rsid w:val="172020AE"/>
    <w:rsid w:val="172CDA5E"/>
    <w:rsid w:val="173787AF"/>
    <w:rsid w:val="173CC3A3"/>
    <w:rsid w:val="173DA1A7"/>
    <w:rsid w:val="17417AA4"/>
    <w:rsid w:val="174C1042"/>
    <w:rsid w:val="17508AC2"/>
    <w:rsid w:val="1759B5B8"/>
    <w:rsid w:val="176BE5EC"/>
    <w:rsid w:val="1773E269"/>
    <w:rsid w:val="17933AC0"/>
    <w:rsid w:val="17A4A962"/>
    <w:rsid w:val="17B7030C"/>
    <w:rsid w:val="17B82E42"/>
    <w:rsid w:val="17C27332"/>
    <w:rsid w:val="17C62907"/>
    <w:rsid w:val="17D955EA"/>
    <w:rsid w:val="17F40DAC"/>
    <w:rsid w:val="17F50367"/>
    <w:rsid w:val="17FB10D3"/>
    <w:rsid w:val="17FC3802"/>
    <w:rsid w:val="1804F9B8"/>
    <w:rsid w:val="1806D7B0"/>
    <w:rsid w:val="1816EC5F"/>
    <w:rsid w:val="1844AE97"/>
    <w:rsid w:val="184F1EC3"/>
    <w:rsid w:val="1850AFEE"/>
    <w:rsid w:val="186387B7"/>
    <w:rsid w:val="18642FEE"/>
    <w:rsid w:val="186C8129"/>
    <w:rsid w:val="189944A5"/>
    <w:rsid w:val="189DECDF"/>
    <w:rsid w:val="189E41B4"/>
    <w:rsid w:val="18AC775F"/>
    <w:rsid w:val="18CA1ADC"/>
    <w:rsid w:val="18D51C35"/>
    <w:rsid w:val="18D739D7"/>
    <w:rsid w:val="18DFF590"/>
    <w:rsid w:val="18F239EA"/>
    <w:rsid w:val="18F7F858"/>
    <w:rsid w:val="1908F5D4"/>
    <w:rsid w:val="190E7D56"/>
    <w:rsid w:val="190F46C2"/>
    <w:rsid w:val="191BACB2"/>
    <w:rsid w:val="191DA4F9"/>
    <w:rsid w:val="19297232"/>
    <w:rsid w:val="1947D1A2"/>
    <w:rsid w:val="194D83D1"/>
    <w:rsid w:val="194DD46C"/>
    <w:rsid w:val="194EE8E3"/>
    <w:rsid w:val="1953E7A2"/>
    <w:rsid w:val="195BB6DF"/>
    <w:rsid w:val="1964595E"/>
    <w:rsid w:val="1964833F"/>
    <w:rsid w:val="196564C5"/>
    <w:rsid w:val="196FC322"/>
    <w:rsid w:val="197A2E43"/>
    <w:rsid w:val="198171B1"/>
    <w:rsid w:val="1990FF10"/>
    <w:rsid w:val="19948CE2"/>
    <w:rsid w:val="1997C8B0"/>
    <w:rsid w:val="19A95A73"/>
    <w:rsid w:val="19AF4512"/>
    <w:rsid w:val="19B39664"/>
    <w:rsid w:val="19BFBEE4"/>
    <w:rsid w:val="19C36935"/>
    <w:rsid w:val="19C709FA"/>
    <w:rsid w:val="19F75282"/>
    <w:rsid w:val="19F7C17F"/>
    <w:rsid w:val="1A053E89"/>
    <w:rsid w:val="1A086887"/>
    <w:rsid w:val="1A142F7F"/>
    <w:rsid w:val="1A16C291"/>
    <w:rsid w:val="1A2D1792"/>
    <w:rsid w:val="1A2E94AB"/>
    <w:rsid w:val="1A2FDCEF"/>
    <w:rsid w:val="1A3A5F0C"/>
    <w:rsid w:val="1A4F55AA"/>
    <w:rsid w:val="1A535B6B"/>
    <w:rsid w:val="1A6BB1E7"/>
    <w:rsid w:val="1A747F87"/>
    <w:rsid w:val="1A7D86E3"/>
    <w:rsid w:val="1A7E018A"/>
    <w:rsid w:val="1A7FCDEE"/>
    <w:rsid w:val="1A96C6B8"/>
    <w:rsid w:val="1AB666C3"/>
    <w:rsid w:val="1AC72AB0"/>
    <w:rsid w:val="1AC9FE0C"/>
    <w:rsid w:val="1AD379D6"/>
    <w:rsid w:val="1AEF280D"/>
    <w:rsid w:val="1AFDAD7D"/>
    <w:rsid w:val="1B09E39E"/>
    <w:rsid w:val="1B0D108E"/>
    <w:rsid w:val="1B0E06A3"/>
    <w:rsid w:val="1B194BCC"/>
    <w:rsid w:val="1B1E931D"/>
    <w:rsid w:val="1B2C4107"/>
    <w:rsid w:val="1B2F9A1A"/>
    <w:rsid w:val="1B3C9FBE"/>
    <w:rsid w:val="1B458996"/>
    <w:rsid w:val="1B53BEE0"/>
    <w:rsid w:val="1B576FDC"/>
    <w:rsid w:val="1B5D357C"/>
    <w:rsid w:val="1B5EC954"/>
    <w:rsid w:val="1B6FB0BC"/>
    <w:rsid w:val="1B6FF69E"/>
    <w:rsid w:val="1B7E8136"/>
    <w:rsid w:val="1B8C72F4"/>
    <w:rsid w:val="1B8E143B"/>
    <w:rsid w:val="1B8F2D85"/>
    <w:rsid w:val="1B930742"/>
    <w:rsid w:val="1B9D4454"/>
    <w:rsid w:val="1BADF753"/>
    <w:rsid w:val="1BB2C0DB"/>
    <w:rsid w:val="1BBBB9EB"/>
    <w:rsid w:val="1BCC5D9A"/>
    <w:rsid w:val="1BCEE893"/>
    <w:rsid w:val="1BE00E25"/>
    <w:rsid w:val="1BF00BA0"/>
    <w:rsid w:val="1BF1F52C"/>
    <w:rsid w:val="1BFAA02D"/>
    <w:rsid w:val="1C0AD460"/>
    <w:rsid w:val="1C19FD38"/>
    <w:rsid w:val="1C27D43F"/>
    <w:rsid w:val="1C2DB047"/>
    <w:rsid w:val="1C50BA8E"/>
    <w:rsid w:val="1C614298"/>
    <w:rsid w:val="1C77E28A"/>
    <w:rsid w:val="1C78993A"/>
    <w:rsid w:val="1C9A8515"/>
    <w:rsid w:val="1C9EEF42"/>
    <w:rsid w:val="1CA03C67"/>
    <w:rsid w:val="1CAC9E9F"/>
    <w:rsid w:val="1CB41111"/>
    <w:rsid w:val="1CB5A707"/>
    <w:rsid w:val="1CBA89B3"/>
    <w:rsid w:val="1CC3F54A"/>
    <w:rsid w:val="1CCA31F7"/>
    <w:rsid w:val="1CD2BE36"/>
    <w:rsid w:val="1CFA00D6"/>
    <w:rsid w:val="1D01CC8D"/>
    <w:rsid w:val="1D032544"/>
    <w:rsid w:val="1D28185F"/>
    <w:rsid w:val="1D2A82B4"/>
    <w:rsid w:val="1D42DF6F"/>
    <w:rsid w:val="1D4D3ACB"/>
    <w:rsid w:val="1D4E50DF"/>
    <w:rsid w:val="1D6AC129"/>
    <w:rsid w:val="1D6E0917"/>
    <w:rsid w:val="1D7678F0"/>
    <w:rsid w:val="1D835A89"/>
    <w:rsid w:val="1DA0201B"/>
    <w:rsid w:val="1DAC5A0F"/>
    <w:rsid w:val="1DB74E1F"/>
    <w:rsid w:val="1DBC9598"/>
    <w:rsid w:val="1DC35499"/>
    <w:rsid w:val="1DC530F7"/>
    <w:rsid w:val="1DCD9342"/>
    <w:rsid w:val="1DCEF6D8"/>
    <w:rsid w:val="1DDD0C86"/>
    <w:rsid w:val="1DE42AD5"/>
    <w:rsid w:val="1DEC6A9C"/>
    <w:rsid w:val="1DF8ED70"/>
    <w:rsid w:val="1E00D06D"/>
    <w:rsid w:val="1E142F49"/>
    <w:rsid w:val="1E198602"/>
    <w:rsid w:val="1E1CEC9E"/>
    <w:rsid w:val="1E35F441"/>
    <w:rsid w:val="1E389D4F"/>
    <w:rsid w:val="1E445CB8"/>
    <w:rsid w:val="1E4EE06B"/>
    <w:rsid w:val="1E58A9A3"/>
    <w:rsid w:val="1E5B1B8F"/>
    <w:rsid w:val="1E61D2C0"/>
    <w:rsid w:val="1E895F7A"/>
    <w:rsid w:val="1EAA2C24"/>
    <w:rsid w:val="1EBD89DD"/>
    <w:rsid w:val="1EC88754"/>
    <w:rsid w:val="1ECF8148"/>
    <w:rsid w:val="1ED907A6"/>
    <w:rsid w:val="1EDA8F78"/>
    <w:rsid w:val="1EE9084C"/>
    <w:rsid w:val="1EF2919F"/>
    <w:rsid w:val="1EF3AEF9"/>
    <w:rsid w:val="1EF7E5D4"/>
    <w:rsid w:val="1F0C9F50"/>
    <w:rsid w:val="1F0DD21F"/>
    <w:rsid w:val="1F19265C"/>
    <w:rsid w:val="1F1A67E7"/>
    <w:rsid w:val="1F1E8AAE"/>
    <w:rsid w:val="1F297638"/>
    <w:rsid w:val="1F306231"/>
    <w:rsid w:val="1F50A4DF"/>
    <w:rsid w:val="1F5723AD"/>
    <w:rsid w:val="1F5E4493"/>
    <w:rsid w:val="1F6236E5"/>
    <w:rsid w:val="1F6AC743"/>
    <w:rsid w:val="1F755E5A"/>
    <w:rsid w:val="1F7E724B"/>
    <w:rsid w:val="1F82460E"/>
    <w:rsid w:val="1F958769"/>
    <w:rsid w:val="1F979419"/>
    <w:rsid w:val="1FA3720A"/>
    <w:rsid w:val="1FA4988E"/>
    <w:rsid w:val="1FCB830F"/>
    <w:rsid w:val="1FCC4383"/>
    <w:rsid w:val="200E6244"/>
    <w:rsid w:val="2019BE75"/>
    <w:rsid w:val="2021C0E1"/>
    <w:rsid w:val="2035BD5C"/>
    <w:rsid w:val="203AE844"/>
    <w:rsid w:val="20548E3F"/>
    <w:rsid w:val="2063B188"/>
    <w:rsid w:val="206A251E"/>
    <w:rsid w:val="209E05FD"/>
    <w:rsid w:val="209E6941"/>
    <w:rsid w:val="20B18EF6"/>
    <w:rsid w:val="20B29820"/>
    <w:rsid w:val="20C9FE76"/>
    <w:rsid w:val="20E2B676"/>
    <w:rsid w:val="20FD8AEF"/>
    <w:rsid w:val="2114CDEC"/>
    <w:rsid w:val="211C193E"/>
    <w:rsid w:val="2122F1F1"/>
    <w:rsid w:val="212B86A1"/>
    <w:rsid w:val="212C2104"/>
    <w:rsid w:val="2149B1E7"/>
    <w:rsid w:val="2157D2E5"/>
    <w:rsid w:val="2158194C"/>
    <w:rsid w:val="215CD7C0"/>
    <w:rsid w:val="216249FB"/>
    <w:rsid w:val="217E7D87"/>
    <w:rsid w:val="21911DAA"/>
    <w:rsid w:val="219B0F23"/>
    <w:rsid w:val="21A6245B"/>
    <w:rsid w:val="21A8BE2E"/>
    <w:rsid w:val="21AFD21D"/>
    <w:rsid w:val="21B9F21C"/>
    <w:rsid w:val="21C0F3C9"/>
    <w:rsid w:val="21C82B44"/>
    <w:rsid w:val="21D9D6CA"/>
    <w:rsid w:val="21DB2CA2"/>
    <w:rsid w:val="21DB7572"/>
    <w:rsid w:val="21E6280E"/>
    <w:rsid w:val="21F1A376"/>
    <w:rsid w:val="2202AD5B"/>
    <w:rsid w:val="2204C498"/>
    <w:rsid w:val="22055023"/>
    <w:rsid w:val="22085CA2"/>
    <w:rsid w:val="2250D198"/>
    <w:rsid w:val="225238C0"/>
    <w:rsid w:val="226ADE0B"/>
    <w:rsid w:val="22837B63"/>
    <w:rsid w:val="22945361"/>
    <w:rsid w:val="229BD520"/>
    <w:rsid w:val="229E0E0C"/>
    <w:rsid w:val="22A1F5FE"/>
    <w:rsid w:val="22A6B640"/>
    <w:rsid w:val="22B787E2"/>
    <w:rsid w:val="22BF1E6A"/>
    <w:rsid w:val="22C4FB14"/>
    <w:rsid w:val="22CDAFCA"/>
    <w:rsid w:val="22FC592B"/>
    <w:rsid w:val="230097BB"/>
    <w:rsid w:val="230A7F5D"/>
    <w:rsid w:val="230C92DA"/>
    <w:rsid w:val="230F2E4F"/>
    <w:rsid w:val="231E44AE"/>
    <w:rsid w:val="231FB340"/>
    <w:rsid w:val="23313E01"/>
    <w:rsid w:val="234E7B4E"/>
    <w:rsid w:val="235A84C9"/>
    <w:rsid w:val="2367D42E"/>
    <w:rsid w:val="23769809"/>
    <w:rsid w:val="2379BC0F"/>
    <w:rsid w:val="237E793F"/>
    <w:rsid w:val="237FF26D"/>
    <w:rsid w:val="2395B118"/>
    <w:rsid w:val="23A1E9D8"/>
    <w:rsid w:val="23C252FE"/>
    <w:rsid w:val="23C3CABC"/>
    <w:rsid w:val="23DC1207"/>
    <w:rsid w:val="23FE9C22"/>
    <w:rsid w:val="240339B3"/>
    <w:rsid w:val="2408E0B1"/>
    <w:rsid w:val="241DADAF"/>
    <w:rsid w:val="241ED8EB"/>
    <w:rsid w:val="242C1BCF"/>
    <w:rsid w:val="24332F69"/>
    <w:rsid w:val="245DE4D3"/>
    <w:rsid w:val="246F1588"/>
    <w:rsid w:val="2472F17F"/>
    <w:rsid w:val="247451A8"/>
    <w:rsid w:val="2477C07A"/>
    <w:rsid w:val="2488F256"/>
    <w:rsid w:val="2490A10F"/>
    <w:rsid w:val="24B46FBA"/>
    <w:rsid w:val="24E70D2E"/>
    <w:rsid w:val="24E7370E"/>
    <w:rsid w:val="24EDCC28"/>
    <w:rsid w:val="24F25DAE"/>
    <w:rsid w:val="24F74A05"/>
    <w:rsid w:val="2507B1F6"/>
    <w:rsid w:val="250E0145"/>
    <w:rsid w:val="25156AAE"/>
    <w:rsid w:val="251C9C28"/>
    <w:rsid w:val="2522EE65"/>
    <w:rsid w:val="252F122A"/>
    <w:rsid w:val="2536101B"/>
    <w:rsid w:val="253DC19D"/>
    <w:rsid w:val="2542B97F"/>
    <w:rsid w:val="25530DCE"/>
    <w:rsid w:val="2554F0B0"/>
    <w:rsid w:val="25686D38"/>
    <w:rsid w:val="257887F0"/>
    <w:rsid w:val="257CAA03"/>
    <w:rsid w:val="25874432"/>
    <w:rsid w:val="258AB210"/>
    <w:rsid w:val="258CE3CE"/>
    <w:rsid w:val="25A271C3"/>
    <w:rsid w:val="25A610D8"/>
    <w:rsid w:val="25B03CE6"/>
    <w:rsid w:val="25BE40ED"/>
    <w:rsid w:val="25E26333"/>
    <w:rsid w:val="25E4FE71"/>
    <w:rsid w:val="25FADC01"/>
    <w:rsid w:val="261B82D8"/>
    <w:rsid w:val="2625EB03"/>
    <w:rsid w:val="264C26E5"/>
    <w:rsid w:val="2661E805"/>
    <w:rsid w:val="2665C066"/>
    <w:rsid w:val="26664DC2"/>
    <w:rsid w:val="2686BF99"/>
    <w:rsid w:val="268ACB66"/>
    <w:rsid w:val="268D6257"/>
    <w:rsid w:val="269AB764"/>
    <w:rsid w:val="26A2CEB4"/>
    <w:rsid w:val="26A3812F"/>
    <w:rsid w:val="26A8E810"/>
    <w:rsid w:val="26C22A02"/>
    <w:rsid w:val="26C87E0E"/>
    <w:rsid w:val="26DF40EF"/>
    <w:rsid w:val="26ED6A85"/>
    <w:rsid w:val="26FF39D0"/>
    <w:rsid w:val="26FF3CF2"/>
    <w:rsid w:val="2710F67D"/>
    <w:rsid w:val="27138E78"/>
    <w:rsid w:val="274115D8"/>
    <w:rsid w:val="275B1E00"/>
    <w:rsid w:val="27618AD2"/>
    <w:rsid w:val="2763FDE7"/>
    <w:rsid w:val="27741E43"/>
    <w:rsid w:val="2774CB79"/>
    <w:rsid w:val="27B67497"/>
    <w:rsid w:val="27DF73E1"/>
    <w:rsid w:val="27E39159"/>
    <w:rsid w:val="27EBBAD2"/>
    <w:rsid w:val="27ECAA83"/>
    <w:rsid w:val="27F4693F"/>
    <w:rsid w:val="27FCF1D2"/>
    <w:rsid w:val="28215560"/>
    <w:rsid w:val="28227119"/>
    <w:rsid w:val="282908F7"/>
    <w:rsid w:val="28391A8C"/>
    <w:rsid w:val="2845262C"/>
    <w:rsid w:val="2847C5FA"/>
    <w:rsid w:val="2848B2A0"/>
    <w:rsid w:val="284AE4FC"/>
    <w:rsid w:val="284D1263"/>
    <w:rsid w:val="28694788"/>
    <w:rsid w:val="286C62A2"/>
    <w:rsid w:val="288468FD"/>
    <w:rsid w:val="288A642F"/>
    <w:rsid w:val="288AF2D1"/>
    <w:rsid w:val="2897FDEB"/>
    <w:rsid w:val="289FA9B0"/>
    <w:rsid w:val="28A0E9B5"/>
    <w:rsid w:val="28A3248A"/>
    <w:rsid w:val="28AEB5BB"/>
    <w:rsid w:val="28BD6513"/>
    <w:rsid w:val="28C27806"/>
    <w:rsid w:val="28E6EA0B"/>
    <w:rsid w:val="28EE8E81"/>
    <w:rsid w:val="28FCF301"/>
    <w:rsid w:val="28FDE20B"/>
    <w:rsid w:val="292AA569"/>
    <w:rsid w:val="292D192D"/>
    <w:rsid w:val="293FAF2D"/>
    <w:rsid w:val="295E768C"/>
    <w:rsid w:val="29629BDA"/>
    <w:rsid w:val="29713831"/>
    <w:rsid w:val="29718207"/>
    <w:rsid w:val="29877D60"/>
    <w:rsid w:val="298C211E"/>
    <w:rsid w:val="29930D9F"/>
    <w:rsid w:val="2995B9AF"/>
    <w:rsid w:val="299DB645"/>
    <w:rsid w:val="29A2A861"/>
    <w:rsid w:val="29AD4455"/>
    <w:rsid w:val="29B7828F"/>
    <w:rsid w:val="29BA3A83"/>
    <w:rsid w:val="29D1309D"/>
    <w:rsid w:val="29DE09AC"/>
    <w:rsid w:val="29E71556"/>
    <w:rsid w:val="29F0ADE4"/>
    <w:rsid w:val="29F509E1"/>
    <w:rsid w:val="29F70E16"/>
    <w:rsid w:val="2A02B772"/>
    <w:rsid w:val="2A02D581"/>
    <w:rsid w:val="2A087AF9"/>
    <w:rsid w:val="2A13F0B0"/>
    <w:rsid w:val="2A23AB45"/>
    <w:rsid w:val="2A2537D8"/>
    <w:rsid w:val="2A297067"/>
    <w:rsid w:val="2A3D9B90"/>
    <w:rsid w:val="2A3F3050"/>
    <w:rsid w:val="2A412261"/>
    <w:rsid w:val="2A4471B0"/>
    <w:rsid w:val="2A47A1FE"/>
    <w:rsid w:val="2A4CDF64"/>
    <w:rsid w:val="2A6052FB"/>
    <w:rsid w:val="2A70BE37"/>
    <w:rsid w:val="2A745F71"/>
    <w:rsid w:val="2A762EE2"/>
    <w:rsid w:val="2AAB7CA7"/>
    <w:rsid w:val="2AC39D43"/>
    <w:rsid w:val="2AEDB6AC"/>
    <w:rsid w:val="2B1E2473"/>
    <w:rsid w:val="2B268B9F"/>
    <w:rsid w:val="2B31C6D2"/>
    <w:rsid w:val="2B33A159"/>
    <w:rsid w:val="2B56AF1A"/>
    <w:rsid w:val="2B582D80"/>
    <w:rsid w:val="2B5A35FD"/>
    <w:rsid w:val="2B613418"/>
    <w:rsid w:val="2B663721"/>
    <w:rsid w:val="2B78CB58"/>
    <w:rsid w:val="2B7CB908"/>
    <w:rsid w:val="2B7DD0F4"/>
    <w:rsid w:val="2B9B2055"/>
    <w:rsid w:val="2B9C0F36"/>
    <w:rsid w:val="2BA5173F"/>
    <w:rsid w:val="2BAFE270"/>
    <w:rsid w:val="2BB23DB2"/>
    <w:rsid w:val="2BCF10E9"/>
    <w:rsid w:val="2BDD13E3"/>
    <w:rsid w:val="2BE76E30"/>
    <w:rsid w:val="2BECBC55"/>
    <w:rsid w:val="2BF15383"/>
    <w:rsid w:val="2C03500B"/>
    <w:rsid w:val="2C0835FB"/>
    <w:rsid w:val="2C10437E"/>
    <w:rsid w:val="2C160C36"/>
    <w:rsid w:val="2C22B188"/>
    <w:rsid w:val="2C3189F8"/>
    <w:rsid w:val="2C4D4A97"/>
    <w:rsid w:val="2C532D6E"/>
    <w:rsid w:val="2C66BAC6"/>
    <w:rsid w:val="2C722C89"/>
    <w:rsid w:val="2C7B5F0E"/>
    <w:rsid w:val="2C91FC17"/>
    <w:rsid w:val="2C99BC41"/>
    <w:rsid w:val="2C9BCA9C"/>
    <w:rsid w:val="2CA6ACC6"/>
    <w:rsid w:val="2CB73D66"/>
    <w:rsid w:val="2CBE8F88"/>
    <w:rsid w:val="2CC0D7BE"/>
    <w:rsid w:val="2CC357D2"/>
    <w:rsid w:val="2CD4E6A1"/>
    <w:rsid w:val="2CF85CC9"/>
    <w:rsid w:val="2D0101E4"/>
    <w:rsid w:val="2D04B5AB"/>
    <w:rsid w:val="2D073258"/>
    <w:rsid w:val="2D0BC70A"/>
    <w:rsid w:val="2D0CD382"/>
    <w:rsid w:val="2D13AD53"/>
    <w:rsid w:val="2D15D74E"/>
    <w:rsid w:val="2D2B6E65"/>
    <w:rsid w:val="2D3477F4"/>
    <w:rsid w:val="2D40EB5E"/>
    <w:rsid w:val="2D44FEC0"/>
    <w:rsid w:val="2D559160"/>
    <w:rsid w:val="2D667E4B"/>
    <w:rsid w:val="2D7356BA"/>
    <w:rsid w:val="2D840277"/>
    <w:rsid w:val="2D863F49"/>
    <w:rsid w:val="2D921950"/>
    <w:rsid w:val="2D9AB836"/>
    <w:rsid w:val="2DA30FBF"/>
    <w:rsid w:val="2DA37E90"/>
    <w:rsid w:val="2DAF7FB0"/>
    <w:rsid w:val="2DC9E905"/>
    <w:rsid w:val="2DCB5326"/>
    <w:rsid w:val="2DD05A7C"/>
    <w:rsid w:val="2DD76751"/>
    <w:rsid w:val="2DE267FE"/>
    <w:rsid w:val="2DFF3522"/>
    <w:rsid w:val="2E042662"/>
    <w:rsid w:val="2E078FEB"/>
    <w:rsid w:val="2E122959"/>
    <w:rsid w:val="2E148012"/>
    <w:rsid w:val="2E16AC13"/>
    <w:rsid w:val="2E2386C2"/>
    <w:rsid w:val="2E26BCEF"/>
    <w:rsid w:val="2E2A5C94"/>
    <w:rsid w:val="2E2CC0A4"/>
    <w:rsid w:val="2E300FE0"/>
    <w:rsid w:val="2E59EE23"/>
    <w:rsid w:val="2E77736B"/>
    <w:rsid w:val="2E7EFEC4"/>
    <w:rsid w:val="2E960BC5"/>
    <w:rsid w:val="2EA85F7B"/>
    <w:rsid w:val="2EB01168"/>
    <w:rsid w:val="2EBBDE3C"/>
    <w:rsid w:val="2ECA0027"/>
    <w:rsid w:val="2EF0FA8D"/>
    <w:rsid w:val="2EF28299"/>
    <w:rsid w:val="2EF7263A"/>
    <w:rsid w:val="2F0FD6B9"/>
    <w:rsid w:val="2F273C5B"/>
    <w:rsid w:val="2F339991"/>
    <w:rsid w:val="2F388445"/>
    <w:rsid w:val="2F4A6C42"/>
    <w:rsid w:val="2F558C29"/>
    <w:rsid w:val="2F5F1129"/>
    <w:rsid w:val="2F68D780"/>
    <w:rsid w:val="2F6B3140"/>
    <w:rsid w:val="2F7EBE74"/>
    <w:rsid w:val="2F9BCCDD"/>
    <w:rsid w:val="2FABF952"/>
    <w:rsid w:val="2FB6DC2E"/>
    <w:rsid w:val="2FF06D10"/>
    <w:rsid w:val="301610BC"/>
    <w:rsid w:val="301A3143"/>
    <w:rsid w:val="301E26FF"/>
    <w:rsid w:val="30206CC5"/>
    <w:rsid w:val="30251B10"/>
    <w:rsid w:val="302AAC66"/>
    <w:rsid w:val="3041F896"/>
    <w:rsid w:val="3045FCEF"/>
    <w:rsid w:val="304915AC"/>
    <w:rsid w:val="305D5426"/>
    <w:rsid w:val="30646965"/>
    <w:rsid w:val="3076373D"/>
    <w:rsid w:val="3088DCA5"/>
    <w:rsid w:val="309E33DE"/>
    <w:rsid w:val="30A472E8"/>
    <w:rsid w:val="30C19BA3"/>
    <w:rsid w:val="30C5AA11"/>
    <w:rsid w:val="30E6ACAF"/>
    <w:rsid w:val="30E9A934"/>
    <w:rsid w:val="30EFBF99"/>
    <w:rsid w:val="30F59854"/>
    <w:rsid w:val="3101F32A"/>
    <w:rsid w:val="31046518"/>
    <w:rsid w:val="31181862"/>
    <w:rsid w:val="31195DAA"/>
    <w:rsid w:val="312273BB"/>
    <w:rsid w:val="312F1118"/>
    <w:rsid w:val="31472FF6"/>
    <w:rsid w:val="3154FF55"/>
    <w:rsid w:val="31555546"/>
    <w:rsid w:val="316D28D2"/>
    <w:rsid w:val="316FB5FE"/>
    <w:rsid w:val="31830BD2"/>
    <w:rsid w:val="31850CE0"/>
    <w:rsid w:val="318D37C7"/>
    <w:rsid w:val="31982AD3"/>
    <w:rsid w:val="31A5F5C2"/>
    <w:rsid w:val="31B75222"/>
    <w:rsid w:val="31BF5B93"/>
    <w:rsid w:val="31C3C795"/>
    <w:rsid w:val="31C78E96"/>
    <w:rsid w:val="31C90A93"/>
    <w:rsid w:val="31D9F24E"/>
    <w:rsid w:val="320178F3"/>
    <w:rsid w:val="32046586"/>
    <w:rsid w:val="32195703"/>
    <w:rsid w:val="321A44B7"/>
    <w:rsid w:val="323BD52B"/>
    <w:rsid w:val="325503F9"/>
    <w:rsid w:val="32576A9B"/>
    <w:rsid w:val="325D2DED"/>
    <w:rsid w:val="325DA781"/>
    <w:rsid w:val="3265942A"/>
    <w:rsid w:val="327A9938"/>
    <w:rsid w:val="328AB3CF"/>
    <w:rsid w:val="3291A6BA"/>
    <w:rsid w:val="32A23435"/>
    <w:rsid w:val="32B12FEB"/>
    <w:rsid w:val="32B48750"/>
    <w:rsid w:val="32BB0887"/>
    <w:rsid w:val="32BCD422"/>
    <w:rsid w:val="32BD4E1E"/>
    <w:rsid w:val="32BDEBE2"/>
    <w:rsid w:val="32CD226E"/>
    <w:rsid w:val="32D3DE38"/>
    <w:rsid w:val="32D96B47"/>
    <w:rsid w:val="32E3759C"/>
    <w:rsid w:val="32FCFC89"/>
    <w:rsid w:val="331A3E54"/>
    <w:rsid w:val="331B11EE"/>
    <w:rsid w:val="33286478"/>
    <w:rsid w:val="33354CBD"/>
    <w:rsid w:val="333D9B4A"/>
    <w:rsid w:val="333D9E13"/>
    <w:rsid w:val="3347D81B"/>
    <w:rsid w:val="334FB724"/>
    <w:rsid w:val="33517943"/>
    <w:rsid w:val="337D5E9E"/>
    <w:rsid w:val="3392FA34"/>
    <w:rsid w:val="339319FF"/>
    <w:rsid w:val="33943728"/>
    <w:rsid w:val="339629D0"/>
    <w:rsid w:val="33A06D01"/>
    <w:rsid w:val="33A49E19"/>
    <w:rsid w:val="33A4EDA2"/>
    <w:rsid w:val="33AC6CFF"/>
    <w:rsid w:val="33AD0368"/>
    <w:rsid w:val="33B2C9DC"/>
    <w:rsid w:val="33C6C854"/>
    <w:rsid w:val="33CF76A8"/>
    <w:rsid w:val="33D4602A"/>
    <w:rsid w:val="33DB022F"/>
    <w:rsid w:val="33E6412D"/>
    <w:rsid w:val="33F4E844"/>
    <w:rsid w:val="34011CF4"/>
    <w:rsid w:val="340F1EBC"/>
    <w:rsid w:val="3427314A"/>
    <w:rsid w:val="342A6257"/>
    <w:rsid w:val="345CA5C6"/>
    <w:rsid w:val="346C27C2"/>
    <w:rsid w:val="347079F8"/>
    <w:rsid w:val="3472E4E0"/>
    <w:rsid w:val="34782BDF"/>
    <w:rsid w:val="3481079C"/>
    <w:rsid w:val="3486EBC3"/>
    <w:rsid w:val="348873BD"/>
    <w:rsid w:val="34A8562B"/>
    <w:rsid w:val="34ACD5C8"/>
    <w:rsid w:val="34B43127"/>
    <w:rsid w:val="34C0D5AB"/>
    <w:rsid w:val="34EB4625"/>
    <w:rsid w:val="351D1A66"/>
    <w:rsid w:val="351D96CC"/>
    <w:rsid w:val="3527FC81"/>
    <w:rsid w:val="352AEEF9"/>
    <w:rsid w:val="35348185"/>
    <w:rsid w:val="35374DEF"/>
    <w:rsid w:val="353E1AC5"/>
    <w:rsid w:val="354D8D75"/>
    <w:rsid w:val="355BA2C7"/>
    <w:rsid w:val="357CC7F9"/>
    <w:rsid w:val="358835CA"/>
    <w:rsid w:val="359CD152"/>
    <w:rsid w:val="35AA6281"/>
    <w:rsid w:val="35AC8094"/>
    <w:rsid w:val="35BD8458"/>
    <w:rsid w:val="35E2227A"/>
    <w:rsid w:val="35F82B8F"/>
    <w:rsid w:val="36083C4D"/>
    <w:rsid w:val="360A93CB"/>
    <w:rsid w:val="360C84B6"/>
    <w:rsid w:val="3611046A"/>
    <w:rsid w:val="361555E4"/>
    <w:rsid w:val="3617CF4B"/>
    <w:rsid w:val="3617F87B"/>
    <w:rsid w:val="361A0346"/>
    <w:rsid w:val="36373F11"/>
    <w:rsid w:val="36526A84"/>
    <w:rsid w:val="3660C923"/>
    <w:rsid w:val="36643808"/>
    <w:rsid w:val="3665568C"/>
    <w:rsid w:val="3688A348"/>
    <w:rsid w:val="368A8948"/>
    <w:rsid w:val="368ACE2F"/>
    <w:rsid w:val="369A5BC0"/>
    <w:rsid w:val="36A73CE1"/>
    <w:rsid w:val="36B1BFB7"/>
    <w:rsid w:val="36B83C3F"/>
    <w:rsid w:val="36BA7AE4"/>
    <w:rsid w:val="36C1CE00"/>
    <w:rsid w:val="36C5D7BE"/>
    <w:rsid w:val="36CE91B7"/>
    <w:rsid w:val="36D62681"/>
    <w:rsid w:val="36D894D2"/>
    <w:rsid w:val="36F7520D"/>
    <w:rsid w:val="36FBD4D4"/>
    <w:rsid w:val="370D682D"/>
    <w:rsid w:val="371404E3"/>
    <w:rsid w:val="371ADFC4"/>
    <w:rsid w:val="3722CB50"/>
    <w:rsid w:val="374BEA03"/>
    <w:rsid w:val="376F3F66"/>
    <w:rsid w:val="376F5AD7"/>
    <w:rsid w:val="3798853F"/>
    <w:rsid w:val="3798BEF5"/>
    <w:rsid w:val="37AACE0D"/>
    <w:rsid w:val="37EC6149"/>
    <w:rsid w:val="37EC62B5"/>
    <w:rsid w:val="37F4523E"/>
    <w:rsid w:val="37FCD0F3"/>
    <w:rsid w:val="38062E1B"/>
    <w:rsid w:val="3812FEA8"/>
    <w:rsid w:val="382CE94B"/>
    <w:rsid w:val="382EFEB5"/>
    <w:rsid w:val="3831DC82"/>
    <w:rsid w:val="383AA381"/>
    <w:rsid w:val="3840683A"/>
    <w:rsid w:val="384D07D2"/>
    <w:rsid w:val="384FA878"/>
    <w:rsid w:val="3853919C"/>
    <w:rsid w:val="3856938B"/>
    <w:rsid w:val="3858BCBC"/>
    <w:rsid w:val="3864D7CB"/>
    <w:rsid w:val="38661FAB"/>
    <w:rsid w:val="38802555"/>
    <w:rsid w:val="3884CBD7"/>
    <w:rsid w:val="38896517"/>
    <w:rsid w:val="389A5C1D"/>
    <w:rsid w:val="38B3DFB7"/>
    <w:rsid w:val="38B6F223"/>
    <w:rsid w:val="38BBAC59"/>
    <w:rsid w:val="38D777C2"/>
    <w:rsid w:val="38DF02DE"/>
    <w:rsid w:val="38E4D2CE"/>
    <w:rsid w:val="38E6A0A9"/>
    <w:rsid w:val="38E7DDB0"/>
    <w:rsid w:val="391A1343"/>
    <w:rsid w:val="39250163"/>
    <w:rsid w:val="3931B464"/>
    <w:rsid w:val="3933DAC4"/>
    <w:rsid w:val="39366E06"/>
    <w:rsid w:val="394A7CDB"/>
    <w:rsid w:val="394E5C13"/>
    <w:rsid w:val="3953FB9D"/>
    <w:rsid w:val="396C7C18"/>
    <w:rsid w:val="39791CD7"/>
    <w:rsid w:val="397D26B3"/>
    <w:rsid w:val="39812043"/>
    <w:rsid w:val="399D9572"/>
    <w:rsid w:val="399F440F"/>
    <w:rsid w:val="39AC9738"/>
    <w:rsid w:val="39AE02CC"/>
    <w:rsid w:val="39B47B10"/>
    <w:rsid w:val="39B7096F"/>
    <w:rsid w:val="39CF2135"/>
    <w:rsid w:val="39D40006"/>
    <w:rsid w:val="39DE442B"/>
    <w:rsid w:val="39F4C49F"/>
    <w:rsid w:val="3A080A72"/>
    <w:rsid w:val="3A1C36E4"/>
    <w:rsid w:val="3A2742A3"/>
    <w:rsid w:val="3A2AC654"/>
    <w:rsid w:val="3A2E4A5D"/>
    <w:rsid w:val="3A347729"/>
    <w:rsid w:val="3A378AE5"/>
    <w:rsid w:val="3A47322A"/>
    <w:rsid w:val="3A538C34"/>
    <w:rsid w:val="3A55F097"/>
    <w:rsid w:val="3A69DF5D"/>
    <w:rsid w:val="3A8A02F8"/>
    <w:rsid w:val="3AA1F232"/>
    <w:rsid w:val="3AAB847A"/>
    <w:rsid w:val="3AAD22CB"/>
    <w:rsid w:val="3AAFACFC"/>
    <w:rsid w:val="3AC01D17"/>
    <w:rsid w:val="3ACB21BE"/>
    <w:rsid w:val="3ACC7891"/>
    <w:rsid w:val="3ADA366A"/>
    <w:rsid w:val="3AE56598"/>
    <w:rsid w:val="3AFCDF70"/>
    <w:rsid w:val="3B0A6EBA"/>
    <w:rsid w:val="3B0E18CF"/>
    <w:rsid w:val="3B1FAEE2"/>
    <w:rsid w:val="3B2947FC"/>
    <w:rsid w:val="3B344E0D"/>
    <w:rsid w:val="3B3690BE"/>
    <w:rsid w:val="3B4B7356"/>
    <w:rsid w:val="3B536C4D"/>
    <w:rsid w:val="3B56D2AB"/>
    <w:rsid w:val="3B70053A"/>
    <w:rsid w:val="3B7557E7"/>
    <w:rsid w:val="3B850A13"/>
    <w:rsid w:val="3B94100B"/>
    <w:rsid w:val="3B98548B"/>
    <w:rsid w:val="3B992E51"/>
    <w:rsid w:val="3B9C10F2"/>
    <w:rsid w:val="3BA126D6"/>
    <w:rsid w:val="3BB19E26"/>
    <w:rsid w:val="3BC34305"/>
    <w:rsid w:val="3BFAE0BB"/>
    <w:rsid w:val="3C004E9F"/>
    <w:rsid w:val="3C0C5178"/>
    <w:rsid w:val="3C2905C4"/>
    <w:rsid w:val="3C3349CB"/>
    <w:rsid w:val="3C515396"/>
    <w:rsid w:val="3C54FFE7"/>
    <w:rsid w:val="3C679BB9"/>
    <w:rsid w:val="3C6C591C"/>
    <w:rsid w:val="3C6CB4E5"/>
    <w:rsid w:val="3C6D3B95"/>
    <w:rsid w:val="3C74C619"/>
    <w:rsid w:val="3C779949"/>
    <w:rsid w:val="3C801CCF"/>
    <w:rsid w:val="3C8623CF"/>
    <w:rsid w:val="3C8D9307"/>
    <w:rsid w:val="3C94E004"/>
    <w:rsid w:val="3C9E07EA"/>
    <w:rsid w:val="3CBECF32"/>
    <w:rsid w:val="3CC45323"/>
    <w:rsid w:val="3CD0A181"/>
    <w:rsid w:val="3D011AEF"/>
    <w:rsid w:val="3D01D32D"/>
    <w:rsid w:val="3D08CBA2"/>
    <w:rsid w:val="3D1E4E93"/>
    <w:rsid w:val="3D223B4D"/>
    <w:rsid w:val="3D24C448"/>
    <w:rsid w:val="3D5124B3"/>
    <w:rsid w:val="3D5252AD"/>
    <w:rsid w:val="3D57A067"/>
    <w:rsid w:val="3D5EA48E"/>
    <w:rsid w:val="3D84AC4C"/>
    <w:rsid w:val="3D86E115"/>
    <w:rsid w:val="3DA29BAB"/>
    <w:rsid w:val="3DA78343"/>
    <w:rsid w:val="3DA907D8"/>
    <w:rsid w:val="3DB6361F"/>
    <w:rsid w:val="3DBE860E"/>
    <w:rsid w:val="3DD505D6"/>
    <w:rsid w:val="3DEE96F6"/>
    <w:rsid w:val="3E0A9AF2"/>
    <w:rsid w:val="3E0DFF6F"/>
    <w:rsid w:val="3E2B70EA"/>
    <w:rsid w:val="3E3884C1"/>
    <w:rsid w:val="3E3F18FB"/>
    <w:rsid w:val="3E4F37A7"/>
    <w:rsid w:val="3E5CF2BF"/>
    <w:rsid w:val="3E696436"/>
    <w:rsid w:val="3E774EC6"/>
    <w:rsid w:val="3E791CE5"/>
    <w:rsid w:val="3E7DDA69"/>
    <w:rsid w:val="3E81003E"/>
    <w:rsid w:val="3EB77E41"/>
    <w:rsid w:val="3EDAA542"/>
    <w:rsid w:val="3EE0F2DB"/>
    <w:rsid w:val="3EE22C7F"/>
    <w:rsid w:val="3EE5618F"/>
    <w:rsid w:val="3F0CF974"/>
    <w:rsid w:val="3F1A7EC6"/>
    <w:rsid w:val="3F2592F1"/>
    <w:rsid w:val="3F2697CD"/>
    <w:rsid w:val="3F2920FE"/>
    <w:rsid w:val="3F2A281E"/>
    <w:rsid w:val="3F315B2F"/>
    <w:rsid w:val="3F35AFDD"/>
    <w:rsid w:val="3F3838CE"/>
    <w:rsid w:val="3F4CE4B5"/>
    <w:rsid w:val="3F5A7BB6"/>
    <w:rsid w:val="3F5E9F33"/>
    <w:rsid w:val="3F87BC75"/>
    <w:rsid w:val="3F894D25"/>
    <w:rsid w:val="3F95D01D"/>
    <w:rsid w:val="3F9E88E3"/>
    <w:rsid w:val="3F9FCAED"/>
    <w:rsid w:val="3FA37BF1"/>
    <w:rsid w:val="3FAAE70B"/>
    <w:rsid w:val="3FAD4D27"/>
    <w:rsid w:val="3FB1648D"/>
    <w:rsid w:val="3FBA9991"/>
    <w:rsid w:val="3FC799B0"/>
    <w:rsid w:val="3FD1E4EE"/>
    <w:rsid w:val="3FF0B7A5"/>
    <w:rsid w:val="40035EAA"/>
    <w:rsid w:val="4009728D"/>
    <w:rsid w:val="4022A16C"/>
    <w:rsid w:val="403029D4"/>
    <w:rsid w:val="4035BCC1"/>
    <w:rsid w:val="4042C10E"/>
    <w:rsid w:val="4077C822"/>
    <w:rsid w:val="40818163"/>
    <w:rsid w:val="40829C33"/>
    <w:rsid w:val="40834419"/>
    <w:rsid w:val="408D7DF1"/>
    <w:rsid w:val="40917F92"/>
    <w:rsid w:val="409E042C"/>
    <w:rsid w:val="40BAC81C"/>
    <w:rsid w:val="40C8B905"/>
    <w:rsid w:val="40C92E3C"/>
    <w:rsid w:val="40CBBFEC"/>
    <w:rsid w:val="40FB9A69"/>
    <w:rsid w:val="40FD0D76"/>
    <w:rsid w:val="40FE3830"/>
    <w:rsid w:val="410AC803"/>
    <w:rsid w:val="4119A2AB"/>
    <w:rsid w:val="4121EC9B"/>
    <w:rsid w:val="4122BF66"/>
    <w:rsid w:val="4125186C"/>
    <w:rsid w:val="413796C8"/>
    <w:rsid w:val="413C3A7D"/>
    <w:rsid w:val="413E61F8"/>
    <w:rsid w:val="4142F7F0"/>
    <w:rsid w:val="414489F8"/>
    <w:rsid w:val="414DB6E1"/>
    <w:rsid w:val="415BC180"/>
    <w:rsid w:val="4174CD02"/>
    <w:rsid w:val="4177FF8C"/>
    <w:rsid w:val="4179183C"/>
    <w:rsid w:val="417A929D"/>
    <w:rsid w:val="4180B104"/>
    <w:rsid w:val="419167C3"/>
    <w:rsid w:val="41924F61"/>
    <w:rsid w:val="41942CB4"/>
    <w:rsid w:val="419810F4"/>
    <w:rsid w:val="419CDE88"/>
    <w:rsid w:val="41A33621"/>
    <w:rsid w:val="41B2FC22"/>
    <w:rsid w:val="41B3C4BA"/>
    <w:rsid w:val="41C0E22E"/>
    <w:rsid w:val="41D18D28"/>
    <w:rsid w:val="41DB9095"/>
    <w:rsid w:val="41EF1794"/>
    <w:rsid w:val="41F91A1C"/>
    <w:rsid w:val="42080196"/>
    <w:rsid w:val="421275C4"/>
    <w:rsid w:val="42168C21"/>
    <w:rsid w:val="4225A847"/>
    <w:rsid w:val="424B7682"/>
    <w:rsid w:val="424C7538"/>
    <w:rsid w:val="424E3651"/>
    <w:rsid w:val="424E9DA8"/>
    <w:rsid w:val="42506CA2"/>
    <w:rsid w:val="42652C4D"/>
    <w:rsid w:val="427E888B"/>
    <w:rsid w:val="4286996C"/>
    <w:rsid w:val="42A97D0C"/>
    <w:rsid w:val="42ADF1BE"/>
    <w:rsid w:val="42B2AD41"/>
    <w:rsid w:val="42BC1A8D"/>
    <w:rsid w:val="42DE9CEB"/>
    <w:rsid w:val="42E1E533"/>
    <w:rsid w:val="42EC7DC6"/>
    <w:rsid w:val="42F72DCA"/>
    <w:rsid w:val="4322B6FC"/>
    <w:rsid w:val="4322C623"/>
    <w:rsid w:val="4323CBB4"/>
    <w:rsid w:val="4325C315"/>
    <w:rsid w:val="433B77CA"/>
    <w:rsid w:val="434334C0"/>
    <w:rsid w:val="434B0A5B"/>
    <w:rsid w:val="434FDB68"/>
    <w:rsid w:val="437151D1"/>
    <w:rsid w:val="437F3EDB"/>
    <w:rsid w:val="43A32B0C"/>
    <w:rsid w:val="43AB6933"/>
    <w:rsid w:val="43C33785"/>
    <w:rsid w:val="43CCCD5D"/>
    <w:rsid w:val="43DAEAE3"/>
    <w:rsid w:val="43DC8E71"/>
    <w:rsid w:val="43F3EDE9"/>
    <w:rsid w:val="43F43E61"/>
    <w:rsid w:val="43FB6B1E"/>
    <w:rsid w:val="43FC67A8"/>
    <w:rsid w:val="44008CFE"/>
    <w:rsid w:val="441661DC"/>
    <w:rsid w:val="444752DD"/>
    <w:rsid w:val="444B7261"/>
    <w:rsid w:val="4453DA9A"/>
    <w:rsid w:val="447C1CD4"/>
    <w:rsid w:val="448BB347"/>
    <w:rsid w:val="4496CC6D"/>
    <w:rsid w:val="449FADFB"/>
    <w:rsid w:val="44A1F8D2"/>
    <w:rsid w:val="44B0502C"/>
    <w:rsid w:val="44BA3C5F"/>
    <w:rsid w:val="44CAF4DD"/>
    <w:rsid w:val="44CF4EBC"/>
    <w:rsid w:val="44D30C5C"/>
    <w:rsid w:val="44D51EF4"/>
    <w:rsid w:val="44D92F91"/>
    <w:rsid w:val="44E64001"/>
    <w:rsid w:val="44F9F680"/>
    <w:rsid w:val="44FFC4B7"/>
    <w:rsid w:val="450BC815"/>
    <w:rsid w:val="450FB261"/>
    <w:rsid w:val="451579D6"/>
    <w:rsid w:val="4559BE49"/>
    <w:rsid w:val="455C6C7A"/>
    <w:rsid w:val="455F3FB8"/>
    <w:rsid w:val="45627126"/>
    <w:rsid w:val="4567A57A"/>
    <w:rsid w:val="45816A66"/>
    <w:rsid w:val="458BE50E"/>
    <w:rsid w:val="458FC94C"/>
    <w:rsid w:val="45B205E6"/>
    <w:rsid w:val="45C2CFDE"/>
    <w:rsid w:val="45D1D917"/>
    <w:rsid w:val="45E8FD23"/>
    <w:rsid w:val="45F242EE"/>
    <w:rsid w:val="460E4813"/>
    <w:rsid w:val="460FCE0C"/>
    <w:rsid w:val="463D6C8A"/>
    <w:rsid w:val="4642F815"/>
    <w:rsid w:val="4647965A"/>
    <w:rsid w:val="464D04AF"/>
    <w:rsid w:val="465DE86B"/>
    <w:rsid w:val="465E4F42"/>
    <w:rsid w:val="4662DAA1"/>
    <w:rsid w:val="46649255"/>
    <w:rsid w:val="4666847C"/>
    <w:rsid w:val="46793B70"/>
    <w:rsid w:val="467D2427"/>
    <w:rsid w:val="46988058"/>
    <w:rsid w:val="46AD5B97"/>
    <w:rsid w:val="46AE7450"/>
    <w:rsid w:val="46AFB195"/>
    <w:rsid w:val="46C90522"/>
    <w:rsid w:val="46D5CCC6"/>
    <w:rsid w:val="46E5F663"/>
    <w:rsid w:val="46E78922"/>
    <w:rsid w:val="46F264CF"/>
    <w:rsid w:val="46FF510E"/>
    <w:rsid w:val="47059ABA"/>
    <w:rsid w:val="470949FD"/>
    <w:rsid w:val="47154D2A"/>
    <w:rsid w:val="47183217"/>
    <w:rsid w:val="474E12FB"/>
    <w:rsid w:val="4756C420"/>
    <w:rsid w:val="475A4A98"/>
    <w:rsid w:val="475F20D0"/>
    <w:rsid w:val="4773007A"/>
    <w:rsid w:val="4783D789"/>
    <w:rsid w:val="47C0B65E"/>
    <w:rsid w:val="47CA4868"/>
    <w:rsid w:val="47CEBF20"/>
    <w:rsid w:val="47D23FB0"/>
    <w:rsid w:val="47D79D14"/>
    <w:rsid w:val="47DAA0CC"/>
    <w:rsid w:val="47EF1B7F"/>
    <w:rsid w:val="47F34E42"/>
    <w:rsid w:val="47F982F2"/>
    <w:rsid w:val="47FDB1ED"/>
    <w:rsid w:val="480A324F"/>
    <w:rsid w:val="480B6006"/>
    <w:rsid w:val="4815CD87"/>
    <w:rsid w:val="482E8653"/>
    <w:rsid w:val="4833C680"/>
    <w:rsid w:val="483A590A"/>
    <w:rsid w:val="48403CB4"/>
    <w:rsid w:val="48417B2F"/>
    <w:rsid w:val="4847509C"/>
    <w:rsid w:val="4862722B"/>
    <w:rsid w:val="4867D8B6"/>
    <w:rsid w:val="48A2D572"/>
    <w:rsid w:val="48AF9603"/>
    <w:rsid w:val="48BD8269"/>
    <w:rsid w:val="48BE6DB8"/>
    <w:rsid w:val="48BF3F89"/>
    <w:rsid w:val="48E2A2BB"/>
    <w:rsid w:val="48FE62C5"/>
    <w:rsid w:val="490A72CD"/>
    <w:rsid w:val="490A9EBB"/>
    <w:rsid w:val="491701D2"/>
    <w:rsid w:val="491BA543"/>
    <w:rsid w:val="4931CED9"/>
    <w:rsid w:val="493B9105"/>
    <w:rsid w:val="49400826"/>
    <w:rsid w:val="4944DA06"/>
    <w:rsid w:val="49491C9F"/>
    <w:rsid w:val="4964103E"/>
    <w:rsid w:val="4972CA3E"/>
    <w:rsid w:val="497C685C"/>
    <w:rsid w:val="497F6255"/>
    <w:rsid w:val="49871789"/>
    <w:rsid w:val="49892C01"/>
    <w:rsid w:val="498B07CA"/>
    <w:rsid w:val="49B84200"/>
    <w:rsid w:val="49CF6851"/>
    <w:rsid w:val="49DC652C"/>
    <w:rsid w:val="49E5BCCF"/>
    <w:rsid w:val="4A030A7E"/>
    <w:rsid w:val="4A06CF11"/>
    <w:rsid w:val="4A1D758C"/>
    <w:rsid w:val="4A222C89"/>
    <w:rsid w:val="4A22D5BA"/>
    <w:rsid w:val="4A39DAFA"/>
    <w:rsid w:val="4A3C7CF2"/>
    <w:rsid w:val="4A428918"/>
    <w:rsid w:val="4A58252B"/>
    <w:rsid w:val="4A713110"/>
    <w:rsid w:val="4A8A68A2"/>
    <w:rsid w:val="4A8C328F"/>
    <w:rsid w:val="4A9CE665"/>
    <w:rsid w:val="4A9FB9A1"/>
    <w:rsid w:val="4AB4833B"/>
    <w:rsid w:val="4AE64C18"/>
    <w:rsid w:val="4AE945A8"/>
    <w:rsid w:val="4AF2D261"/>
    <w:rsid w:val="4B10584F"/>
    <w:rsid w:val="4B1964D1"/>
    <w:rsid w:val="4B219CC8"/>
    <w:rsid w:val="4B21C7CA"/>
    <w:rsid w:val="4B43027D"/>
    <w:rsid w:val="4B480BB0"/>
    <w:rsid w:val="4B53388C"/>
    <w:rsid w:val="4B547880"/>
    <w:rsid w:val="4B5653D0"/>
    <w:rsid w:val="4B87F17B"/>
    <w:rsid w:val="4B880FB9"/>
    <w:rsid w:val="4B8F2168"/>
    <w:rsid w:val="4BA13BE8"/>
    <w:rsid w:val="4BB4763E"/>
    <w:rsid w:val="4BC817ED"/>
    <w:rsid w:val="4BCDEE0A"/>
    <w:rsid w:val="4BD9D316"/>
    <w:rsid w:val="4BDA8BDD"/>
    <w:rsid w:val="4BE1CBE5"/>
    <w:rsid w:val="4BE2F1DE"/>
    <w:rsid w:val="4BF2FB1D"/>
    <w:rsid w:val="4C078A62"/>
    <w:rsid w:val="4C130C22"/>
    <w:rsid w:val="4C242129"/>
    <w:rsid w:val="4C2B08F2"/>
    <w:rsid w:val="4C2CC49C"/>
    <w:rsid w:val="4C33D1CD"/>
    <w:rsid w:val="4C40727D"/>
    <w:rsid w:val="4C51492C"/>
    <w:rsid w:val="4C5348AC"/>
    <w:rsid w:val="4C71868E"/>
    <w:rsid w:val="4C95CBB0"/>
    <w:rsid w:val="4CA3757C"/>
    <w:rsid w:val="4CB1CD41"/>
    <w:rsid w:val="4CC5EFAD"/>
    <w:rsid w:val="4CC76CEC"/>
    <w:rsid w:val="4CD15681"/>
    <w:rsid w:val="4D128837"/>
    <w:rsid w:val="4D1A166B"/>
    <w:rsid w:val="4D1C186F"/>
    <w:rsid w:val="4D20E74E"/>
    <w:rsid w:val="4D42B9D9"/>
    <w:rsid w:val="4D52A5CC"/>
    <w:rsid w:val="4D5B39AA"/>
    <w:rsid w:val="4D734EDF"/>
    <w:rsid w:val="4D812B2F"/>
    <w:rsid w:val="4D8461A9"/>
    <w:rsid w:val="4D8475BE"/>
    <w:rsid w:val="4D99CA52"/>
    <w:rsid w:val="4DB9D0DE"/>
    <w:rsid w:val="4DBA5E94"/>
    <w:rsid w:val="4DD4EF46"/>
    <w:rsid w:val="4DD64833"/>
    <w:rsid w:val="4DFCCE4E"/>
    <w:rsid w:val="4E0D9F65"/>
    <w:rsid w:val="4E1BE58C"/>
    <w:rsid w:val="4E2400F8"/>
    <w:rsid w:val="4E2699B7"/>
    <w:rsid w:val="4E2D0B66"/>
    <w:rsid w:val="4E2FD262"/>
    <w:rsid w:val="4E307920"/>
    <w:rsid w:val="4E341A3E"/>
    <w:rsid w:val="4E3991A6"/>
    <w:rsid w:val="4E3E36D6"/>
    <w:rsid w:val="4E419630"/>
    <w:rsid w:val="4E45286C"/>
    <w:rsid w:val="4E6BA21F"/>
    <w:rsid w:val="4E6C0C2C"/>
    <w:rsid w:val="4E6C96ED"/>
    <w:rsid w:val="4E712DB5"/>
    <w:rsid w:val="4E719631"/>
    <w:rsid w:val="4E7DBD69"/>
    <w:rsid w:val="4E8620AC"/>
    <w:rsid w:val="4E99AF03"/>
    <w:rsid w:val="4EA04752"/>
    <w:rsid w:val="4EA44157"/>
    <w:rsid w:val="4EC8FEA0"/>
    <w:rsid w:val="4ECA7BD1"/>
    <w:rsid w:val="4EDE586C"/>
    <w:rsid w:val="4EE2806F"/>
    <w:rsid w:val="4EE8804A"/>
    <w:rsid w:val="4EF6D13C"/>
    <w:rsid w:val="4F01C5BE"/>
    <w:rsid w:val="4F139DDE"/>
    <w:rsid w:val="4F159F89"/>
    <w:rsid w:val="4F2DC969"/>
    <w:rsid w:val="4F2EAC78"/>
    <w:rsid w:val="4F3A4737"/>
    <w:rsid w:val="4F55769D"/>
    <w:rsid w:val="4F5E2C44"/>
    <w:rsid w:val="4F66B113"/>
    <w:rsid w:val="4F7AF18F"/>
    <w:rsid w:val="4F85F796"/>
    <w:rsid w:val="4F89B49C"/>
    <w:rsid w:val="4F9BAA48"/>
    <w:rsid w:val="4F9C0B46"/>
    <w:rsid w:val="4F9C9427"/>
    <w:rsid w:val="4FBEF182"/>
    <w:rsid w:val="4FBF83EA"/>
    <w:rsid w:val="4FC98CB7"/>
    <w:rsid w:val="4FCA41FF"/>
    <w:rsid w:val="4FD93A8C"/>
    <w:rsid w:val="4FDE9958"/>
    <w:rsid w:val="4FEA8B97"/>
    <w:rsid w:val="500308BD"/>
    <w:rsid w:val="501C7D3D"/>
    <w:rsid w:val="5036E051"/>
    <w:rsid w:val="50427C2B"/>
    <w:rsid w:val="5048AF70"/>
    <w:rsid w:val="5051940A"/>
    <w:rsid w:val="505E957A"/>
    <w:rsid w:val="507E981F"/>
    <w:rsid w:val="508248AE"/>
    <w:rsid w:val="508AE4D2"/>
    <w:rsid w:val="509CAEF5"/>
    <w:rsid w:val="50B88197"/>
    <w:rsid w:val="50BCB70A"/>
    <w:rsid w:val="50BCF122"/>
    <w:rsid w:val="50DC6633"/>
    <w:rsid w:val="50E249DB"/>
    <w:rsid w:val="50F36EC9"/>
    <w:rsid w:val="5101C033"/>
    <w:rsid w:val="511780F6"/>
    <w:rsid w:val="51190C48"/>
    <w:rsid w:val="511D3BA0"/>
    <w:rsid w:val="512B9288"/>
    <w:rsid w:val="512E9D73"/>
    <w:rsid w:val="513EC261"/>
    <w:rsid w:val="51431B01"/>
    <w:rsid w:val="515A741D"/>
    <w:rsid w:val="515F4B26"/>
    <w:rsid w:val="51920BB2"/>
    <w:rsid w:val="519A8451"/>
    <w:rsid w:val="51A6F089"/>
    <w:rsid w:val="51BF33A4"/>
    <w:rsid w:val="51C18A33"/>
    <w:rsid w:val="51C4335A"/>
    <w:rsid w:val="51C7F03A"/>
    <w:rsid w:val="51D349C3"/>
    <w:rsid w:val="51EB09C0"/>
    <w:rsid w:val="52044A3E"/>
    <w:rsid w:val="5206DA8A"/>
    <w:rsid w:val="52263B18"/>
    <w:rsid w:val="523D0E63"/>
    <w:rsid w:val="5247FA5C"/>
    <w:rsid w:val="5253263D"/>
    <w:rsid w:val="525C4AFD"/>
    <w:rsid w:val="5267C1D6"/>
    <w:rsid w:val="526B6EBD"/>
    <w:rsid w:val="527D8485"/>
    <w:rsid w:val="527F33AD"/>
    <w:rsid w:val="5290D345"/>
    <w:rsid w:val="52A7828E"/>
    <w:rsid w:val="52B26404"/>
    <w:rsid w:val="52B700DF"/>
    <w:rsid w:val="52BA18C1"/>
    <w:rsid w:val="52CB9B54"/>
    <w:rsid w:val="52DB94A8"/>
    <w:rsid w:val="52DD5F77"/>
    <w:rsid w:val="52E3367C"/>
    <w:rsid w:val="52EED652"/>
    <w:rsid w:val="52F8FD0F"/>
    <w:rsid w:val="52F9855F"/>
    <w:rsid w:val="52FE48AE"/>
    <w:rsid w:val="53042424"/>
    <w:rsid w:val="5312A831"/>
    <w:rsid w:val="531393E3"/>
    <w:rsid w:val="5318BE91"/>
    <w:rsid w:val="531ECFB6"/>
    <w:rsid w:val="5323E3B8"/>
    <w:rsid w:val="5323F8C6"/>
    <w:rsid w:val="533E04DD"/>
    <w:rsid w:val="5353B352"/>
    <w:rsid w:val="535A0F74"/>
    <w:rsid w:val="5366A1A4"/>
    <w:rsid w:val="53789979"/>
    <w:rsid w:val="537C9D6A"/>
    <w:rsid w:val="5390E26E"/>
    <w:rsid w:val="5396F28E"/>
    <w:rsid w:val="539C24B9"/>
    <w:rsid w:val="53AD46C6"/>
    <w:rsid w:val="53CDACF8"/>
    <w:rsid w:val="53DAE80C"/>
    <w:rsid w:val="53E2AEE0"/>
    <w:rsid w:val="53EC2E90"/>
    <w:rsid w:val="53EE08CB"/>
    <w:rsid w:val="53F66450"/>
    <w:rsid w:val="5402FCBA"/>
    <w:rsid w:val="540EA719"/>
    <w:rsid w:val="5411B02A"/>
    <w:rsid w:val="5413F306"/>
    <w:rsid w:val="542773BA"/>
    <w:rsid w:val="54277BCC"/>
    <w:rsid w:val="54286A60"/>
    <w:rsid w:val="5434F367"/>
    <w:rsid w:val="544075EB"/>
    <w:rsid w:val="544A0082"/>
    <w:rsid w:val="544A2043"/>
    <w:rsid w:val="5451F724"/>
    <w:rsid w:val="54537C4C"/>
    <w:rsid w:val="5457D0B1"/>
    <w:rsid w:val="5466F58F"/>
    <w:rsid w:val="546891B9"/>
    <w:rsid w:val="547D49EE"/>
    <w:rsid w:val="547F9DFD"/>
    <w:rsid w:val="54B9A497"/>
    <w:rsid w:val="54C8693B"/>
    <w:rsid w:val="54C89D3D"/>
    <w:rsid w:val="54C9C4EE"/>
    <w:rsid w:val="54CFC079"/>
    <w:rsid w:val="54D4926F"/>
    <w:rsid w:val="54D79A5A"/>
    <w:rsid w:val="54E8C818"/>
    <w:rsid w:val="54F1B672"/>
    <w:rsid w:val="54F9C6F9"/>
    <w:rsid w:val="54FBF85F"/>
    <w:rsid w:val="5520CC71"/>
    <w:rsid w:val="552D09E9"/>
    <w:rsid w:val="55333F64"/>
    <w:rsid w:val="55459F08"/>
    <w:rsid w:val="55464FF4"/>
    <w:rsid w:val="55484A46"/>
    <w:rsid w:val="555C71F2"/>
    <w:rsid w:val="555D81C2"/>
    <w:rsid w:val="55632777"/>
    <w:rsid w:val="5563DAE9"/>
    <w:rsid w:val="5564C336"/>
    <w:rsid w:val="558F8C01"/>
    <w:rsid w:val="559976A0"/>
    <w:rsid w:val="55B02B5D"/>
    <w:rsid w:val="55C703A4"/>
    <w:rsid w:val="55DF7E63"/>
    <w:rsid w:val="55E962B0"/>
    <w:rsid w:val="55EB681F"/>
    <w:rsid w:val="55F5F2C2"/>
    <w:rsid w:val="55F60489"/>
    <w:rsid w:val="55FB6850"/>
    <w:rsid w:val="55FBB36E"/>
    <w:rsid w:val="562DDFB8"/>
    <w:rsid w:val="563743FC"/>
    <w:rsid w:val="564DB70A"/>
    <w:rsid w:val="5672474E"/>
    <w:rsid w:val="568258DF"/>
    <w:rsid w:val="56901AC7"/>
    <w:rsid w:val="56919E56"/>
    <w:rsid w:val="56A6A78B"/>
    <w:rsid w:val="56D70000"/>
    <w:rsid w:val="57043586"/>
    <w:rsid w:val="571EBDE1"/>
    <w:rsid w:val="57301EBE"/>
    <w:rsid w:val="5745F5D7"/>
    <w:rsid w:val="5750B72A"/>
    <w:rsid w:val="575E3F8B"/>
    <w:rsid w:val="5760E8F9"/>
    <w:rsid w:val="5762716A"/>
    <w:rsid w:val="5767D391"/>
    <w:rsid w:val="57748C52"/>
    <w:rsid w:val="577DD785"/>
    <w:rsid w:val="57B5DD12"/>
    <w:rsid w:val="57B5E7E0"/>
    <w:rsid w:val="57CA81EE"/>
    <w:rsid w:val="57DB849B"/>
    <w:rsid w:val="57F9CA06"/>
    <w:rsid w:val="5800660A"/>
    <w:rsid w:val="5808FB12"/>
    <w:rsid w:val="58156FDF"/>
    <w:rsid w:val="58181779"/>
    <w:rsid w:val="581F8789"/>
    <w:rsid w:val="5824598F"/>
    <w:rsid w:val="58258701"/>
    <w:rsid w:val="582EF10B"/>
    <w:rsid w:val="58536051"/>
    <w:rsid w:val="58598975"/>
    <w:rsid w:val="585E865D"/>
    <w:rsid w:val="58879370"/>
    <w:rsid w:val="589A8619"/>
    <w:rsid w:val="58A4B12B"/>
    <w:rsid w:val="58AC63B8"/>
    <w:rsid w:val="58CD289D"/>
    <w:rsid w:val="58D0C670"/>
    <w:rsid w:val="58D1EB69"/>
    <w:rsid w:val="58F41496"/>
    <w:rsid w:val="5917A2FA"/>
    <w:rsid w:val="592F3267"/>
    <w:rsid w:val="593ABA9A"/>
    <w:rsid w:val="594B7A64"/>
    <w:rsid w:val="594C2110"/>
    <w:rsid w:val="5954C68C"/>
    <w:rsid w:val="59605FFA"/>
    <w:rsid w:val="596A45CE"/>
    <w:rsid w:val="598975D9"/>
    <w:rsid w:val="59941C61"/>
    <w:rsid w:val="59978E03"/>
    <w:rsid w:val="59AF906A"/>
    <w:rsid w:val="59CE06BB"/>
    <w:rsid w:val="59E298E8"/>
    <w:rsid w:val="59E5EA76"/>
    <w:rsid w:val="5A052275"/>
    <w:rsid w:val="5A052A98"/>
    <w:rsid w:val="5A097737"/>
    <w:rsid w:val="5A0DC3A0"/>
    <w:rsid w:val="5A4C25F7"/>
    <w:rsid w:val="5A525CF3"/>
    <w:rsid w:val="5A61D529"/>
    <w:rsid w:val="5A67336E"/>
    <w:rsid w:val="5A6DB5DB"/>
    <w:rsid w:val="5A6E6C38"/>
    <w:rsid w:val="5A89507D"/>
    <w:rsid w:val="5A8BC0C4"/>
    <w:rsid w:val="5A967D5F"/>
    <w:rsid w:val="5ABACBBE"/>
    <w:rsid w:val="5AD410DB"/>
    <w:rsid w:val="5AD47130"/>
    <w:rsid w:val="5ADE7E14"/>
    <w:rsid w:val="5ADEF8BB"/>
    <w:rsid w:val="5AE81885"/>
    <w:rsid w:val="5B023C28"/>
    <w:rsid w:val="5B0EB891"/>
    <w:rsid w:val="5B11BBF7"/>
    <w:rsid w:val="5B23471E"/>
    <w:rsid w:val="5B3CE5BE"/>
    <w:rsid w:val="5B6E3AEF"/>
    <w:rsid w:val="5B727CE5"/>
    <w:rsid w:val="5B825B61"/>
    <w:rsid w:val="5B9C3D15"/>
    <w:rsid w:val="5BB5927A"/>
    <w:rsid w:val="5BBE8AE1"/>
    <w:rsid w:val="5BCF7860"/>
    <w:rsid w:val="5BD0579E"/>
    <w:rsid w:val="5BD38C9E"/>
    <w:rsid w:val="5BD8BD93"/>
    <w:rsid w:val="5BDC8247"/>
    <w:rsid w:val="5BDD1D56"/>
    <w:rsid w:val="5BDF2539"/>
    <w:rsid w:val="5BF14F9F"/>
    <w:rsid w:val="5BF1E6AD"/>
    <w:rsid w:val="5BFBD960"/>
    <w:rsid w:val="5C349253"/>
    <w:rsid w:val="5C40FBAE"/>
    <w:rsid w:val="5C509701"/>
    <w:rsid w:val="5C5DF48D"/>
    <w:rsid w:val="5C5EDCA7"/>
    <w:rsid w:val="5C652E45"/>
    <w:rsid w:val="5C7274E0"/>
    <w:rsid w:val="5C77AD0B"/>
    <w:rsid w:val="5C7D3737"/>
    <w:rsid w:val="5C950C4B"/>
    <w:rsid w:val="5CAB31A0"/>
    <w:rsid w:val="5CABE5E1"/>
    <w:rsid w:val="5CAF2833"/>
    <w:rsid w:val="5CB883CF"/>
    <w:rsid w:val="5CBBA4B5"/>
    <w:rsid w:val="5CC1C6D4"/>
    <w:rsid w:val="5D0F2E97"/>
    <w:rsid w:val="5D187B14"/>
    <w:rsid w:val="5D26457F"/>
    <w:rsid w:val="5D3C644A"/>
    <w:rsid w:val="5D3D5BB0"/>
    <w:rsid w:val="5D4FC0F5"/>
    <w:rsid w:val="5D7E8373"/>
    <w:rsid w:val="5D898772"/>
    <w:rsid w:val="5D93BB4F"/>
    <w:rsid w:val="5D953028"/>
    <w:rsid w:val="5D957AE9"/>
    <w:rsid w:val="5D9DDA90"/>
    <w:rsid w:val="5DA44F89"/>
    <w:rsid w:val="5DA6E252"/>
    <w:rsid w:val="5DA841EC"/>
    <w:rsid w:val="5DB36940"/>
    <w:rsid w:val="5DB44C33"/>
    <w:rsid w:val="5DD06873"/>
    <w:rsid w:val="5DD6E77E"/>
    <w:rsid w:val="5DEB6BF2"/>
    <w:rsid w:val="5DFC02D3"/>
    <w:rsid w:val="5DFCA51A"/>
    <w:rsid w:val="5E0A77AE"/>
    <w:rsid w:val="5E1B2D4B"/>
    <w:rsid w:val="5E20CA16"/>
    <w:rsid w:val="5E300434"/>
    <w:rsid w:val="5E30B1CD"/>
    <w:rsid w:val="5E641D50"/>
    <w:rsid w:val="5E92D65A"/>
    <w:rsid w:val="5EA1AAB4"/>
    <w:rsid w:val="5EA5D10F"/>
    <w:rsid w:val="5EAE7483"/>
    <w:rsid w:val="5EB049A3"/>
    <w:rsid w:val="5EBAEB52"/>
    <w:rsid w:val="5EC6CCE5"/>
    <w:rsid w:val="5EC7F12A"/>
    <w:rsid w:val="5ECEF707"/>
    <w:rsid w:val="5ED33F3B"/>
    <w:rsid w:val="5EF21E43"/>
    <w:rsid w:val="5EF4CD17"/>
    <w:rsid w:val="5EF4EBF2"/>
    <w:rsid w:val="5F1BDFBA"/>
    <w:rsid w:val="5F2716F3"/>
    <w:rsid w:val="5F34AD2E"/>
    <w:rsid w:val="5F49C942"/>
    <w:rsid w:val="5F642C86"/>
    <w:rsid w:val="5F79A06B"/>
    <w:rsid w:val="5F7D2643"/>
    <w:rsid w:val="5F830D7E"/>
    <w:rsid w:val="5F89D839"/>
    <w:rsid w:val="5FAA018F"/>
    <w:rsid w:val="5FC6CD73"/>
    <w:rsid w:val="5FC7EA12"/>
    <w:rsid w:val="5FC9B57D"/>
    <w:rsid w:val="5FCA4CD7"/>
    <w:rsid w:val="5FD344A9"/>
    <w:rsid w:val="5FDA23AE"/>
    <w:rsid w:val="5FF2BABC"/>
    <w:rsid w:val="5FFE1421"/>
    <w:rsid w:val="60037029"/>
    <w:rsid w:val="602499D2"/>
    <w:rsid w:val="602B5327"/>
    <w:rsid w:val="60355C46"/>
    <w:rsid w:val="6037D1C2"/>
    <w:rsid w:val="60392649"/>
    <w:rsid w:val="603AAC43"/>
    <w:rsid w:val="603F8319"/>
    <w:rsid w:val="6042303B"/>
    <w:rsid w:val="6042DFCA"/>
    <w:rsid w:val="6051F155"/>
    <w:rsid w:val="607333E9"/>
    <w:rsid w:val="607DFE9D"/>
    <w:rsid w:val="6081E0CE"/>
    <w:rsid w:val="60821C3B"/>
    <w:rsid w:val="60826B13"/>
    <w:rsid w:val="60866D38"/>
    <w:rsid w:val="608B1C4A"/>
    <w:rsid w:val="60AD91BC"/>
    <w:rsid w:val="60B59006"/>
    <w:rsid w:val="60B74610"/>
    <w:rsid w:val="60B7D801"/>
    <w:rsid w:val="60C2D7C1"/>
    <w:rsid w:val="60C2E25B"/>
    <w:rsid w:val="60D36628"/>
    <w:rsid w:val="60D7E33C"/>
    <w:rsid w:val="60DB34DC"/>
    <w:rsid w:val="60ECF189"/>
    <w:rsid w:val="610852F6"/>
    <w:rsid w:val="612012FB"/>
    <w:rsid w:val="612D2021"/>
    <w:rsid w:val="612EA4AE"/>
    <w:rsid w:val="612FCA0E"/>
    <w:rsid w:val="614AE186"/>
    <w:rsid w:val="61597096"/>
    <w:rsid w:val="615CB81E"/>
    <w:rsid w:val="615DF01B"/>
    <w:rsid w:val="616553ED"/>
    <w:rsid w:val="6169EFFD"/>
    <w:rsid w:val="616D9BC1"/>
    <w:rsid w:val="616FC8D2"/>
    <w:rsid w:val="617DA8F1"/>
    <w:rsid w:val="6183D4F0"/>
    <w:rsid w:val="618B6656"/>
    <w:rsid w:val="6196DE3D"/>
    <w:rsid w:val="619751DA"/>
    <w:rsid w:val="619C0F02"/>
    <w:rsid w:val="61A05B76"/>
    <w:rsid w:val="61A5B84D"/>
    <w:rsid w:val="61D94976"/>
    <w:rsid w:val="61DDFC7D"/>
    <w:rsid w:val="61E3100C"/>
    <w:rsid w:val="61E6293A"/>
    <w:rsid w:val="620C90B7"/>
    <w:rsid w:val="620F2E6A"/>
    <w:rsid w:val="621934D6"/>
    <w:rsid w:val="621BE20B"/>
    <w:rsid w:val="62234942"/>
    <w:rsid w:val="6237E146"/>
    <w:rsid w:val="62398832"/>
    <w:rsid w:val="623DCD67"/>
    <w:rsid w:val="623F27C7"/>
    <w:rsid w:val="623F6ED7"/>
    <w:rsid w:val="62402794"/>
    <w:rsid w:val="6244088A"/>
    <w:rsid w:val="62445538"/>
    <w:rsid w:val="6244C266"/>
    <w:rsid w:val="625B54EE"/>
    <w:rsid w:val="625ECCD5"/>
    <w:rsid w:val="62615D52"/>
    <w:rsid w:val="626EAF33"/>
    <w:rsid w:val="6276B8AC"/>
    <w:rsid w:val="628097A3"/>
    <w:rsid w:val="6281605E"/>
    <w:rsid w:val="6281C934"/>
    <w:rsid w:val="6281D05D"/>
    <w:rsid w:val="62852948"/>
    <w:rsid w:val="62A4D5FB"/>
    <w:rsid w:val="62AC8D14"/>
    <w:rsid w:val="62B4950E"/>
    <w:rsid w:val="62D1D69E"/>
    <w:rsid w:val="62D3D407"/>
    <w:rsid w:val="62E3B6EF"/>
    <w:rsid w:val="62E6108D"/>
    <w:rsid w:val="62E7F07E"/>
    <w:rsid w:val="62F1BFFF"/>
    <w:rsid w:val="62F20868"/>
    <w:rsid w:val="62F7E093"/>
    <w:rsid w:val="63039B5D"/>
    <w:rsid w:val="630506BC"/>
    <w:rsid w:val="630514C4"/>
    <w:rsid w:val="6322E18A"/>
    <w:rsid w:val="634846D5"/>
    <w:rsid w:val="6350083F"/>
    <w:rsid w:val="635AC823"/>
    <w:rsid w:val="6371A3B8"/>
    <w:rsid w:val="63991B14"/>
    <w:rsid w:val="639BD845"/>
    <w:rsid w:val="639CB757"/>
    <w:rsid w:val="639D9C0F"/>
    <w:rsid w:val="63AE3506"/>
    <w:rsid w:val="63D877C5"/>
    <w:rsid w:val="63F2DA0C"/>
    <w:rsid w:val="641AB535"/>
    <w:rsid w:val="641DFE3A"/>
    <w:rsid w:val="6423F586"/>
    <w:rsid w:val="64391F32"/>
    <w:rsid w:val="6439EEF8"/>
    <w:rsid w:val="64521C58"/>
    <w:rsid w:val="64555C9F"/>
    <w:rsid w:val="6457D9D2"/>
    <w:rsid w:val="6481C556"/>
    <w:rsid w:val="648C88F4"/>
    <w:rsid w:val="64966FF8"/>
    <w:rsid w:val="64C5B0A7"/>
    <w:rsid w:val="64D767EC"/>
    <w:rsid w:val="64F67DCE"/>
    <w:rsid w:val="64FEB29E"/>
    <w:rsid w:val="650A0429"/>
    <w:rsid w:val="651A39FA"/>
    <w:rsid w:val="652F14F3"/>
    <w:rsid w:val="6535434D"/>
    <w:rsid w:val="655D8B70"/>
    <w:rsid w:val="656388FE"/>
    <w:rsid w:val="65678835"/>
    <w:rsid w:val="6573FF91"/>
    <w:rsid w:val="657465E1"/>
    <w:rsid w:val="657F3474"/>
    <w:rsid w:val="658479F5"/>
    <w:rsid w:val="65983260"/>
    <w:rsid w:val="65AAB508"/>
    <w:rsid w:val="65B029C1"/>
    <w:rsid w:val="65C1F1B2"/>
    <w:rsid w:val="65C9DE8B"/>
    <w:rsid w:val="65CC0532"/>
    <w:rsid w:val="65F3564D"/>
    <w:rsid w:val="65FCE74A"/>
    <w:rsid w:val="65FF6F2C"/>
    <w:rsid w:val="66331977"/>
    <w:rsid w:val="6638FA3D"/>
    <w:rsid w:val="6643AB05"/>
    <w:rsid w:val="66533D35"/>
    <w:rsid w:val="6657029D"/>
    <w:rsid w:val="665C7F7C"/>
    <w:rsid w:val="667BD029"/>
    <w:rsid w:val="667EED93"/>
    <w:rsid w:val="668798E4"/>
    <w:rsid w:val="66C3EC53"/>
    <w:rsid w:val="66D07015"/>
    <w:rsid w:val="66D1DD6D"/>
    <w:rsid w:val="66E50876"/>
    <w:rsid w:val="66E935CA"/>
    <w:rsid w:val="66F6A4B0"/>
    <w:rsid w:val="66FACC76"/>
    <w:rsid w:val="671643EB"/>
    <w:rsid w:val="67568E93"/>
    <w:rsid w:val="6760A2E0"/>
    <w:rsid w:val="67616F6E"/>
    <w:rsid w:val="67653DBF"/>
    <w:rsid w:val="678907C8"/>
    <w:rsid w:val="67A80200"/>
    <w:rsid w:val="67AA862E"/>
    <w:rsid w:val="67C2CFF0"/>
    <w:rsid w:val="67DDAB58"/>
    <w:rsid w:val="67DE4C71"/>
    <w:rsid w:val="67E803C5"/>
    <w:rsid w:val="67EB130A"/>
    <w:rsid w:val="67ED6013"/>
    <w:rsid w:val="6801FF4E"/>
    <w:rsid w:val="680712AF"/>
    <w:rsid w:val="680960FD"/>
    <w:rsid w:val="681E0911"/>
    <w:rsid w:val="6826A86B"/>
    <w:rsid w:val="683465E5"/>
    <w:rsid w:val="6842566B"/>
    <w:rsid w:val="68450E45"/>
    <w:rsid w:val="6856711F"/>
    <w:rsid w:val="68576685"/>
    <w:rsid w:val="685C12B2"/>
    <w:rsid w:val="687A723E"/>
    <w:rsid w:val="68855CC5"/>
    <w:rsid w:val="688D411E"/>
    <w:rsid w:val="6898F1F6"/>
    <w:rsid w:val="68A5213F"/>
    <w:rsid w:val="68B31A9E"/>
    <w:rsid w:val="68CE91DD"/>
    <w:rsid w:val="68D4089B"/>
    <w:rsid w:val="68D41B7C"/>
    <w:rsid w:val="68E2CB44"/>
    <w:rsid w:val="69325496"/>
    <w:rsid w:val="6944B9D3"/>
    <w:rsid w:val="69690DC8"/>
    <w:rsid w:val="696CD5EE"/>
    <w:rsid w:val="697009F6"/>
    <w:rsid w:val="6980D55B"/>
    <w:rsid w:val="69A1EA0E"/>
    <w:rsid w:val="69A566BB"/>
    <w:rsid w:val="69AB60B2"/>
    <w:rsid w:val="69C56719"/>
    <w:rsid w:val="69DBFC6D"/>
    <w:rsid w:val="69EB5467"/>
    <w:rsid w:val="69F35B2B"/>
    <w:rsid w:val="69F822C1"/>
    <w:rsid w:val="6A0A6B76"/>
    <w:rsid w:val="6A2511F5"/>
    <w:rsid w:val="6A31B3CD"/>
    <w:rsid w:val="6A36E8A6"/>
    <w:rsid w:val="6A3C12F3"/>
    <w:rsid w:val="6A3C97F6"/>
    <w:rsid w:val="6A446A40"/>
    <w:rsid w:val="6A4A77E4"/>
    <w:rsid w:val="6A4BE850"/>
    <w:rsid w:val="6A5FE0D6"/>
    <w:rsid w:val="6A683D8E"/>
    <w:rsid w:val="6A69BFCD"/>
    <w:rsid w:val="6A771035"/>
    <w:rsid w:val="6A796E71"/>
    <w:rsid w:val="6A8009E8"/>
    <w:rsid w:val="6A84D606"/>
    <w:rsid w:val="6A8B960E"/>
    <w:rsid w:val="6A90528E"/>
    <w:rsid w:val="6A99221F"/>
    <w:rsid w:val="6AAAA4F8"/>
    <w:rsid w:val="6AACB486"/>
    <w:rsid w:val="6AAD5A1B"/>
    <w:rsid w:val="6AAF6AE0"/>
    <w:rsid w:val="6ABD0E90"/>
    <w:rsid w:val="6ACC6EB0"/>
    <w:rsid w:val="6AD3B96D"/>
    <w:rsid w:val="6AE100F3"/>
    <w:rsid w:val="6AE5093E"/>
    <w:rsid w:val="6AEFE6CF"/>
    <w:rsid w:val="6AF0D730"/>
    <w:rsid w:val="6AF63AA2"/>
    <w:rsid w:val="6AF9C8D5"/>
    <w:rsid w:val="6AFB61D7"/>
    <w:rsid w:val="6B0C1AE6"/>
    <w:rsid w:val="6B1EA2AF"/>
    <w:rsid w:val="6B2272F8"/>
    <w:rsid w:val="6B22B054"/>
    <w:rsid w:val="6B257F22"/>
    <w:rsid w:val="6B314E8F"/>
    <w:rsid w:val="6B421BFF"/>
    <w:rsid w:val="6B43E51C"/>
    <w:rsid w:val="6B523BCA"/>
    <w:rsid w:val="6B7272D1"/>
    <w:rsid w:val="6B75FCEE"/>
    <w:rsid w:val="6B79C8C6"/>
    <w:rsid w:val="6B7C8BCA"/>
    <w:rsid w:val="6BB5AB11"/>
    <w:rsid w:val="6BB5E532"/>
    <w:rsid w:val="6BF32811"/>
    <w:rsid w:val="6BF7828F"/>
    <w:rsid w:val="6C126546"/>
    <w:rsid w:val="6C176507"/>
    <w:rsid w:val="6C1F3743"/>
    <w:rsid w:val="6C37118C"/>
    <w:rsid w:val="6C3CC2C6"/>
    <w:rsid w:val="6C43E4C9"/>
    <w:rsid w:val="6C500C4C"/>
    <w:rsid w:val="6C5A1F9A"/>
    <w:rsid w:val="6C5C1EF0"/>
    <w:rsid w:val="6C5FAB81"/>
    <w:rsid w:val="6C714D09"/>
    <w:rsid w:val="6CC151BE"/>
    <w:rsid w:val="6CC5F016"/>
    <w:rsid w:val="6CD6C04C"/>
    <w:rsid w:val="6CE1D25E"/>
    <w:rsid w:val="6CF2A3F8"/>
    <w:rsid w:val="6CF3FDFF"/>
    <w:rsid w:val="6D021118"/>
    <w:rsid w:val="6D19F4D2"/>
    <w:rsid w:val="6D3764C7"/>
    <w:rsid w:val="6D3BC0BE"/>
    <w:rsid w:val="6D4C468A"/>
    <w:rsid w:val="6D4CD821"/>
    <w:rsid w:val="6D4D0A33"/>
    <w:rsid w:val="6D557A65"/>
    <w:rsid w:val="6D6A443E"/>
    <w:rsid w:val="6D77217F"/>
    <w:rsid w:val="6D87817F"/>
    <w:rsid w:val="6D92DFD9"/>
    <w:rsid w:val="6D92F9CB"/>
    <w:rsid w:val="6DB887D3"/>
    <w:rsid w:val="6DBA829F"/>
    <w:rsid w:val="6DBEE1F3"/>
    <w:rsid w:val="6DCEF600"/>
    <w:rsid w:val="6DE5C3D2"/>
    <w:rsid w:val="6DEC2ACF"/>
    <w:rsid w:val="6DF1FF52"/>
    <w:rsid w:val="6DF20CAE"/>
    <w:rsid w:val="6DF38E07"/>
    <w:rsid w:val="6DF7DD5B"/>
    <w:rsid w:val="6E0AA380"/>
    <w:rsid w:val="6E0DBCE0"/>
    <w:rsid w:val="6E14D978"/>
    <w:rsid w:val="6E1AD8BD"/>
    <w:rsid w:val="6E1DF661"/>
    <w:rsid w:val="6E22D301"/>
    <w:rsid w:val="6E232AEF"/>
    <w:rsid w:val="6E432B49"/>
    <w:rsid w:val="6E55CCA0"/>
    <w:rsid w:val="6E67E0F2"/>
    <w:rsid w:val="6E7AE4CE"/>
    <w:rsid w:val="6E84316C"/>
    <w:rsid w:val="6EAC2774"/>
    <w:rsid w:val="6EACD1B8"/>
    <w:rsid w:val="6EAD24A4"/>
    <w:rsid w:val="6EAD2F3D"/>
    <w:rsid w:val="6EAE65D5"/>
    <w:rsid w:val="6EC38245"/>
    <w:rsid w:val="6EDBBCC2"/>
    <w:rsid w:val="6EDF38EA"/>
    <w:rsid w:val="6EEF5F37"/>
    <w:rsid w:val="6EF72F9D"/>
    <w:rsid w:val="6EFE734E"/>
    <w:rsid w:val="6F02FEA8"/>
    <w:rsid w:val="6F031B1B"/>
    <w:rsid w:val="6F049316"/>
    <w:rsid w:val="6F099495"/>
    <w:rsid w:val="6F1261BB"/>
    <w:rsid w:val="6F211DBF"/>
    <w:rsid w:val="6F38492E"/>
    <w:rsid w:val="6F4DDA2F"/>
    <w:rsid w:val="6F586308"/>
    <w:rsid w:val="6F6F51C5"/>
    <w:rsid w:val="6F856518"/>
    <w:rsid w:val="6F997016"/>
    <w:rsid w:val="6FA745CE"/>
    <w:rsid w:val="6FB07786"/>
    <w:rsid w:val="6FC16358"/>
    <w:rsid w:val="6FD8906D"/>
    <w:rsid w:val="6FDFC475"/>
    <w:rsid w:val="6FEA3593"/>
    <w:rsid w:val="6FF8C5EB"/>
    <w:rsid w:val="6FF8D182"/>
    <w:rsid w:val="70029A81"/>
    <w:rsid w:val="700A0F1C"/>
    <w:rsid w:val="7011CC13"/>
    <w:rsid w:val="7012BD61"/>
    <w:rsid w:val="7013C050"/>
    <w:rsid w:val="701CA537"/>
    <w:rsid w:val="7021AA43"/>
    <w:rsid w:val="702CBECA"/>
    <w:rsid w:val="704288CC"/>
    <w:rsid w:val="7047B909"/>
    <w:rsid w:val="7047FB88"/>
    <w:rsid w:val="705A5F67"/>
    <w:rsid w:val="705E49A6"/>
    <w:rsid w:val="706088A0"/>
    <w:rsid w:val="706203AB"/>
    <w:rsid w:val="7078D82F"/>
    <w:rsid w:val="7080922F"/>
    <w:rsid w:val="70833269"/>
    <w:rsid w:val="7089C68F"/>
    <w:rsid w:val="7094B422"/>
    <w:rsid w:val="709F2542"/>
    <w:rsid w:val="70AF9E11"/>
    <w:rsid w:val="70B552B5"/>
    <w:rsid w:val="70BF2236"/>
    <w:rsid w:val="70D2B3AD"/>
    <w:rsid w:val="70DE185A"/>
    <w:rsid w:val="70E05E85"/>
    <w:rsid w:val="70F89B1B"/>
    <w:rsid w:val="710D2BF9"/>
    <w:rsid w:val="7120384F"/>
    <w:rsid w:val="7137D18B"/>
    <w:rsid w:val="7138D816"/>
    <w:rsid w:val="71394481"/>
    <w:rsid w:val="7142AFE6"/>
    <w:rsid w:val="715458B3"/>
    <w:rsid w:val="718B6D37"/>
    <w:rsid w:val="7190F39E"/>
    <w:rsid w:val="7190F881"/>
    <w:rsid w:val="719413E0"/>
    <w:rsid w:val="719EC3D0"/>
    <w:rsid w:val="71ADC2A2"/>
    <w:rsid w:val="71C1FC75"/>
    <w:rsid w:val="71CA751A"/>
    <w:rsid w:val="71D2F262"/>
    <w:rsid w:val="71D76B2F"/>
    <w:rsid w:val="71D7D185"/>
    <w:rsid w:val="71DADD19"/>
    <w:rsid w:val="71DBE6F9"/>
    <w:rsid w:val="71DE773A"/>
    <w:rsid w:val="71ED493B"/>
    <w:rsid w:val="7233ADEA"/>
    <w:rsid w:val="723A5C86"/>
    <w:rsid w:val="724C4698"/>
    <w:rsid w:val="724EC292"/>
    <w:rsid w:val="7252EAA1"/>
    <w:rsid w:val="7258D732"/>
    <w:rsid w:val="725B13C2"/>
    <w:rsid w:val="726EBB06"/>
    <w:rsid w:val="7271C166"/>
    <w:rsid w:val="727CBB1E"/>
    <w:rsid w:val="727E5AED"/>
    <w:rsid w:val="7284FDB6"/>
    <w:rsid w:val="72873D29"/>
    <w:rsid w:val="72979FA0"/>
    <w:rsid w:val="72C3A6DC"/>
    <w:rsid w:val="72D1F0CD"/>
    <w:rsid w:val="72D957FF"/>
    <w:rsid w:val="72E066A0"/>
    <w:rsid w:val="72EC0E59"/>
    <w:rsid w:val="72F505C5"/>
    <w:rsid w:val="7302B295"/>
    <w:rsid w:val="730F7227"/>
    <w:rsid w:val="732B16EB"/>
    <w:rsid w:val="732B6257"/>
    <w:rsid w:val="73606E14"/>
    <w:rsid w:val="7366E14E"/>
    <w:rsid w:val="73882B93"/>
    <w:rsid w:val="73933CF1"/>
    <w:rsid w:val="73B33586"/>
    <w:rsid w:val="73B3946F"/>
    <w:rsid w:val="73CC335A"/>
    <w:rsid w:val="73DA6ED1"/>
    <w:rsid w:val="73DF8EFF"/>
    <w:rsid w:val="74199688"/>
    <w:rsid w:val="741E8D07"/>
    <w:rsid w:val="741F5691"/>
    <w:rsid w:val="7434D417"/>
    <w:rsid w:val="743D289E"/>
    <w:rsid w:val="744587B7"/>
    <w:rsid w:val="744A1529"/>
    <w:rsid w:val="74929F64"/>
    <w:rsid w:val="7498A323"/>
    <w:rsid w:val="74A0EFEF"/>
    <w:rsid w:val="74A9F735"/>
    <w:rsid w:val="74ACFBE5"/>
    <w:rsid w:val="74B3B4DB"/>
    <w:rsid w:val="74BF35AC"/>
    <w:rsid w:val="74C1E185"/>
    <w:rsid w:val="74C7AE17"/>
    <w:rsid w:val="74D31598"/>
    <w:rsid w:val="74D6F20E"/>
    <w:rsid w:val="74DD2A41"/>
    <w:rsid w:val="74F842B7"/>
    <w:rsid w:val="74F85053"/>
    <w:rsid w:val="75021B13"/>
    <w:rsid w:val="75245016"/>
    <w:rsid w:val="7524B73A"/>
    <w:rsid w:val="75295336"/>
    <w:rsid w:val="752CADD3"/>
    <w:rsid w:val="752E920A"/>
    <w:rsid w:val="754A2970"/>
    <w:rsid w:val="75519183"/>
    <w:rsid w:val="7558B743"/>
    <w:rsid w:val="7568CBE6"/>
    <w:rsid w:val="756A8D30"/>
    <w:rsid w:val="7571BF77"/>
    <w:rsid w:val="7578C36D"/>
    <w:rsid w:val="757DF760"/>
    <w:rsid w:val="758A92CE"/>
    <w:rsid w:val="7592BE03"/>
    <w:rsid w:val="759C012F"/>
    <w:rsid w:val="75CBC5A4"/>
    <w:rsid w:val="75DF2F5C"/>
    <w:rsid w:val="760D6F0C"/>
    <w:rsid w:val="7615FE6D"/>
    <w:rsid w:val="76175C92"/>
    <w:rsid w:val="761FE8D4"/>
    <w:rsid w:val="7620D9EF"/>
    <w:rsid w:val="76226B44"/>
    <w:rsid w:val="76255A62"/>
    <w:rsid w:val="76331B56"/>
    <w:rsid w:val="763BC2B8"/>
    <w:rsid w:val="763BD43F"/>
    <w:rsid w:val="764057C9"/>
    <w:rsid w:val="764E3EA9"/>
    <w:rsid w:val="765FB646"/>
    <w:rsid w:val="7667CD3D"/>
    <w:rsid w:val="766A4B8D"/>
    <w:rsid w:val="76771EEC"/>
    <w:rsid w:val="7685D6D6"/>
    <w:rsid w:val="769D8DDB"/>
    <w:rsid w:val="76B04690"/>
    <w:rsid w:val="76CDF484"/>
    <w:rsid w:val="76D3C5D7"/>
    <w:rsid w:val="770F9677"/>
    <w:rsid w:val="771013C8"/>
    <w:rsid w:val="7720B5E0"/>
    <w:rsid w:val="7746EF33"/>
    <w:rsid w:val="7790A6B6"/>
    <w:rsid w:val="77A0E0D2"/>
    <w:rsid w:val="77AB2E90"/>
    <w:rsid w:val="77ACA6B4"/>
    <w:rsid w:val="77B0E541"/>
    <w:rsid w:val="77BB6D68"/>
    <w:rsid w:val="77CBEEB4"/>
    <w:rsid w:val="77E932A9"/>
    <w:rsid w:val="77EFE841"/>
    <w:rsid w:val="77F3802D"/>
    <w:rsid w:val="77FBCC01"/>
    <w:rsid w:val="77FCA607"/>
    <w:rsid w:val="780F4DFD"/>
    <w:rsid w:val="781AEAE7"/>
    <w:rsid w:val="784C297E"/>
    <w:rsid w:val="785845C8"/>
    <w:rsid w:val="785B2D18"/>
    <w:rsid w:val="785CAB80"/>
    <w:rsid w:val="7876782C"/>
    <w:rsid w:val="78786388"/>
    <w:rsid w:val="787AD05A"/>
    <w:rsid w:val="7886A7A2"/>
    <w:rsid w:val="788B835A"/>
    <w:rsid w:val="78905662"/>
    <w:rsid w:val="78B2DF7E"/>
    <w:rsid w:val="78B9B022"/>
    <w:rsid w:val="78CB6677"/>
    <w:rsid w:val="78D70A50"/>
    <w:rsid w:val="78D7ECDD"/>
    <w:rsid w:val="78DE5708"/>
    <w:rsid w:val="78E6DB25"/>
    <w:rsid w:val="78E75672"/>
    <w:rsid w:val="78EC54E4"/>
    <w:rsid w:val="78ED75DA"/>
    <w:rsid w:val="78F0453F"/>
    <w:rsid w:val="78F955DA"/>
    <w:rsid w:val="7904F163"/>
    <w:rsid w:val="79181270"/>
    <w:rsid w:val="79196CAA"/>
    <w:rsid w:val="7924C852"/>
    <w:rsid w:val="7943A811"/>
    <w:rsid w:val="794E02F6"/>
    <w:rsid w:val="79594706"/>
    <w:rsid w:val="79630D2B"/>
    <w:rsid w:val="79662D43"/>
    <w:rsid w:val="796B6E5E"/>
    <w:rsid w:val="798E11B8"/>
    <w:rsid w:val="7998EDD3"/>
    <w:rsid w:val="799ADC60"/>
    <w:rsid w:val="79A37BBA"/>
    <w:rsid w:val="79A6FE5B"/>
    <w:rsid w:val="79BA6E02"/>
    <w:rsid w:val="79BD4979"/>
    <w:rsid w:val="79D764ED"/>
    <w:rsid w:val="79E0F465"/>
    <w:rsid w:val="79F14A8D"/>
    <w:rsid w:val="7A031D4D"/>
    <w:rsid w:val="7A0CD787"/>
    <w:rsid w:val="7A19EF01"/>
    <w:rsid w:val="7A218D45"/>
    <w:rsid w:val="7A234A7D"/>
    <w:rsid w:val="7A23E42F"/>
    <w:rsid w:val="7A34D78A"/>
    <w:rsid w:val="7A39A0FF"/>
    <w:rsid w:val="7A40834D"/>
    <w:rsid w:val="7A60770F"/>
    <w:rsid w:val="7A69A638"/>
    <w:rsid w:val="7A9ADDBA"/>
    <w:rsid w:val="7A9C7404"/>
    <w:rsid w:val="7AA8228C"/>
    <w:rsid w:val="7AAA6BF3"/>
    <w:rsid w:val="7AAFE4BE"/>
    <w:rsid w:val="7ABAE6B5"/>
    <w:rsid w:val="7AD07ACC"/>
    <w:rsid w:val="7AD12D51"/>
    <w:rsid w:val="7AE4FCBC"/>
    <w:rsid w:val="7AE75693"/>
    <w:rsid w:val="7B0DB8AF"/>
    <w:rsid w:val="7B12F2DD"/>
    <w:rsid w:val="7B1A2256"/>
    <w:rsid w:val="7B2F985E"/>
    <w:rsid w:val="7B3D46A3"/>
    <w:rsid w:val="7B4ED4F4"/>
    <w:rsid w:val="7B585558"/>
    <w:rsid w:val="7B5B5F9F"/>
    <w:rsid w:val="7B64278B"/>
    <w:rsid w:val="7B84D3A5"/>
    <w:rsid w:val="7B93AEE8"/>
    <w:rsid w:val="7B96AB36"/>
    <w:rsid w:val="7B9BF02C"/>
    <w:rsid w:val="7BA85112"/>
    <w:rsid w:val="7BB42B3A"/>
    <w:rsid w:val="7BB6E48B"/>
    <w:rsid w:val="7BB92D28"/>
    <w:rsid w:val="7BC932C3"/>
    <w:rsid w:val="7BCB28F0"/>
    <w:rsid w:val="7BCF7713"/>
    <w:rsid w:val="7BE7945E"/>
    <w:rsid w:val="7BFD420C"/>
    <w:rsid w:val="7C0E7B67"/>
    <w:rsid w:val="7C1189B1"/>
    <w:rsid w:val="7C14362E"/>
    <w:rsid w:val="7C24830B"/>
    <w:rsid w:val="7C266E01"/>
    <w:rsid w:val="7C2D61B3"/>
    <w:rsid w:val="7C567499"/>
    <w:rsid w:val="7C5D712E"/>
    <w:rsid w:val="7C5F8D66"/>
    <w:rsid w:val="7C660E1C"/>
    <w:rsid w:val="7C6EC9B7"/>
    <w:rsid w:val="7CBAA83B"/>
    <w:rsid w:val="7CD03ECE"/>
    <w:rsid w:val="7CD5E9B8"/>
    <w:rsid w:val="7CDDCE67"/>
    <w:rsid w:val="7D0A5125"/>
    <w:rsid w:val="7D1DBF94"/>
    <w:rsid w:val="7D3E66DF"/>
    <w:rsid w:val="7D40C535"/>
    <w:rsid w:val="7D5185CE"/>
    <w:rsid w:val="7D59783A"/>
    <w:rsid w:val="7D61D8DB"/>
    <w:rsid w:val="7D860983"/>
    <w:rsid w:val="7D8B2262"/>
    <w:rsid w:val="7D9D9273"/>
    <w:rsid w:val="7DAFBACF"/>
    <w:rsid w:val="7DB89A49"/>
    <w:rsid w:val="7DC08889"/>
    <w:rsid w:val="7DC67164"/>
    <w:rsid w:val="7DCD5111"/>
    <w:rsid w:val="7DE5CB2F"/>
    <w:rsid w:val="7DFA78AA"/>
    <w:rsid w:val="7DFFC1D7"/>
    <w:rsid w:val="7E03ACD9"/>
    <w:rsid w:val="7E057EDB"/>
    <w:rsid w:val="7E06F445"/>
    <w:rsid w:val="7E2563E4"/>
    <w:rsid w:val="7E39DC21"/>
    <w:rsid w:val="7E512AEE"/>
    <w:rsid w:val="7E51C67D"/>
    <w:rsid w:val="7E524A0A"/>
    <w:rsid w:val="7E57FA15"/>
    <w:rsid w:val="7E66C036"/>
    <w:rsid w:val="7E6C434E"/>
    <w:rsid w:val="7E6C6261"/>
    <w:rsid w:val="7E78417F"/>
    <w:rsid w:val="7E79A567"/>
    <w:rsid w:val="7E79BBC7"/>
    <w:rsid w:val="7E79DA6A"/>
    <w:rsid w:val="7E7D9C8C"/>
    <w:rsid w:val="7E80222B"/>
    <w:rsid w:val="7E808810"/>
    <w:rsid w:val="7E80AA29"/>
    <w:rsid w:val="7E84F8CD"/>
    <w:rsid w:val="7E854158"/>
    <w:rsid w:val="7E9426DE"/>
    <w:rsid w:val="7E980EF6"/>
    <w:rsid w:val="7EC3F0C4"/>
    <w:rsid w:val="7EC9F364"/>
    <w:rsid w:val="7ED6C84F"/>
    <w:rsid w:val="7EE36560"/>
    <w:rsid w:val="7EF43F13"/>
    <w:rsid w:val="7EF9B5ED"/>
    <w:rsid w:val="7F103458"/>
    <w:rsid w:val="7F21BC42"/>
    <w:rsid w:val="7F2CA74C"/>
    <w:rsid w:val="7F30FED6"/>
    <w:rsid w:val="7F3A0174"/>
    <w:rsid w:val="7F4505EE"/>
    <w:rsid w:val="7F51B453"/>
    <w:rsid w:val="7F62D7F8"/>
    <w:rsid w:val="7F6EA459"/>
    <w:rsid w:val="7F712CB5"/>
    <w:rsid w:val="7F801078"/>
    <w:rsid w:val="7F8D2758"/>
    <w:rsid w:val="7F916764"/>
    <w:rsid w:val="7F92B171"/>
    <w:rsid w:val="7F933FF0"/>
    <w:rsid w:val="7FA49FF3"/>
    <w:rsid w:val="7FAD7E3B"/>
    <w:rsid w:val="7FAEA80C"/>
    <w:rsid w:val="7FBEBF9B"/>
    <w:rsid w:val="7FCDDE7A"/>
    <w:rsid w:val="7FD36C5E"/>
    <w:rsid w:val="7FE1830A"/>
    <w:rsid w:val="7FE50E7F"/>
    <w:rsid w:val="7FF902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E39B5"/>
  <w15:chartTrackingRefBased/>
  <w15:docId w15:val="{2B5F4AD4-3058-4815-8951-A4AD978D8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DE"/>
  </w:style>
  <w:style w:type="paragraph" w:styleId="Heading1">
    <w:name w:val="heading 1"/>
    <w:basedOn w:val="Normal"/>
    <w:next w:val="Normal"/>
    <w:link w:val="Heading1Char"/>
    <w:uiPriority w:val="9"/>
    <w:qFormat/>
    <w:rsid w:val="00FD2C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2C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2C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D2C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D2C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FD2C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FD2C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D863F49"/>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D863F49"/>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C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2C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2C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D2C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D2C6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FD2C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FD2C6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FD2C62"/>
    <w:rPr>
      <w:rFonts w:eastAsiaTheme="majorEastAsia" w:cstheme="majorBidi"/>
      <w:i/>
      <w:iCs/>
      <w:color w:val="272727"/>
    </w:rPr>
  </w:style>
  <w:style w:type="character" w:customStyle="1" w:styleId="Heading9Char">
    <w:name w:val="Heading 9 Char"/>
    <w:basedOn w:val="DefaultParagraphFont"/>
    <w:link w:val="Heading9"/>
    <w:uiPriority w:val="9"/>
    <w:rsid w:val="00FD2C62"/>
    <w:rPr>
      <w:rFonts w:eastAsiaTheme="majorEastAsia" w:cstheme="majorBidi"/>
      <w:color w:val="272727"/>
    </w:rPr>
  </w:style>
  <w:style w:type="paragraph" w:styleId="Title">
    <w:name w:val="Title"/>
    <w:basedOn w:val="Normal"/>
    <w:next w:val="Normal"/>
    <w:link w:val="TitleChar"/>
    <w:uiPriority w:val="10"/>
    <w:qFormat/>
    <w:rsid w:val="2D863F49"/>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C62"/>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2D863F49"/>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FD2C62"/>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00FD2C62"/>
    <w:pPr>
      <w:spacing w:before="160"/>
      <w:jc w:val="center"/>
    </w:pPr>
    <w:rPr>
      <w:i/>
      <w:iCs/>
      <w:color w:val="404040" w:themeColor="text1" w:themeTint="BF"/>
    </w:rPr>
  </w:style>
  <w:style w:type="character" w:customStyle="1" w:styleId="QuoteChar">
    <w:name w:val="Quote Char"/>
    <w:basedOn w:val="DefaultParagraphFont"/>
    <w:link w:val="Quote"/>
    <w:uiPriority w:val="29"/>
    <w:rsid w:val="00FD2C62"/>
    <w:rPr>
      <w:i/>
      <w:iCs/>
      <w:color w:val="404040" w:themeColor="text1" w:themeTint="BF"/>
    </w:rPr>
  </w:style>
  <w:style w:type="paragraph" w:styleId="ListParagraph">
    <w:name w:val="List Paragraph"/>
    <w:basedOn w:val="Normal"/>
    <w:link w:val="ListParagraphChar"/>
    <w:uiPriority w:val="34"/>
    <w:qFormat/>
    <w:rsid w:val="00FD2C62"/>
    <w:pPr>
      <w:ind w:left="720"/>
      <w:contextualSpacing/>
    </w:pPr>
  </w:style>
  <w:style w:type="character" w:styleId="IntenseEmphasis">
    <w:name w:val="Intense Emphasis"/>
    <w:basedOn w:val="DefaultParagraphFont"/>
    <w:uiPriority w:val="21"/>
    <w:qFormat/>
    <w:rsid w:val="00FD2C62"/>
    <w:rPr>
      <w:i/>
      <w:iCs/>
      <w:color w:val="0F4761" w:themeColor="accent1" w:themeShade="BF"/>
    </w:rPr>
  </w:style>
  <w:style w:type="paragraph" w:styleId="IntenseQuote">
    <w:name w:val="Intense Quote"/>
    <w:basedOn w:val="Normal"/>
    <w:next w:val="Normal"/>
    <w:link w:val="IntenseQuoteChar"/>
    <w:uiPriority w:val="30"/>
    <w:qFormat/>
    <w:rsid w:val="00FD2C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2C62"/>
    <w:rPr>
      <w:i/>
      <w:iCs/>
      <w:color w:val="0F4761" w:themeColor="accent1" w:themeShade="BF"/>
    </w:rPr>
  </w:style>
  <w:style w:type="character" w:styleId="IntenseReference">
    <w:name w:val="Intense Reference"/>
    <w:basedOn w:val="DefaultParagraphFont"/>
    <w:uiPriority w:val="32"/>
    <w:qFormat/>
    <w:rsid w:val="00FD2C62"/>
    <w:rPr>
      <w:b/>
      <w:bCs/>
      <w:smallCaps/>
      <w:color w:val="0F4761" w:themeColor="accent1" w:themeShade="BF"/>
      <w:spacing w:val="5"/>
    </w:rPr>
  </w:style>
  <w:style w:type="paragraph" w:customStyle="1" w:styleId="paragraph">
    <w:name w:val="paragraph"/>
    <w:basedOn w:val="Normal"/>
    <w:rsid w:val="00FD2C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D2C62"/>
  </w:style>
  <w:style w:type="character" w:customStyle="1" w:styleId="eop">
    <w:name w:val="eop"/>
    <w:basedOn w:val="DefaultParagraphFont"/>
    <w:rsid w:val="00FD2C62"/>
  </w:style>
  <w:style w:type="character" w:styleId="Hyperlink">
    <w:name w:val="Hyperlink"/>
    <w:basedOn w:val="DefaultParagraphFont"/>
    <w:uiPriority w:val="99"/>
    <w:unhideWhenUsed/>
    <w:rsid w:val="00FC6D34"/>
    <w:rPr>
      <w:color w:val="467886" w:themeColor="hyperlink"/>
      <w:u w:val="single"/>
    </w:rPr>
  </w:style>
  <w:style w:type="character" w:styleId="UnresolvedMention">
    <w:name w:val="Unresolved Mention"/>
    <w:basedOn w:val="DefaultParagraphFont"/>
    <w:uiPriority w:val="99"/>
    <w:semiHidden/>
    <w:unhideWhenUsed/>
    <w:rsid w:val="00FC6D34"/>
    <w:rPr>
      <w:color w:val="605E5C"/>
      <w:shd w:val="clear" w:color="auto" w:fill="E1DFDD"/>
    </w:rPr>
  </w:style>
  <w:style w:type="paragraph" w:styleId="Header">
    <w:name w:val="header"/>
    <w:basedOn w:val="Normal"/>
    <w:link w:val="HeaderChar"/>
    <w:uiPriority w:val="99"/>
    <w:unhideWhenUsed/>
    <w:rsid w:val="00E64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77D"/>
  </w:style>
  <w:style w:type="paragraph" w:styleId="Footer">
    <w:name w:val="footer"/>
    <w:basedOn w:val="Normal"/>
    <w:link w:val="FooterChar"/>
    <w:uiPriority w:val="99"/>
    <w:unhideWhenUsed/>
    <w:rsid w:val="00E64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77D"/>
  </w:style>
  <w:style w:type="paragraph" w:styleId="TOCHeading">
    <w:name w:val="TOC Heading"/>
    <w:basedOn w:val="Heading1"/>
    <w:next w:val="Normal"/>
    <w:uiPriority w:val="39"/>
    <w:unhideWhenUsed/>
    <w:qFormat/>
    <w:rsid w:val="00561C4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61C4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B14E7"/>
    <w:pPr>
      <w:tabs>
        <w:tab w:val="right" w:leader="dot" w:pos="8296"/>
      </w:tabs>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61C4D"/>
    <w:pPr>
      <w:spacing w:after="100"/>
      <w:ind w:left="440"/>
    </w:pPr>
    <w:rPr>
      <w:rFonts w:eastAsiaTheme="minorEastAsia" w:cs="Times New Roman"/>
      <w:kern w:val="0"/>
      <w14:ligatures w14:val="none"/>
    </w:rPr>
  </w:style>
  <w:style w:type="character" w:styleId="Strong">
    <w:name w:val="Strong"/>
    <w:basedOn w:val="DefaultParagraphFont"/>
    <w:uiPriority w:val="22"/>
    <w:qFormat/>
    <w:rsid w:val="00331D56"/>
    <w:rPr>
      <w:b/>
      <w:bCs/>
    </w:rPr>
  </w:style>
  <w:style w:type="paragraph" w:styleId="NoSpacing">
    <w:name w:val="No Spacing"/>
    <w:uiPriority w:val="1"/>
    <w:qFormat/>
    <w:rsid w:val="00C96AD3"/>
    <w:pPr>
      <w:spacing w:after="0" w:line="240" w:lineRule="auto"/>
    </w:pPr>
  </w:style>
  <w:style w:type="paragraph" w:styleId="CommentText">
    <w:name w:val="annotation text"/>
    <w:basedOn w:val="Normal"/>
    <w:link w:val="CommentTextChar"/>
    <w:uiPriority w:val="99"/>
    <w:semiHidden/>
    <w:unhideWhenUsed/>
    <w:rsid w:val="008A2208"/>
    <w:pPr>
      <w:spacing w:line="240" w:lineRule="auto"/>
    </w:pPr>
    <w:rPr>
      <w:sz w:val="20"/>
      <w:szCs w:val="20"/>
    </w:rPr>
  </w:style>
  <w:style w:type="character" w:customStyle="1" w:styleId="CommentTextChar">
    <w:name w:val="Comment Text Char"/>
    <w:basedOn w:val="DefaultParagraphFont"/>
    <w:link w:val="CommentText"/>
    <w:uiPriority w:val="99"/>
    <w:semiHidden/>
    <w:rsid w:val="008A2208"/>
    <w:rPr>
      <w:sz w:val="20"/>
      <w:szCs w:val="20"/>
    </w:rPr>
  </w:style>
  <w:style w:type="character" w:styleId="CommentReference">
    <w:name w:val="annotation reference"/>
    <w:basedOn w:val="DefaultParagraphFont"/>
    <w:uiPriority w:val="99"/>
    <w:semiHidden/>
    <w:unhideWhenUsed/>
    <w:rsid w:val="008A2208"/>
    <w:rPr>
      <w:sz w:val="16"/>
      <w:szCs w:val="16"/>
    </w:rPr>
  </w:style>
  <w:style w:type="paragraph" w:styleId="NormalWeb">
    <w:name w:val="Normal (Web)"/>
    <w:basedOn w:val="Normal"/>
    <w:uiPriority w:val="99"/>
    <w:semiHidden/>
    <w:unhideWhenUsed/>
    <w:rsid w:val="0024337C"/>
    <w:rPr>
      <w:rFonts w:ascii="Times New Roman" w:hAnsi="Times New Roman" w:cs="Times New Roman"/>
      <w:sz w:val="24"/>
      <w:szCs w:val="24"/>
    </w:rPr>
  </w:style>
  <w:style w:type="table" w:styleId="TableGrid">
    <w:name w:val="Table Grid"/>
    <w:basedOn w:val="TableNormal"/>
    <w:uiPriority w:val="59"/>
    <w:rsid w:val="001812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027ACB"/>
    <w:pPr>
      <w:widowControl w:val="0"/>
      <w:autoSpaceDE w:val="0"/>
      <w:autoSpaceDN w:val="0"/>
      <w:spacing w:after="0" w:line="240" w:lineRule="auto"/>
    </w:pPr>
    <w:rPr>
      <w:rFonts w:ascii="Arial MT" w:eastAsia="Arial MT" w:hAnsi="Arial MT" w:cs="Arial MT"/>
      <w:kern w:val="0"/>
      <w14:ligatures w14:val="none"/>
    </w:rPr>
  </w:style>
  <w:style w:type="paragraph" w:styleId="BodyText">
    <w:name w:val="Body Text"/>
    <w:basedOn w:val="Normal"/>
    <w:link w:val="BodyTextChar"/>
    <w:uiPriority w:val="1"/>
    <w:qFormat/>
    <w:rsid w:val="00027ACB"/>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BodyTextChar">
    <w:name w:val="Body Text Char"/>
    <w:basedOn w:val="DefaultParagraphFont"/>
    <w:link w:val="BodyText"/>
    <w:uiPriority w:val="1"/>
    <w:rsid w:val="00027ACB"/>
    <w:rPr>
      <w:rFonts w:ascii="Arial MT" w:eastAsia="Arial MT" w:hAnsi="Arial MT" w:cs="Arial MT"/>
      <w:kern w:val="0"/>
      <w:sz w:val="24"/>
      <w:szCs w:val="24"/>
      <w14:ligatures w14:val="none"/>
    </w:rPr>
  </w:style>
  <w:style w:type="character" w:styleId="FollowedHyperlink">
    <w:name w:val="FollowedHyperlink"/>
    <w:basedOn w:val="DefaultParagraphFont"/>
    <w:uiPriority w:val="99"/>
    <w:semiHidden/>
    <w:unhideWhenUsed/>
    <w:rsid w:val="00765E59"/>
    <w:rPr>
      <w:color w:val="96607D" w:themeColor="followedHyperlink"/>
      <w:u w:val="single"/>
    </w:rPr>
  </w:style>
  <w:style w:type="paragraph" w:styleId="Caption">
    <w:name w:val="caption"/>
    <w:basedOn w:val="Normal"/>
    <w:next w:val="Normal"/>
    <w:uiPriority w:val="35"/>
    <w:unhideWhenUsed/>
    <w:qFormat/>
    <w:rsid w:val="00211EC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11ECB"/>
    <w:pPr>
      <w:spacing w:after="0"/>
    </w:pPr>
  </w:style>
  <w:style w:type="paragraph" w:customStyle="1" w:styleId="Style1">
    <w:name w:val="Style1"/>
    <w:basedOn w:val="Heading1"/>
    <w:link w:val="Style1Char"/>
    <w:qFormat/>
    <w:rsid w:val="00A76F39"/>
    <w:pPr>
      <w:jc w:val="center"/>
    </w:pPr>
    <w:rPr>
      <w:rFonts w:ascii="Arial Narrow" w:hAnsi="Arial Narrow" w:cs="Segoe UI"/>
      <w:b/>
      <w:bCs/>
      <w:sz w:val="24"/>
      <w:szCs w:val="24"/>
    </w:rPr>
  </w:style>
  <w:style w:type="character" w:customStyle="1" w:styleId="Style1Char">
    <w:name w:val="Style1 Char"/>
    <w:basedOn w:val="Heading1Char"/>
    <w:link w:val="Style1"/>
    <w:rsid w:val="00E54DE6"/>
    <w:rPr>
      <w:rFonts w:ascii="Arial Narrow" w:eastAsiaTheme="majorEastAsia" w:hAnsi="Arial Narrow" w:cs="Segoe UI"/>
      <w:b/>
      <w:bCs/>
      <w:color w:val="0F4761" w:themeColor="accent1" w:themeShade="BF"/>
      <w:sz w:val="24"/>
      <w:szCs w:val="24"/>
    </w:rPr>
  </w:style>
  <w:style w:type="paragraph" w:customStyle="1" w:styleId="Style2">
    <w:name w:val="Style2"/>
    <w:basedOn w:val="ListParagraph"/>
    <w:link w:val="Style2Char"/>
    <w:uiPriority w:val="1"/>
    <w:qFormat/>
    <w:rsid w:val="0E7B95BF"/>
    <w:pPr>
      <w:keepNext/>
      <w:keepLines/>
      <w:numPr>
        <w:ilvl w:val="1"/>
        <w:numId w:val="4"/>
      </w:numPr>
      <w:spacing w:before="160" w:after="80" w:line="480" w:lineRule="auto"/>
      <w:jc w:val="both"/>
      <w:outlineLvl w:val="1"/>
    </w:pPr>
    <w:rPr>
      <w:rFonts w:eastAsiaTheme="majorEastAsia"/>
      <w:b/>
      <w:bCs/>
    </w:rPr>
  </w:style>
  <w:style w:type="character" w:customStyle="1" w:styleId="ListParagraphChar">
    <w:name w:val="List Paragraph Char"/>
    <w:basedOn w:val="DefaultParagraphFont"/>
    <w:link w:val="ListParagraph"/>
    <w:uiPriority w:val="34"/>
    <w:rsid w:val="00E54DE6"/>
  </w:style>
  <w:style w:type="character" w:customStyle="1" w:styleId="Style2Char">
    <w:name w:val="Style2 Char"/>
    <w:basedOn w:val="ListParagraphChar"/>
    <w:link w:val="Style2"/>
    <w:uiPriority w:val="1"/>
    <w:rsid w:val="00E54DE6"/>
    <w:rPr>
      <w:rFonts w:eastAsiaTheme="majorEastAsia"/>
      <w:b/>
      <w:bCs/>
    </w:rPr>
  </w:style>
  <w:style w:type="paragraph" w:customStyle="1" w:styleId="Style3">
    <w:name w:val="Style3"/>
    <w:basedOn w:val="Heading2"/>
    <w:link w:val="Style3Char"/>
    <w:qFormat/>
    <w:rsid w:val="00A76F39"/>
    <w:pPr>
      <w:numPr>
        <w:ilvl w:val="2"/>
        <w:numId w:val="4"/>
      </w:numPr>
      <w:spacing w:line="480" w:lineRule="auto"/>
    </w:pPr>
    <w:rPr>
      <w:rFonts w:ascii="Arial Narrow" w:hAnsi="Arial Narrow" w:cs="Segoe UI"/>
      <w:b/>
      <w:bCs/>
      <w:sz w:val="24"/>
      <w:szCs w:val="24"/>
    </w:rPr>
  </w:style>
  <w:style w:type="character" w:customStyle="1" w:styleId="Style3Char">
    <w:name w:val="Style3 Char"/>
    <w:basedOn w:val="Heading2Char"/>
    <w:link w:val="Style3"/>
    <w:rsid w:val="00E54DE6"/>
    <w:rPr>
      <w:rFonts w:ascii="Arial Narrow" w:eastAsiaTheme="majorEastAsia" w:hAnsi="Arial Narrow" w:cs="Segoe UI"/>
      <w:b/>
      <w:bCs/>
      <w:color w:val="0F4761" w:themeColor="accent1" w:themeShade="BF"/>
      <w:sz w:val="24"/>
      <w:szCs w:val="24"/>
    </w:rPr>
  </w:style>
  <w:style w:type="paragraph" w:styleId="EndnoteText">
    <w:name w:val="endnote text"/>
    <w:basedOn w:val="Normal"/>
    <w:link w:val="EndnoteTextChar"/>
    <w:uiPriority w:val="99"/>
    <w:semiHidden/>
    <w:unhideWhenUsed/>
    <w:rsid w:val="008B5B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5B3A"/>
    <w:rPr>
      <w:sz w:val="20"/>
      <w:szCs w:val="20"/>
    </w:rPr>
  </w:style>
  <w:style w:type="character" w:styleId="EndnoteReference">
    <w:name w:val="endnote reference"/>
    <w:basedOn w:val="DefaultParagraphFont"/>
    <w:uiPriority w:val="99"/>
    <w:semiHidden/>
    <w:unhideWhenUsed/>
    <w:rsid w:val="008B5B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9685">
      <w:bodyDiv w:val="1"/>
      <w:marLeft w:val="0"/>
      <w:marRight w:val="0"/>
      <w:marTop w:val="0"/>
      <w:marBottom w:val="0"/>
      <w:divBdr>
        <w:top w:val="none" w:sz="0" w:space="0" w:color="auto"/>
        <w:left w:val="none" w:sz="0" w:space="0" w:color="auto"/>
        <w:bottom w:val="none" w:sz="0" w:space="0" w:color="auto"/>
        <w:right w:val="none" w:sz="0" w:space="0" w:color="auto"/>
      </w:divBdr>
    </w:div>
    <w:div w:id="9065110">
      <w:bodyDiv w:val="1"/>
      <w:marLeft w:val="0"/>
      <w:marRight w:val="0"/>
      <w:marTop w:val="0"/>
      <w:marBottom w:val="0"/>
      <w:divBdr>
        <w:top w:val="none" w:sz="0" w:space="0" w:color="auto"/>
        <w:left w:val="none" w:sz="0" w:space="0" w:color="auto"/>
        <w:bottom w:val="none" w:sz="0" w:space="0" w:color="auto"/>
        <w:right w:val="none" w:sz="0" w:space="0" w:color="auto"/>
      </w:divBdr>
    </w:div>
    <w:div w:id="33964538">
      <w:bodyDiv w:val="1"/>
      <w:marLeft w:val="0"/>
      <w:marRight w:val="0"/>
      <w:marTop w:val="0"/>
      <w:marBottom w:val="0"/>
      <w:divBdr>
        <w:top w:val="none" w:sz="0" w:space="0" w:color="auto"/>
        <w:left w:val="none" w:sz="0" w:space="0" w:color="auto"/>
        <w:bottom w:val="none" w:sz="0" w:space="0" w:color="auto"/>
        <w:right w:val="none" w:sz="0" w:space="0" w:color="auto"/>
      </w:divBdr>
    </w:div>
    <w:div w:id="102844289">
      <w:bodyDiv w:val="1"/>
      <w:marLeft w:val="0"/>
      <w:marRight w:val="0"/>
      <w:marTop w:val="0"/>
      <w:marBottom w:val="0"/>
      <w:divBdr>
        <w:top w:val="none" w:sz="0" w:space="0" w:color="auto"/>
        <w:left w:val="none" w:sz="0" w:space="0" w:color="auto"/>
        <w:bottom w:val="none" w:sz="0" w:space="0" w:color="auto"/>
        <w:right w:val="none" w:sz="0" w:space="0" w:color="auto"/>
      </w:divBdr>
    </w:div>
    <w:div w:id="128137634">
      <w:bodyDiv w:val="1"/>
      <w:marLeft w:val="0"/>
      <w:marRight w:val="0"/>
      <w:marTop w:val="0"/>
      <w:marBottom w:val="0"/>
      <w:divBdr>
        <w:top w:val="none" w:sz="0" w:space="0" w:color="auto"/>
        <w:left w:val="none" w:sz="0" w:space="0" w:color="auto"/>
        <w:bottom w:val="none" w:sz="0" w:space="0" w:color="auto"/>
        <w:right w:val="none" w:sz="0" w:space="0" w:color="auto"/>
      </w:divBdr>
      <w:divsChild>
        <w:div w:id="918945802">
          <w:marLeft w:val="-720"/>
          <w:marRight w:val="0"/>
          <w:marTop w:val="0"/>
          <w:marBottom w:val="0"/>
          <w:divBdr>
            <w:top w:val="none" w:sz="0" w:space="0" w:color="auto"/>
            <w:left w:val="none" w:sz="0" w:space="0" w:color="auto"/>
            <w:bottom w:val="none" w:sz="0" w:space="0" w:color="auto"/>
            <w:right w:val="none" w:sz="0" w:space="0" w:color="auto"/>
          </w:divBdr>
        </w:div>
      </w:divsChild>
    </w:div>
    <w:div w:id="154420947">
      <w:bodyDiv w:val="1"/>
      <w:marLeft w:val="0"/>
      <w:marRight w:val="0"/>
      <w:marTop w:val="0"/>
      <w:marBottom w:val="0"/>
      <w:divBdr>
        <w:top w:val="none" w:sz="0" w:space="0" w:color="auto"/>
        <w:left w:val="none" w:sz="0" w:space="0" w:color="auto"/>
        <w:bottom w:val="none" w:sz="0" w:space="0" w:color="auto"/>
        <w:right w:val="none" w:sz="0" w:space="0" w:color="auto"/>
      </w:divBdr>
    </w:div>
    <w:div w:id="194119270">
      <w:bodyDiv w:val="1"/>
      <w:marLeft w:val="0"/>
      <w:marRight w:val="0"/>
      <w:marTop w:val="0"/>
      <w:marBottom w:val="0"/>
      <w:divBdr>
        <w:top w:val="none" w:sz="0" w:space="0" w:color="auto"/>
        <w:left w:val="none" w:sz="0" w:space="0" w:color="auto"/>
        <w:bottom w:val="none" w:sz="0" w:space="0" w:color="auto"/>
        <w:right w:val="none" w:sz="0" w:space="0" w:color="auto"/>
      </w:divBdr>
      <w:divsChild>
        <w:div w:id="867335836">
          <w:marLeft w:val="0"/>
          <w:marRight w:val="0"/>
          <w:marTop w:val="0"/>
          <w:marBottom w:val="0"/>
          <w:divBdr>
            <w:top w:val="none" w:sz="0" w:space="0" w:color="auto"/>
            <w:left w:val="none" w:sz="0" w:space="0" w:color="auto"/>
            <w:bottom w:val="none" w:sz="0" w:space="0" w:color="auto"/>
            <w:right w:val="none" w:sz="0" w:space="0" w:color="auto"/>
          </w:divBdr>
        </w:div>
        <w:div w:id="1012149266">
          <w:marLeft w:val="0"/>
          <w:marRight w:val="0"/>
          <w:marTop w:val="0"/>
          <w:marBottom w:val="0"/>
          <w:divBdr>
            <w:top w:val="none" w:sz="0" w:space="0" w:color="auto"/>
            <w:left w:val="none" w:sz="0" w:space="0" w:color="auto"/>
            <w:bottom w:val="none" w:sz="0" w:space="0" w:color="auto"/>
            <w:right w:val="none" w:sz="0" w:space="0" w:color="auto"/>
          </w:divBdr>
        </w:div>
        <w:div w:id="1074669787">
          <w:marLeft w:val="0"/>
          <w:marRight w:val="0"/>
          <w:marTop w:val="0"/>
          <w:marBottom w:val="0"/>
          <w:divBdr>
            <w:top w:val="none" w:sz="0" w:space="0" w:color="auto"/>
            <w:left w:val="none" w:sz="0" w:space="0" w:color="auto"/>
            <w:bottom w:val="none" w:sz="0" w:space="0" w:color="auto"/>
            <w:right w:val="none" w:sz="0" w:space="0" w:color="auto"/>
          </w:divBdr>
        </w:div>
        <w:div w:id="1245458499">
          <w:marLeft w:val="0"/>
          <w:marRight w:val="0"/>
          <w:marTop w:val="0"/>
          <w:marBottom w:val="0"/>
          <w:divBdr>
            <w:top w:val="none" w:sz="0" w:space="0" w:color="auto"/>
            <w:left w:val="none" w:sz="0" w:space="0" w:color="auto"/>
            <w:bottom w:val="none" w:sz="0" w:space="0" w:color="auto"/>
            <w:right w:val="none" w:sz="0" w:space="0" w:color="auto"/>
          </w:divBdr>
        </w:div>
        <w:div w:id="1349602718">
          <w:marLeft w:val="0"/>
          <w:marRight w:val="0"/>
          <w:marTop w:val="0"/>
          <w:marBottom w:val="0"/>
          <w:divBdr>
            <w:top w:val="none" w:sz="0" w:space="0" w:color="auto"/>
            <w:left w:val="none" w:sz="0" w:space="0" w:color="auto"/>
            <w:bottom w:val="none" w:sz="0" w:space="0" w:color="auto"/>
            <w:right w:val="none" w:sz="0" w:space="0" w:color="auto"/>
          </w:divBdr>
        </w:div>
        <w:div w:id="1367634063">
          <w:marLeft w:val="0"/>
          <w:marRight w:val="0"/>
          <w:marTop w:val="0"/>
          <w:marBottom w:val="0"/>
          <w:divBdr>
            <w:top w:val="none" w:sz="0" w:space="0" w:color="auto"/>
            <w:left w:val="none" w:sz="0" w:space="0" w:color="auto"/>
            <w:bottom w:val="none" w:sz="0" w:space="0" w:color="auto"/>
            <w:right w:val="none" w:sz="0" w:space="0" w:color="auto"/>
          </w:divBdr>
        </w:div>
        <w:div w:id="1499688808">
          <w:marLeft w:val="0"/>
          <w:marRight w:val="0"/>
          <w:marTop w:val="0"/>
          <w:marBottom w:val="0"/>
          <w:divBdr>
            <w:top w:val="none" w:sz="0" w:space="0" w:color="auto"/>
            <w:left w:val="none" w:sz="0" w:space="0" w:color="auto"/>
            <w:bottom w:val="none" w:sz="0" w:space="0" w:color="auto"/>
            <w:right w:val="none" w:sz="0" w:space="0" w:color="auto"/>
          </w:divBdr>
        </w:div>
        <w:div w:id="1744833093">
          <w:marLeft w:val="0"/>
          <w:marRight w:val="0"/>
          <w:marTop w:val="0"/>
          <w:marBottom w:val="0"/>
          <w:divBdr>
            <w:top w:val="none" w:sz="0" w:space="0" w:color="auto"/>
            <w:left w:val="none" w:sz="0" w:space="0" w:color="auto"/>
            <w:bottom w:val="none" w:sz="0" w:space="0" w:color="auto"/>
            <w:right w:val="none" w:sz="0" w:space="0" w:color="auto"/>
          </w:divBdr>
        </w:div>
        <w:div w:id="1982465549">
          <w:marLeft w:val="0"/>
          <w:marRight w:val="0"/>
          <w:marTop w:val="0"/>
          <w:marBottom w:val="0"/>
          <w:divBdr>
            <w:top w:val="none" w:sz="0" w:space="0" w:color="auto"/>
            <w:left w:val="none" w:sz="0" w:space="0" w:color="auto"/>
            <w:bottom w:val="none" w:sz="0" w:space="0" w:color="auto"/>
            <w:right w:val="none" w:sz="0" w:space="0" w:color="auto"/>
          </w:divBdr>
        </w:div>
        <w:div w:id="2073887941">
          <w:marLeft w:val="0"/>
          <w:marRight w:val="0"/>
          <w:marTop w:val="0"/>
          <w:marBottom w:val="0"/>
          <w:divBdr>
            <w:top w:val="none" w:sz="0" w:space="0" w:color="auto"/>
            <w:left w:val="none" w:sz="0" w:space="0" w:color="auto"/>
            <w:bottom w:val="none" w:sz="0" w:space="0" w:color="auto"/>
            <w:right w:val="none" w:sz="0" w:space="0" w:color="auto"/>
          </w:divBdr>
        </w:div>
        <w:div w:id="2146389466">
          <w:marLeft w:val="0"/>
          <w:marRight w:val="0"/>
          <w:marTop w:val="0"/>
          <w:marBottom w:val="0"/>
          <w:divBdr>
            <w:top w:val="none" w:sz="0" w:space="0" w:color="auto"/>
            <w:left w:val="none" w:sz="0" w:space="0" w:color="auto"/>
            <w:bottom w:val="none" w:sz="0" w:space="0" w:color="auto"/>
            <w:right w:val="none" w:sz="0" w:space="0" w:color="auto"/>
          </w:divBdr>
        </w:div>
      </w:divsChild>
    </w:div>
    <w:div w:id="201358749">
      <w:bodyDiv w:val="1"/>
      <w:marLeft w:val="0"/>
      <w:marRight w:val="0"/>
      <w:marTop w:val="0"/>
      <w:marBottom w:val="0"/>
      <w:divBdr>
        <w:top w:val="none" w:sz="0" w:space="0" w:color="auto"/>
        <w:left w:val="none" w:sz="0" w:space="0" w:color="auto"/>
        <w:bottom w:val="none" w:sz="0" w:space="0" w:color="auto"/>
        <w:right w:val="none" w:sz="0" w:space="0" w:color="auto"/>
      </w:divBdr>
    </w:div>
    <w:div w:id="213584104">
      <w:bodyDiv w:val="1"/>
      <w:marLeft w:val="0"/>
      <w:marRight w:val="0"/>
      <w:marTop w:val="0"/>
      <w:marBottom w:val="0"/>
      <w:divBdr>
        <w:top w:val="none" w:sz="0" w:space="0" w:color="auto"/>
        <w:left w:val="none" w:sz="0" w:space="0" w:color="auto"/>
        <w:bottom w:val="none" w:sz="0" w:space="0" w:color="auto"/>
        <w:right w:val="none" w:sz="0" w:space="0" w:color="auto"/>
      </w:divBdr>
    </w:div>
    <w:div w:id="231039029">
      <w:bodyDiv w:val="1"/>
      <w:marLeft w:val="0"/>
      <w:marRight w:val="0"/>
      <w:marTop w:val="0"/>
      <w:marBottom w:val="0"/>
      <w:divBdr>
        <w:top w:val="none" w:sz="0" w:space="0" w:color="auto"/>
        <w:left w:val="none" w:sz="0" w:space="0" w:color="auto"/>
        <w:bottom w:val="none" w:sz="0" w:space="0" w:color="auto"/>
        <w:right w:val="none" w:sz="0" w:space="0" w:color="auto"/>
      </w:divBdr>
    </w:div>
    <w:div w:id="254022655">
      <w:bodyDiv w:val="1"/>
      <w:marLeft w:val="0"/>
      <w:marRight w:val="0"/>
      <w:marTop w:val="0"/>
      <w:marBottom w:val="0"/>
      <w:divBdr>
        <w:top w:val="none" w:sz="0" w:space="0" w:color="auto"/>
        <w:left w:val="none" w:sz="0" w:space="0" w:color="auto"/>
        <w:bottom w:val="none" w:sz="0" w:space="0" w:color="auto"/>
        <w:right w:val="none" w:sz="0" w:space="0" w:color="auto"/>
      </w:divBdr>
    </w:div>
    <w:div w:id="258561994">
      <w:bodyDiv w:val="1"/>
      <w:marLeft w:val="0"/>
      <w:marRight w:val="0"/>
      <w:marTop w:val="0"/>
      <w:marBottom w:val="0"/>
      <w:divBdr>
        <w:top w:val="none" w:sz="0" w:space="0" w:color="auto"/>
        <w:left w:val="none" w:sz="0" w:space="0" w:color="auto"/>
        <w:bottom w:val="none" w:sz="0" w:space="0" w:color="auto"/>
        <w:right w:val="none" w:sz="0" w:space="0" w:color="auto"/>
      </w:divBdr>
    </w:div>
    <w:div w:id="280498349">
      <w:bodyDiv w:val="1"/>
      <w:marLeft w:val="0"/>
      <w:marRight w:val="0"/>
      <w:marTop w:val="0"/>
      <w:marBottom w:val="0"/>
      <w:divBdr>
        <w:top w:val="none" w:sz="0" w:space="0" w:color="auto"/>
        <w:left w:val="none" w:sz="0" w:space="0" w:color="auto"/>
        <w:bottom w:val="none" w:sz="0" w:space="0" w:color="auto"/>
        <w:right w:val="none" w:sz="0" w:space="0" w:color="auto"/>
      </w:divBdr>
    </w:div>
    <w:div w:id="296448784">
      <w:bodyDiv w:val="1"/>
      <w:marLeft w:val="0"/>
      <w:marRight w:val="0"/>
      <w:marTop w:val="0"/>
      <w:marBottom w:val="0"/>
      <w:divBdr>
        <w:top w:val="none" w:sz="0" w:space="0" w:color="auto"/>
        <w:left w:val="none" w:sz="0" w:space="0" w:color="auto"/>
        <w:bottom w:val="none" w:sz="0" w:space="0" w:color="auto"/>
        <w:right w:val="none" w:sz="0" w:space="0" w:color="auto"/>
      </w:divBdr>
      <w:divsChild>
        <w:div w:id="756751939">
          <w:marLeft w:val="-720"/>
          <w:marRight w:val="0"/>
          <w:marTop w:val="0"/>
          <w:marBottom w:val="0"/>
          <w:divBdr>
            <w:top w:val="none" w:sz="0" w:space="0" w:color="auto"/>
            <w:left w:val="none" w:sz="0" w:space="0" w:color="auto"/>
            <w:bottom w:val="none" w:sz="0" w:space="0" w:color="auto"/>
            <w:right w:val="none" w:sz="0" w:space="0" w:color="auto"/>
          </w:divBdr>
        </w:div>
      </w:divsChild>
    </w:div>
    <w:div w:id="319432762">
      <w:bodyDiv w:val="1"/>
      <w:marLeft w:val="0"/>
      <w:marRight w:val="0"/>
      <w:marTop w:val="0"/>
      <w:marBottom w:val="0"/>
      <w:divBdr>
        <w:top w:val="none" w:sz="0" w:space="0" w:color="auto"/>
        <w:left w:val="none" w:sz="0" w:space="0" w:color="auto"/>
        <w:bottom w:val="none" w:sz="0" w:space="0" w:color="auto"/>
        <w:right w:val="none" w:sz="0" w:space="0" w:color="auto"/>
      </w:divBdr>
      <w:divsChild>
        <w:div w:id="2137797686">
          <w:marLeft w:val="-720"/>
          <w:marRight w:val="0"/>
          <w:marTop w:val="0"/>
          <w:marBottom w:val="0"/>
          <w:divBdr>
            <w:top w:val="none" w:sz="0" w:space="0" w:color="auto"/>
            <w:left w:val="none" w:sz="0" w:space="0" w:color="auto"/>
            <w:bottom w:val="none" w:sz="0" w:space="0" w:color="auto"/>
            <w:right w:val="none" w:sz="0" w:space="0" w:color="auto"/>
          </w:divBdr>
        </w:div>
      </w:divsChild>
    </w:div>
    <w:div w:id="340594008">
      <w:bodyDiv w:val="1"/>
      <w:marLeft w:val="0"/>
      <w:marRight w:val="0"/>
      <w:marTop w:val="0"/>
      <w:marBottom w:val="0"/>
      <w:divBdr>
        <w:top w:val="none" w:sz="0" w:space="0" w:color="auto"/>
        <w:left w:val="none" w:sz="0" w:space="0" w:color="auto"/>
        <w:bottom w:val="none" w:sz="0" w:space="0" w:color="auto"/>
        <w:right w:val="none" w:sz="0" w:space="0" w:color="auto"/>
      </w:divBdr>
    </w:div>
    <w:div w:id="372967933">
      <w:bodyDiv w:val="1"/>
      <w:marLeft w:val="0"/>
      <w:marRight w:val="0"/>
      <w:marTop w:val="0"/>
      <w:marBottom w:val="0"/>
      <w:divBdr>
        <w:top w:val="none" w:sz="0" w:space="0" w:color="auto"/>
        <w:left w:val="none" w:sz="0" w:space="0" w:color="auto"/>
        <w:bottom w:val="none" w:sz="0" w:space="0" w:color="auto"/>
        <w:right w:val="none" w:sz="0" w:space="0" w:color="auto"/>
      </w:divBdr>
    </w:div>
    <w:div w:id="399988282">
      <w:bodyDiv w:val="1"/>
      <w:marLeft w:val="0"/>
      <w:marRight w:val="0"/>
      <w:marTop w:val="0"/>
      <w:marBottom w:val="0"/>
      <w:divBdr>
        <w:top w:val="none" w:sz="0" w:space="0" w:color="auto"/>
        <w:left w:val="none" w:sz="0" w:space="0" w:color="auto"/>
        <w:bottom w:val="none" w:sz="0" w:space="0" w:color="auto"/>
        <w:right w:val="none" w:sz="0" w:space="0" w:color="auto"/>
      </w:divBdr>
    </w:div>
    <w:div w:id="457989035">
      <w:bodyDiv w:val="1"/>
      <w:marLeft w:val="0"/>
      <w:marRight w:val="0"/>
      <w:marTop w:val="0"/>
      <w:marBottom w:val="0"/>
      <w:divBdr>
        <w:top w:val="none" w:sz="0" w:space="0" w:color="auto"/>
        <w:left w:val="none" w:sz="0" w:space="0" w:color="auto"/>
        <w:bottom w:val="none" w:sz="0" w:space="0" w:color="auto"/>
        <w:right w:val="none" w:sz="0" w:space="0" w:color="auto"/>
      </w:divBdr>
    </w:div>
    <w:div w:id="458762257">
      <w:bodyDiv w:val="1"/>
      <w:marLeft w:val="0"/>
      <w:marRight w:val="0"/>
      <w:marTop w:val="0"/>
      <w:marBottom w:val="0"/>
      <w:divBdr>
        <w:top w:val="none" w:sz="0" w:space="0" w:color="auto"/>
        <w:left w:val="none" w:sz="0" w:space="0" w:color="auto"/>
        <w:bottom w:val="none" w:sz="0" w:space="0" w:color="auto"/>
        <w:right w:val="none" w:sz="0" w:space="0" w:color="auto"/>
      </w:divBdr>
    </w:div>
    <w:div w:id="537859839">
      <w:bodyDiv w:val="1"/>
      <w:marLeft w:val="0"/>
      <w:marRight w:val="0"/>
      <w:marTop w:val="0"/>
      <w:marBottom w:val="0"/>
      <w:divBdr>
        <w:top w:val="none" w:sz="0" w:space="0" w:color="auto"/>
        <w:left w:val="none" w:sz="0" w:space="0" w:color="auto"/>
        <w:bottom w:val="none" w:sz="0" w:space="0" w:color="auto"/>
        <w:right w:val="none" w:sz="0" w:space="0" w:color="auto"/>
      </w:divBdr>
    </w:div>
    <w:div w:id="544829636">
      <w:bodyDiv w:val="1"/>
      <w:marLeft w:val="0"/>
      <w:marRight w:val="0"/>
      <w:marTop w:val="0"/>
      <w:marBottom w:val="0"/>
      <w:divBdr>
        <w:top w:val="none" w:sz="0" w:space="0" w:color="auto"/>
        <w:left w:val="none" w:sz="0" w:space="0" w:color="auto"/>
        <w:bottom w:val="none" w:sz="0" w:space="0" w:color="auto"/>
        <w:right w:val="none" w:sz="0" w:space="0" w:color="auto"/>
      </w:divBdr>
    </w:div>
    <w:div w:id="557013009">
      <w:bodyDiv w:val="1"/>
      <w:marLeft w:val="0"/>
      <w:marRight w:val="0"/>
      <w:marTop w:val="0"/>
      <w:marBottom w:val="0"/>
      <w:divBdr>
        <w:top w:val="none" w:sz="0" w:space="0" w:color="auto"/>
        <w:left w:val="none" w:sz="0" w:space="0" w:color="auto"/>
        <w:bottom w:val="none" w:sz="0" w:space="0" w:color="auto"/>
        <w:right w:val="none" w:sz="0" w:space="0" w:color="auto"/>
      </w:divBdr>
      <w:divsChild>
        <w:div w:id="125007758">
          <w:marLeft w:val="-720"/>
          <w:marRight w:val="0"/>
          <w:marTop w:val="0"/>
          <w:marBottom w:val="0"/>
          <w:divBdr>
            <w:top w:val="none" w:sz="0" w:space="0" w:color="auto"/>
            <w:left w:val="none" w:sz="0" w:space="0" w:color="auto"/>
            <w:bottom w:val="none" w:sz="0" w:space="0" w:color="auto"/>
            <w:right w:val="none" w:sz="0" w:space="0" w:color="auto"/>
          </w:divBdr>
        </w:div>
      </w:divsChild>
    </w:div>
    <w:div w:id="568733643">
      <w:bodyDiv w:val="1"/>
      <w:marLeft w:val="0"/>
      <w:marRight w:val="0"/>
      <w:marTop w:val="0"/>
      <w:marBottom w:val="0"/>
      <w:divBdr>
        <w:top w:val="none" w:sz="0" w:space="0" w:color="auto"/>
        <w:left w:val="none" w:sz="0" w:space="0" w:color="auto"/>
        <w:bottom w:val="none" w:sz="0" w:space="0" w:color="auto"/>
        <w:right w:val="none" w:sz="0" w:space="0" w:color="auto"/>
      </w:divBdr>
    </w:div>
    <w:div w:id="581378895">
      <w:bodyDiv w:val="1"/>
      <w:marLeft w:val="0"/>
      <w:marRight w:val="0"/>
      <w:marTop w:val="0"/>
      <w:marBottom w:val="0"/>
      <w:divBdr>
        <w:top w:val="none" w:sz="0" w:space="0" w:color="auto"/>
        <w:left w:val="none" w:sz="0" w:space="0" w:color="auto"/>
        <w:bottom w:val="none" w:sz="0" w:space="0" w:color="auto"/>
        <w:right w:val="none" w:sz="0" w:space="0" w:color="auto"/>
      </w:divBdr>
      <w:divsChild>
        <w:div w:id="998341354">
          <w:marLeft w:val="0"/>
          <w:marRight w:val="0"/>
          <w:marTop w:val="0"/>
          <w:marBottom w:val="0"/>
          <w:divBdr>
            <w:top w:val="none" w:sz="0" w:space="0" w:color="auto"/>
            <w:left w:val="none" w:sz="0" w:space="0" w:color="auto"/>
            <w:bottom w:val="none" w:sz="0" w:space="0" w:color="auto"/>
            <w:right w:val="none" w:sz="0" w:space="0" w:color="auto"/>
          </w:divBdr>
          <w:divsChild>
            <w:div w:id="9205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5479">
      <w:bodyDiv w:val="1"/>
      <w:marLeft w:val="0"/>
      <w:marRight w:val="0"/>
      <w:marTop w:val="0"/>
      <w:marBottom w:val="0"/>
      <w:divBdr>
        <w:top w:val="none" w:sz="0" w:space="0" w:color="auto"/>
        <w:left w:val="none" w:sz="0" w:space="0" w:color="auto"/>
        <w:bottom w:val="none" w:sz="0" w:space="0" w:color="auto"/>
        <w:right w:val="none" w:sz="0" w:space="0" w:color="auto"/>
      </w:divBdr>
    </w:div>
    <w:div w:id="622076895">
      <w:bodyDiv w:val="1"/>
      <w:marLeft w:val="0"/>
      <w:marRight w:val="0"/>
      <w:marTop w:val="0"/>
      <w:marBottom w:val="0"/>
      <w:divBdr>
        <w:top w:val="none" w:sz="0" w:space="0" w:color="auto"/>
        <w:left w:val="none" w:sz="0" w:space="0" w:color="auto"/>
        <w:bottom w:val="none" w:sz="0" w:space="0" w:color="auto"/>
        <w:right w:val="none" w:sz="0" w:space="0" w:color="auto"/>
      </w:divBdr>
    </w:div>
    <w:div w:id="624507737">
      <w:bodyDiv w:val="1"/>
      <w:marLeft w:val="0"/>
      <w:marRight w:val="0"/>
      <w:marTop w:val="0"/>
      <w:marBottom w:val="0"/>
      <w:divBdr>
        <w:top w:val="none" w:sz="0" w:space="0" w:color="auto"/>
        <w:left w:val="none" w:sz="0" w:space="0" w:color="auto"/>
        <w:bottom w:val="none" w:sz="0" w:space="0" w:color="auto"/>
        <w:right w:val="none" w:sz="0" w:space="0" w:color="auto"/>
      </w:divBdr>
    </w:div>
    <w:div w:id="688602603">
      <w:bodyDiv w:val="1"/>
      <w:marLeft w:val="0"/>
      <w:marRight w:val="0"/>
      <w:marTop w:val="0"/>
      <w:marBottom w:val="0"/>
      <w:divBdr>
        <w:top w:val="none" w:sz="0" w:space="0" w:color="auto"/>
        <w:left w:val="none" w:sz="0" w:space="0" w:color="auto"/>
        <w:bottom w:val="none" w:sz="0" w:space="0" w:color="auto"/>
        <w:right w:val="none" w:sz="0" w:space="0" w:color="auto"/>
      </w:divBdr>
    </w:div>
    <w:div w:id="704982335">
      <w:bodyDiv w:val="1"/>
      <w:marLeft w:val="0"/>
      <w:marRight w:val="0"/>
      <w:marTop w:val="0"/>
      <w:marBottom w:val="0"/>
      <w:divBdr>
        <w:top w:val="none" w:sz="0" w:space="0" w:color="auto"/>
        <w:left w:val="none" w:sz="0" w:space="0" w:color="auto"/>
        <w:bottom w:val="none" w:sz="0" w:space="0" w:color="auto"/>
        <w:right w:val="none" w:sz="0" w:space="0" w:color="auto"/>
      </w:divBdr>
    </w:div>
    <w:div w:id="740181240">
      <w:bodyDiv w:val="1"/>
      <w:marLeft w:val="0"/>
      <w:marRight w:val="0"/>
      <w:marTop w:val="0"/>
      <w:marBottom w:val="0"/>
      <w:divBdr>
        <w:top w:val="none" w:sz="0" w:space="0" w:color="auto"/>
        <w:left w:val="none" w:sz="0" w:space="0" w:color="auto"/>
        <w:bottom w:val="none" w:sz="0" w:space="0" w:color="auto"/>
        <w:right w:val="none" w:sz="0" w:space="0" w:color="auto"/>
      </w:divBdr>
    </w:div>
    <w:div w:id="749813286">
      <w:bodyDiv w:val="1"/>
      <w:marLeft w:val="0"/>
      <w:marRight w:val="0"/>
      <w:marTop w:val="0"/>
      <w:marBottom w:val="0"/>
      <w:divBdr>
        <w:top w:val="none" w:sz="0" w:space="0" w:color="auto"/>
        <w:left w:val="none" w:sz="0" w:space="0" w:color="auto"/>
        <w:bottom w:val="none" w:sz="0" w:space="0" w:color="auto"/>
        <w:right w:val="none" w:sz="0" w:space="0" w:color="auto"/>
      </w:divBdr>
    </w:div>
    <w:div w:id="766733367">
      <w:bodyDiv w:val="1"/>
      <w:marLeft w:val="0"/>
      <w:marRight w:val="0"/>
      <w:marTop w:val="0"/>
      <w:marBottom w:val="0"/>
      <w:divBdr>
        <w:top w:val="none" w:sz="0" w:space="0" w:color="auto"/>
        <w:left w:val="none" w:sz="0" w:space="0" w:color="auto"/>
        <w:bottom w:val="none" w:sz="0" w:space="0" w:color="auto"/>
        <w:right w:val="none" w:sz="0" w:space="0" w:color="auto"/>
      </w:divBdr>
    </w:div>
    <w:div w:id="792023728">
      <w:bodyDiv w:val="1"/>
      <w:marLeft w:val="0"/>
      <w:marRight w:val="0"/>
      <w:marTop w:val="0"/>
      <w:marBottom w:val="0"/>
      <w:divBdr>
        <w:top w:val="none" w:sz="0" w:space="0" w:color="auto"/>
        <w:left w:val="none" w:sz="0" w:space="0" w:color="auto"/>
        <w:bottom w:val="none" w:sz="0" w:space="0" w:color="auto"/>
        <w:right w:val="none" w:sz="0" w:space="0" w:color="auto"/>
      </w:divBdr>
    </w:div>
    <w:div w:id="797839430">
      <w:bodyDiv w:val="1"/>
      <w:marLeft w:val="0"/>
      <w:marRight w:val="0"/>
      <w:marTop w:val="0"/>
      <w:marBottom w:val="0"/>
      <w:divBdr>
        <w:top w:val="none" w:sz="0" w:space="0" w:color="auto"/>
        <w:left w:val="none" w:sz="0" w:space="0" w:color="auto"/>
        <w:bottom w:val="none" w:sz="0" w:space="0" w:color="auto"/>
        <w:right w:val="none" w:sz="0" w:space="0" w:color="auto"/>
      </w:divBdr>
    </w:div>
    <w:div w:id="811753446">
      <w:bodyDiv w:val="1"/>
      <w:marLeft w:val="0"/>
      <w:marRight w:val="0"/>
      <w:marTop w:val="0"/>
      <w:marBottom w:val="0"/>
      <w:divBdr>
        <w:top w:val="none" w:sz="0" w:space="0" w:color="auto"/>
        <w:left w:val="none" w:sz="0" w:space="0" w:color="auto"/>
        <w:bottom w:val="none" w:sz="0" w:space="0" w:color="auto"/>
        <w:right w:val="none" w:sz="0" w:space="0" w:color="auto"/>
      </w:divBdr>
      <w:divsChild>
        <w:div w:id="18095615">
          <w:marLeft w:val="0"/>
          <w:marRight w:val="0"/>
          <w:marTop w:val="0"/>
          <w:marBottom w:val="0"/>
          <w:divBdr>
            <w:top w:val="none" w:sz="0" w:space="0" w:color="auto"/>
            <w:left w:val="none" w:sz="0" w:space="0" w:color="auto"/>
            <w:bottom w:val="none" w:sz="0" w:space="0" w:color="auto"/>
            <w:right w:val="none" w:sz="0" w:space="0" w:color="auto"/>
          </w:divBdr>
        </w:div>
        <w:div w:id="406804097">
          <w:marLeft w:val="0"/>
          <w:marRight w:val="0"/>
          <w:marTop w:val="0"/>
          <w:marBottom w:val="0"/>
          <w:divBdr>
            <w:top w:val="none" w:sz="0" w:space="0" w:color="auto"/>
            <w:left w:val="none" w:sz="0" w:space="0" w:color="auto"/>
            <w:bottom w:val="none" w:sz="0" w:space="0" w:color="auto"/>
            <w:right w:val="none" w:sz="0" w:space="0" w:color="auto"/>
          </w:divBdr>
        </w:div>
        <w:div w:id="479226960">
          <w:marLeft w:val="0"/>
          <w:marRight w:val="0"/>
          <w:marTop w:val="0"/>
          <w:marBottom w:val="0"/>
          <w:divBdr>
            <w:top w:val="none" w:sz="0" w:space="0" w:color="auto"/>
            <w:left w:val="none" w:sz="0" w:space="0" w:color="auto"/>
            <w:bottom w:val="none" w:sz="0" w:space="0" w:color="auto"/>
            <w:right w:val="none" w:sz="0" w:space="0" w:color="auto"/>
          </w:divBdr>
        </w:div>
        <w:div w:id="694310048">
          <w:marLeft w:val="0"/>
          <w:marRight w:val="0"/>
          <w:marTop w:val="0"/>
          <w:marBottom w:val="0"/>
          <w:divBdr>
            <w:top w:val="none" w:sz="0" w:space="0" w:color="auto"/>
            <w:left w:val="none" w:sz="0" w:space="0" w:color="auto"/>
            <w:bottom w:val="none" w:sz="0" w:space="0" w:color="auto"/>
            <w:right w:val="none" w:sz="0" w:space="0" w:color="auto"/>
          </w:divBdr>
        </w:div>
        <w:div w:id="1402747974">
          <w:marLeft w:val="0"/>
          <w:marRight w:val="0"/>
          <w:marTop w:val="0"/>
          <w:marBottom w:val="0"/>
          <w:divBdr>
            <w:top w:val="none" w:sz="0" w:space="0" w:color="auto"/>
            <w:left w:val="none" w:sz="0" w:space="0" w:color="auto"/>
            <w:bottom w:val="none" w:sz="0" w:space="0" w:color="auto"/>
            <w:right w:val="none" w:sz="0" w:space="0" w:color="auto"/>
          </w:divBdr>
        </w:div>
        <w:div w:id="1408839745">
          <w:marLeft w:val="0"/>
          <w:marRight w:val="0"/>
          <w:marTop w:val="0"/>
          <w:marBottom w:val="0"/>
          <w:divBdr>
            <w:top w:val="none" w:sz="0" w:space="0" w:color="auto"/>
            <w:left w:val="none" w:sz="0" w:space="0" w:color="auto"/>
            <w:bottom w:val="none" w:sz="0" w:space="0" w:color="auto"/>
            <w:right w:val="none" w:sz="0" w:space="0" w:color="auto"/>
          </w:divBdr>
        </w:div>
        <w:div w:id="1438409064">
          <w:marLeft w:val="0"/>
          <w:marRight w:val="0"/>
          <w:marTop w:val="0"/>
          <w:marBottom w:val="0"/>
          <w:divBdr>
            <w:top w:val="none" w:sz="0" w:space="0" w:color="auto"/>
            <w:left w:val="none" w:sz="0" w:space="0" w:color="auto"/>
            <w:bottom w:val="none" w:sz="0" w:space="0" w:color="auto"/>
            <w:right w:val="none" w:sz="0" w:space="0" w:color="auto"/>
          </w:divBdr>
        </w:div>
        <w:div w:id="1453019479">
          <w:marLeft w:val="0"/>
          <w:marRight w:val="0"/>
          <w:marTop w:val="0"/>
          <w:marBottom w:val="0"/>
          <w:divBdr>
            <w:top w:val="none" w:sz="0" w:space="0" w:color="auto"/>
            <w:left w:val="none" w:sz="0" w:space="0" w:color="auto"/>
            <w:bottom w:val="none" w:sz="0" w:space="0" w:color="auto"/>
            <w:right w:val="none" w:sz="0" w:space="0" w:color="auto"/>
          </w:divBdr>
        </w:div>
        <w:div w:id="1588878459">
          <w:marLeft w:val="0"/>
          <w:marRight w:val="0"/>
          <w:marTop w:val="0"/>
          <w:marBottom w:val="0"/>
          <w:divBdr>
            <w:top w:val="none" w:sz="0" w:space="0" w:color="auto"/>
            <w:left w:val="none" w:sz="0" w:space="0" w:color="auto"/>
            <w:bottom w:val="none" w:sz="0" w:space="0" w:color="auto"/>
            <w:right w:val="none" w:sz="0" w:space="0" w:color="auto"/>
          </w:divBdr>
        </w:div>
        <w:div w:id="2028213959">
          <w:marLeft w:val="0"/>
          <w:marRight w:val="0"/>
          <w:marTop w:val="0"/>
          <w:marBottom w:val="0"/>
          <w:divBdr>
            <w:top w:val="none" w:sz="0" w:space="0" w:color="auto"/>
            <w:left w:val="none" w:sz="0" w:space="0" w:color="auto"/>
            <w:bottom w:val="none" w:sz="0" w:space="0" w:color="auto"/>
            <w:right w:val="none" w:sz="0" w:space="0" w:color="auto"/>
          </w:divBdr>
        </w:div>
        <w:div w:id="2106147585">
          <w:marLeft w:val="0"/>
          <w:marRight w:val="0"/>
          <w:marTop w:val="0"/>
          <w:marBottom w:val="0"/>
          <w:divBdr>
            <w:top w:val="none" w:sz="0" w:space="0" w:color="auto"/>
            <w:left w:val="none" w:sz="0" w:space="0" w:color="auto"/>
            <w:bottom w:val="none" w:sz="0" w:space="0" w:color="auto"/>
            <w:right w:val="none" w:sz="0" w:space="0" w:color="auto"/>
          </w:divBdr>
        </w:div>
      </w:divsChild>
    </w:div>
    <w:div w:id="818838103">
      <w:bodyDiv w:val="1"/>
      <w:marLeft w:val="0"/>
      <w:marRight w:val="0"/>
      <w:marTop w:val="0"/>
      <w:marBottom w:val="0"/>
      <w:divBdr>
        <w:top w:val="none" w:sz="0" w:space="0" w:color="auto"/>
        <w:left w:val="none" w:sz="0" w:space="0" w:color="auto"/>
        <w:bottom w:val="none" w:sz="0" w:space="0" w:color="auto"/>
        <w:right w:val="none" w:sz="0" w:space="0" w:color="auto"/>
      </w:divBdr>
      <w:divsChild>
        <w:div w:id="1945379553">
          <w:marLeft w:val="-720"/>
          <w:marRight w:val="0"/>
          <w:marTop w:val="0"/>
          <w:marBottom w:val="0"/>
          <w:divBdr>
            <w:top w:val="none" w:sz="0" w:space="0" w:color="auto"/>
            <w:left w:val="none" w:sz="0" w:space="0" w:color="auto"/>
            <w:bottom w:val="none" w:sz="0" w:space="0" w:color="auto"/>
            <w:right w:val="none" w:sz="0" w:space="0" w:color="auto"/>
          </w:divBdr>
        </w:div>
      </w:divsChild>
    </w:div>
    <w:div w:id="827944112">
      <w:bodyDiv w:val="1"/>
      <w:marLeft w:val="0"/>
      <w:marRight w:val="0"/>
      <w:marTop w:val="0"/>
      <w:marBottom w:val="0"/>
      <w:divBdr>
        <w:top w:val="none" w:sz="0" w:space="0" w:color="auto"/>
        <w:left w:val="none" w:sz="0" w:space="0" w:color="auto"/>
        <w:bottom w:val="none" w:sz="0" w:space="0" w:color="auto"/>
        <w:right w:val="none" w:sz="0" w:space="0" w:color="auto"/>
      </w:divBdr>
    </w:div>
    <w:div w:id="912858045">
      <w:bodyDiv w:val="1"/>
      <w:marLeft w:val="0"/>
      <w:marRight w:val="0"/>
      <w:marTop w:val="0"/>
      <w:marBottom w:val="0"/>
      <w:divBdr>
        <w:top w:val="none" w:sz="0" w:space="0" w:color="auto"/>
        <w:left w:val="none" w:sz="0" w:space="0" w:color="auto"/>
        <w:bottom w:val="none" w:sz="0" w:space="0" w:color="auto"/>
        <w:right w:val="none" w:sz="0" w:space="0" w:color="auto"/>
      </w:divBdr>
    </w:div>
    <w:div w:id="949092727">
      <w:bodyDiv w:val="1"/>
      <w:marLeft w:val="0"/>
      <w:marRight w:val="0"/>
      <w:marTop w:val="0"/>
      <w:marBottom w:val="0"/>
      <w:divBdr>
        <w:top w:val="none" w:sz="0" w:space="0" w:color="auto"/>
        <w:left w:val="none" w:sz="0" w:space="0" w:color="auto"/>
        <w:bottom w:val="none" w:sz="0" w:space="0" w:color="auto"/>
        <w:right w:val="none" w:sz="0" w:space="0" w:color="auto"/>
      </w:divBdr>
    </w:div>
    <w:div w:id="965311224">
      <w:bodyDiv w:val="1"/>
      <w:marLeft w:val="0"/>
      <w:marRight w:val="0"/>
      <w:marTop w:val="0"/>
      <w:marBottom w:val="0"/>
      <w:divBdr>
        <w:top w:val="none" w:sz="0" w:space="0" w:color="auto"/>
        <w:left w:val="none" w:sz="0" w:space="0" w:color="auto"/>
        <w:bottom w:val="none" w:sz="0" w:space="0" w:color="auto"/>
        <w:right w:val="none" w:sz="0" w:space="0" w:color="auto"/>
      </w:divBdr>
      <w:divsChild>
        <w:div w:id="1274440713">
          <w:marLeft w:val="-720"/>
          <w:marRight w:val="0"/>
          <w:marTop w:val="0"/>
          <w:marBottom w:val="0"/>
          <w:divBdr>
            <w:top w:val="none" w:sz="0" w:space="0" w:color="auto"/>
            <w:left w:val="none" w:sz="0" w:space="0" w:color="auto"/>
            <w:bottom w:val="none" w:sz="0" w:space="0" w:color="auto"/>
            <w:right w:val="none" w:sz="0" w:space="0" w:color="auto"/>
          </w:divBdr>
        </w:div>
      </w:divsChild>
    </w:div>
    <w:div w:id="986711586">
      <w:bodyDiv w:val="1"/>
      <w:marLeft w:val="0"/>
      <w:marRight w:val="0"/>
      <w:marTop w:val="0"/>
      <w:marBottom w:val="0"/>
      <w:divBdr>
        <w:top w:val="none" w:sz="0" w:space="0" w:color="auto"/>
        <w:left w:val="none" w:sz="0" w:space="0" w:color="auto"/>
        <w:bottom w:val="none" w:sz="0" w:space="0" w:color="auto"/>
        <w:right w:val="none" w:sz="0" w:space="0" w:color="auto"/>
      </w:divBdr>
      <w:divsChild>
        <w:div w:id="962542564">
          <w:marLeft w:val="-720"/>
          <w:marRight w:val="0"/>
          <w:marTop w:val="0"/>
          <w:marBottom w:val="0"/>
          <w:divBdr>
            <w:top w:val="none" w:sz="0" w:space="0" w:color="auto"/>
            <w:left w:val="none" w:sz="0" w:space="0" w:color="auto"/>
            <w:bottom w:val="none" w:sz="0" w:space="0" w:color="auto"/>
            <w:right w:val="none" w:sz="0" w:space="0" w:color="auto"/>
          </w:divBdr>
        </w:div>
      </w:divsChild>
    </w:div>
    <w:div w:id="1056271693">
      <w:bodyDiv w:val="1"/>
      <w:marLeft w:val="0"/>
      <w:marRight w:val="0"/>
      <w:marTop w:val="0"/>
      <w:marBottom w:val="0"/>
      <w:divBdr>
        <w:top w:val="none" w:sz="0" w:space="0" w:color="auto"/>
        <w:left w:val="none" w:sz="0" w:space="0" w:color="auto"/>
        <w:bottom w:val="none" w:sz="0" w:space="0" w:color="auto"/>
        <w:right w:val="none" w:sz="0" w:space="0" w:color="auto"/>
      </w:divBdr>
    </w:div>
    <w:div w:id="1059749827">
      <w:bodyDiv w:val="1"/>
      <w:marLeft w:val="0"/>
      <w:marRight w:val="0"/>
      <w:marTop w:val="0"/>
      <w:marBottom w:val="0"/>
      <w:divBdr>
        <w:top w:val="none" w:sz="0" w:space="0" w:color="auto"/>
        <w:left w:val="none" w:sz="0" w:space="0" w:color="auto"/>
        <w:bottom w:val="none" w:sz="0" w:space="0" w:color="auto"/>
        <w:right w:val="none" w:sz="0" w:space="0" w:color="auto"/>
      </w:divBdr>
    </w:div>
    <w:div w:id="1067998637">
      <w:bodyDiv w:val="1"/>
      <w:marLeft w:val="0"/>
      <w:marRight w:val="0"/>
      <w:marTop w:val="0"/>
      <w:marBottom w:val="0"/>
      <w:divBdr>
        <w:top w:val="none" w:sz="0" w:space="0" w:color="auto"/>
        <w:left w:val="none" w:sz="0" w:space="0" w:color="auto"/>
        <w:bottom w:val="none" w:sz="0" w:space="0" w:color="auto"/>
        <w:right w:val="none" w:sz="0" w:space="0" w:color="auto"/>
      </w:divBdr>
    </w:div>
    <w:div w:id="1127359768">
      <w:bodyDiv w:val="1"/>
      <w:marLeft w:val="0"/>
      <w:marRight w:val="0"/>
      <w:marTop w:val="0"/>
      <w:marBottom w:val="0"/>
      <w:divBdr>
        <w:top w:val="none" w:sz="0" w:space="0" w:color="auto"/>
        <w:left w:val="none" w:sz="0" w:space="0" w:color="auto"/>
        <w:bottom w:val="none" w:sz="0" w:space="0" w:color="auto"/>
        <w:right w:val="none" w:sz="0" w:space="0" w:color="auto"/>
      </w:divBdr>
      <w:divsChild>
        <w:div w:id="277612787">
          <w:marLeft w:val="0"/>
          <w:marRight w:val="0"/>
          <w:marTop w:val="0"/>
          <w:marBottom w:val="0"/>
          <w:divBdr>
            <w:top w:val="none" w:sz="0" w:space="0" w:color="auto"/>
            <w:left w:val="none" w:sz="0" w:space="0" w:color="auto"/>
            <w:bottom w:val="none" w:sz="0" w:space="0" w:color="auto"/>
            <w:right w:val="none" w:sz="0" w:space="0" w:color="auto"/>
          </w:divBdr>
        </w:div>
        <w:div w:id="923611568">
          <w:marLeft w:val="0"/>
          <w:marRight w:val="0"/>
          <w:marTop w:val="0"/>
          <w:marBottom w:val="0"/>
          <w:divBdr>
            <w:top w:val="none" w:sz="0" w:space="0" w:color="auto"/>
            <w:left w:val="none" w:sz="0" w:space="0" w:color="auto"/>
            <w:bottom w:val="none" w:sz="0" w:space="0" w:color="auto"/>
            <w:right w:val="none" w:sz="0" w:space="0" w:color="auto"/>
          </w:divBdr>
        </w:div>
        <w:div w:id="939721261">
          <w:marLeft w:val="0"/>
          <w:marRight w:val="0"/>
          <w:marTop w:val="0"/>
          <w:marBottom w:val="0"/>
          <w:divBdr>
            <w:top w:val="none" w:sz="0" w:space="0" w:color="auto"/>
            <w:left w:val="none" w:sz="0" w:space="0" w:color="auto"/>
            <w:bottom w:val="none" w:sz="0" w:space="0" w:color="auto"/>
            <w:right w:val="none" w:sz="0" w:space="0" w:color="auto"/>
          </w:divBdr>
        </w:div>
        <w:div w:id="954092704">
          <w:marLeft w:val="0"/>
          <w:marRight w:val="0"/>
          <w:marTop w:val="0"/>
          <w:marBottom w:val="0"/>
          <w:divBdr>
            <w:top w:val="none" w:sz="0" w:space="0" w:color="auto"/>
            <w:left w:val="none" w:sz="0" w:space="0" w:color="auto"/>
            <w:bottom w:val="none" w:sz="0" w:space="0" w:color="auto"/>
            <w:right w:val="none" w:sz="0" w:space="0" w:color="auto"/>
          </w:divBdr>
        </w:div>
        <w:div w:id="1342707922">
          <w:marLeft w:val="0"/>
          <w:marRight w:val="0"/>
          <w:marTop w:val="0"/>
          <w:marBottom w:val="0"/>
          <w:divBdr>
            <w:top w:val="none" w:sz="0" w:space="0" w:color="auto"/>
            <w:left w:val="none" w:sz="0" w:space="0" w:color="auto"/>
            <w:bottom w:val="none" w:sz="0" w:space="0" w:color="auto"/>
            <w:right w:val="none" w:sz="0" w:space="0" w:color="auto"/>
          </w:divBdr>
        </w:div>
        <w:div w:id="1345519679">
          <w:marLeft w:val="0"/>
          <w:marRight w:val="0"/>
          <w:marTop w:val="0"/>
          <w:marBottom w:val="0"/>
          <w:divBdr>
            <w:top w:val="none" w:sz="0" w:space="0" w:color="auto"/>
            <w:left w:val="none" w:sz="0" w:space="0" w:color="auto"/>
            <w:bottom w:val="none" w:sz="0" w:space="0" w:color="auto"/>
            <w:right w:val="none" w:sz="0" w:space="0" w:color="auto"/>
          </w:divBdr>
        </w:div>
        <w:div w:id="1731417144">
          <w:marLeft w:val="0"/>
          <w:marRight w:val="0"/>
          <w:marTop w:val="0"/>
          <w:marBottom w:val="0"/>
          <w:divBdr>
            <w:top w:val="none" w:sz="0" w:space="0" w:color="auto"/>
            <w:left w:val="none" w:sz="0" w:space="0" w:color="auto"/>
            <w:bottom w:val="none" w:sz="0" w:space="0" w:color="auto"/>
            <w:right w:val="none" w:sz="0" w:space="0" w:color="auto"/>
          </w:divBdr>
        </w:div>
        <w:div w:id="2042395792">
          <w:marLeft w:val="0"/>
          <w:marRight w:val="0"/>
          <w:marTop w:val="0"/>
          <w:marBottom w:val="0"/>
          <w:divBdr>
            <w:top w:val="none" w:sz="0" w:space="0" w:color="auto"/>
            <w:left w:val="none" w:sz="0" w:space="0" w:color="auto"/>
            <w:bottom w:val="none" w:sz="0" w:space="0" w:color="auto"/>
            <w:right w:val="none" w:sz="0" w:space="0" w:color="auto"/>
          </w:divBdr>
        </w:div>
        <w:div w:id="2083209181">
          <w:marLeft w:val="0"/>
          <w:marRight w:val="0"/>
          <w:marTop w:val="0"/>
          <w:marBottom w:val="0"/>
          <w:divBdr>
            <w:top w:val="none" w:sz="0" w:space="0" w:color="auto"/>
            <w:left w:val="none" w:sz="0" w:space="0" w:color="auto"/>
            <w:bottom w:val="none" w:sz="0" w:space="0" w:color="auto"/>
            <w:right w:val="none" w:sz="0" w:space="0" w:color="auto"/>
          </w:divBdr>
        </w:div>
      </w:divsChild>
    </w:div>
    <w:div w:id="1135214942">
      <w:bodyDiv w:val="1"/>
      <w:marLeft w:val="0"/>
      <w:marRight w:val="0"/>
      <w:marTop w:val="0"/>
      <w:marBottom w:val="0"/>
      <w:divBdr>
        <w:top w:val="none" w:sz="0" w:space="0" w:color="auto"/>
        <w:left w:val="none" w:sz="0" w:space="0" w:color="auto"/>
        <w:bottom w:val="none" w:sz="0" w:space="0" w:color="auto"/>
        <w:right w:val="none" w:sz="0" w:space="0" w:color="auto"/>
      </w:divBdr>
    </w:div>
    <w:div w:id="1141534384">
      <w:bodyDiv w:val="1"/>
      <w:marLeft w:val="0"/>
      <w:marRight w:val="0"/>
      <w:marTop w:val="0"/>
      <w:marBottom w:val="0"/>
      <w:divBdr>
        <w:top w:val="none" w:sz="0" w:space="0" w:color="auto"/>
        <w:left w:val="none" w:sz="0" w:space="0" w:color="auto"/>
        <w:bottom w:val="none" w:sz="0" w:space="0" w:color="auto"/>
        <w:right w:val="none" w:sz="0" w:space="0" w:color="auto"/>
      </w:divBdr>
      <w:divsChild>
        <w:div w:id="1101947803">
          <w:marLeft w:val="0"/>
          <w:marRight w:val="0"/>
          <w:marTop w:val="0"/>
          <w:marBottom w:val="0"/>
          <w:divBdr>
            <w:top w:val="none" w:sz="0" w:space="0" w:color="auto"/>
            <w:left w:val="none" w:sz="0" w:space="0" w:color="auto"/>
            <w:bottom w:val="none" w:sz="0" w:space="0" w:color="auto"/>
            <w:right w:val="none" w:sz="0" w:space="0" w:color="auto"/>
          </w:divBdr>
          <w:divsChild>
            <w:div w:id="868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5865">
      <w:bodyDiv w:val="1"/>
      <w:marLeft w:val="0"/>
      <w:marRight w:val="0"/>
      <w:marTop w:val="0"/>
      <w:marBottom w:val="0"/>
      <w:divBdr>
        <w:top w:val="none" w:sz="0" w:space="0" w:color="auto"/>
        <w:left w:val="none" w:sz="0" w:space="0" w:color="auto"/>
        <w:bottom w:val="none" w:sz="0" w:space="0" w:color="auto"/>
        <w:right w:val="none" w:sz="0" w:space="0" w:color="auto"/>
      </w:divBdr>
    </w:div>
    <w:div w:id="1166281467">
      <w:bodyDiv w:val="1"/>
      <w:marLeft w:val="0"/>
      <w:marRight w:val="0"/>
      <w:marTop w:val="0"/>
      <w:marBottom w:val="0"/>
      <w:divBdr>
        <w:top w:val="none" w:sz="0" w:space="0" w:color="auto"/>
        <w:left w:val="none" w:sz="0" w:space="0" w:color="auto"/>
        <w:bottom w:val="none" w:sz="0" w:space="0" w:color="auto"/>
        <w:right w:val="none" w:sz="0" w:space="0" w:color="auto"/>
      </w:divBdr>
    </w:div>
    <w:div w:id="1181973553">
      <w:bodyDiv w:val="1"/>
      <w:marLeft w:val="0"/>
      <w:marRight w:val="0"/>
      <w:marTop w:val="0"/>
      <w:marBottom w:val="0"/>
      <w:divBdr>
        <w:top w:val="none" w:sz="0" w:space="0" w:color="auto"/>
        <w:left w:val="none" w:sz="0" w:space="0" w:color="auto"/>
        <w:bottom w:val="none" w:sz="0" w:space="0" w:color="auto"/>
        <w:right w:val="none" w:sz="0" w:space="0" w:color="auto"/>
      </w:divBdr>
      <w:divsChild>
        <w:div w:id="487015164">
          <w:marLeft w:val="0"/>
          <w:marRight w:val="0"/>
          <w:marTop w:val="0"/>
          <w:marBottom w:val="0"/>
          <w:divBdr>
            <w:top w:val="none" w:sz="0" w:space="0" w:color="auto"/>
            <w:left w:val="none" w:sz="0" w:space="0" w:color="auto"/>
            <w:bottom w:val="none" w:sz="0" w:space="0" w:color="auto"/>
            <w:right w:val="none" w:sz="0" w:space="0" w:color="auto"/>
          </w:divBdr>
          <w:divsChild>
            <w:div w:id="221798774">
              <w:marLeft w:val="0"/>
              <w:marRight w:val="0"/>
              <w:marTop w:val="0"/>
              <w:marBottom w:val="0"/>
              <w:divBdr>
                <w:top w:val="none" w:sz="0" w:space="0" w:color="auto"/>
                <w:left w:val="none" w:sz="0" w:space="0" w:color="auto"/>
                <w:bottom w:val="none" w:sz="0" w:space="0" w:color="auto"/>
                <w:right w:val="none" w:sz="0" w:space="0" w:color="auto"/>
              </w:divBdr>
              <w:divsChild>
                <w:div w:id="1027678854">
                  <w:marLeft w:val="0"/>
                  <w:marRight w:val="0"/>
                  <w:marTop w:val="0"/>
                  <w:marBottom w:val="0"/>
                  <w:divBdr>
                    <w:top w:val="none" w:sz="0" w:space="0" w:color="auto"/>
                    <w:left w:val="none" w:sz="0" w:space="0" w:color="auto"/>
                    <w:bottom w:val="none" w:sz="0" w:space="0" w:color="auto"/>
                    <w:right w:val="none" w:sz="0" w:space="0" w:color="auto"/>
                  </w:divBdr>
                  <w:divsChild>
                    <w:div w:id="812719645">
                      <w:marLeft w:val="0"/>
                      <w:marRight w:val="0"/>
                      <w:marTop w:val="0"/>
                      <w:marBottom w:val="0"/>
                      <w:divBdr>
                        <w:top w:val="none" w:sz="0" w:space="0" w:color="auto"/>
                        <w:left w:val="none" w:sz="0" w:space="0" w:color="auto"/>
                        <w:bottom w:val="none" w:sz="0" w:space="0" w:color="auto"/>
                        <w:right w:val="none" w:sz="0" w:space="0" w:color="auto"/>
                      </w:divBdr>
                      <w:divsChild>
                        <w:div w:id="952828142">
                          <w:marLeft w:val="0"/>
                          <w:marRight w:val="0"/>
                          <w:marTop w:val="0"/>
                          <w:marBottom w:val="0"/>
                          <w:divBdr>
                            <w:top w:val="none" w:sz="0" w:space="0" w:color="auto"/>
                            <w:left w:val="none" w:sz="0" w:space="0" w:color="auto"/>
                            <w:bottom w:val="none" w:sz="0" w:space="0" w:color="auto"/>
                            <w:right w:val="none" w:sz="0" w:space="0" w:color="auto"/>
                          </w:divBdr>
                          <w:divsChild>
                            <w:div w:id="1619676420">
                              <w:marLeft w:val="0"/>
                              <w:marRight w:val="0"/>
                              <w:marTop w:val="0"/>
                              <w:marBottom w:val="0"/>
                              <w:divBdr>
                                <w:top w:val="none" w:sz="0" w:space="0" w:color="auto"/>
                                <w:left w:val="none" w:sz="0" w:space="0" w:color="auto"/>
                                <w:bottom w:val="none" w:sz="0" w:space="0" w:color="auto"/>
                                <w:right w:val="none" w:sz="0" w:space="0" w:color="auto"/>
                              </w:divBdr>
                              <w:divsChild>
                                <w:div w:id="1467089519">
                                  <w:marLeft w:val="0"/>
                                  <w:marRight w:val="0"/>
                                  <w:marTop w:val="0"/>
                                  <w:marBottom w:val="0"/>
                                  <w:divBdr>
                                    <w:top w:val="none" w:sz="0" w:space="0" w:color="auto"/>
                                    <w:left w:val="none" w:sz="0" w:space="0" w:color="auto"/>
                                    <w:bottom w:val="none" w:sz="0" w:space="0" w:color="auto"/>
                                    <w:right w:val="none" w:sz="0" w:space="0" w:color="auto"/>
                                  </w:divBdr>
                                  <w:divsChild>
                                    <w:div w:id="1976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1410675">
      <w:bodyDiv w:val="1"/>
      <w:marLeft w:val="0"/>
      <w:marRight w:val="0"/>
      <w:marTop w:val="0"/>
      <w:marBottom w:val="0"/>
      <w:divBdr>
        <w:top w:val="none" w:sz="0" w:space="0" w:color="auto"/>
        <w:left w:val="none" w:sz="0" w:space="0" w:color="auto"/>
        <w:bottom w:val="none" w:sz="0" w:space="0" w:color="auto"/>
        <w:right w:val="none" w:sz="0" w:space="0" w:color="auto"/>
      </w:divBdr>
    </w:div>
    <w:div w:id="1205629922">
      <w:bodyDiv w:val="1"/>
      <w:marLeft w:val="0"/>
      <w:marRight w:val="0"/>
      <w:marTop w:val="0"/>
      <w:marBottom w:val="0"/>
      <w:divBdr>
        <w:top w:val="none" w:sz="0" w:space="0" w:color="auto"/>
        <w:left w:val="none" w:sz="0" w:space="0" w:color="auto"/>
        <w:bottom w:val="none" w:sz="0" w:space="0" w:color="auto"/>
        <w:right w:val="none" w:sz="0" w:space="0" w:color="auto"/>
      </w:divBdr>
    </w:div>
    <w:div w:id="1206335816">
      <w:bodyDiv w:val="1"/>
      <w:marLeft w:val="0"/>
      <w:marRight w:val="0"/>
      <w:marTop w:val="0"/>
      <w:marBottom w:val="0"/>
      <w:divBdr>
        <w:top w:val="none" w:sz="0" w:space="0" w:color="auto"/>
        <w:left w:val="none" w:sz="0" w:space="0" w:color="auto"/>
        <w:bottom w:val="none" w:sz="0" w:space="0" w:color="auto"/>
        <w:right w:val="none" w:sz="0" w:space="0" w:color="auto"/>
      </w:divBdr>
    </w:div>
    <w:div w:id="1241014454">
      <w:bodyDiv w:val="1"/>
      <w:marLeft w:val="0"/>
      <w:marRight w:val="0"/>
      <w:marTop w:val="0"/>
      <w:marBottom w:val="0"/>
      <w:divBdr>
        <w:top w:val="none" w:sz="0" w:space="0" w:color="auto"/>
        <w:left w:val="none" w:sz="0" w:space="0" w:color="auto"/>
        <w:bottom w:val="none" w:sz="0" w:space="0" w:color="auto"/>
        <w:right w:val="none" w:sz="0" w:space="0" w:color="auto"/>
      </w:divBdr>
    </w:div>
    <w:div w:id="1241989018">
      <w:bodyDiv w:val="1"/>
      <w:marLeft w:val="0"/>
      <w:marRight w:val="0"/>
      <w:marTop w:val="0"/>
      <w:marBottom w:val="0"/>
      <w:divBdr>
        <w:top w:val="none" w:sz="0" w:space="0" w:color="auto"/>
        <w:left w:val="none" w:sz="0" w:space="0" w:color="auto"/>
        <w:bottom w:val="none" w:sz="0" w:space="0" w:color="auto"/>
        <w:right w:val="none" w:sz="0" w:space="0" w:color="auto"/>
      </w:divBdr>
    </w:div>
    <w:div w:id="1287271868">
      <w:bodyDiv w:val="1"/>
      <w:marLeft w:val="0"/>
      <w:marRight w:val="0"/>
      <w:marTop w:val="0"/>
      <w:marBottom w:val="0"/>
      <w:divBdr>
        <w:top w:val="none" w:sz="0" w:space="0" w:color="auto"/>
        <w:left w:val="none" w:sz="0" w:space="0" w:color="auto"/>
        <w:bottom w:val="none" w:sz="0" w:space="0" w:color="auto"/>
        <w:right w:val="none" w:sz="0" w:space="0" w:color="auto"/>
      </w:divBdr>
    </w:div>
    <w:div w:id="1291399509">
      <w:bodyDiv w:val="1"/>
      <w:marLeft w:val="0"/>
      <w:marRight w:val="0"/>
      <w:marTop w:val="0"/>
      <w:marBottom w:val="0"/>
      <w:divBdr>
        <w:top w:val="none" w:sz="0" w:space="0" w:color="auto"/>
        <w:left w:val="none" w:sz="0" w:space="0" w:color="auto"/>
        <w:bottom w:val="none" w:sz="0" w:space="0" w:color="auto"/>
        <w:right w:val="none" w:sz="0" w:space="0" w:color="auto"/>
      </w:divBdr>
    </w:div>
    <w:div w:id="1293825366">
      <w:bodyDiv w:val="1"/>
      <w:marLeft w:val="0"/>
      <w:marRight w:val="0"/>
      <w:marTop w:val="0"/>
      <w:marBottom w:val="0"/>
      <w:divBdr>
        <w:top w:val="none" w:sz="0" w:space="0" w:color="auto"/>
        <w:left w:val="none" w:sz="0" w:space="0" w:color="auto"/>
        <w:bottom w:val="none" w:sz="0" w:space="0" w:color="auto"/>
        <w:right w:val="none" w:sz="0" w:space="0" w:color="auto"/>
      </w:divBdr>
    </w:div>
    <w:div w:id="1298684057">
      <w:bodyDiv w:val="1"/>
      <w:marLeft w:val="0"/>
      <w:marRight w:val="0"/>
      <w:marTop w:val="0"/>
      <w:marBottom w:val="0"/>
      <w:divBdr>
        <w:top w:val="none" w:sz="0" w:space="0" w:color="auto"/>
        <w:left w:val="none" w:sz="0" w:space="0" w:color="auto"/>
        <w:bottom w:val="none" w:sz="0" w:space="0" w:color="auto"/>
        <w:right w:val="none" w:sz="0" w:space="0" w:color="auto"/>
      </w:divBdr>
    </w:div>
    <w:div w:id="1304887367">
      <w:bodyDiv w:val="1"/>
      <w:marLeft w:val="0"/>
      <w:marRight w:val="0"/>
      <w:marTop w:val="0"/>
      <w:marBottom w:val="0"/>
      <w:divBdr>
        <w:top w:val="none" w:sz="0" w:space="0" w:color="auto"/>
        <w:left w:val="none" w:sz="0" w:space="0" w:color="auto"/>
        <w:bottom w:val="none" w:sz="0" w:space="0" w:color="auto"/>
        <w:right w:val="none" w:sz="0" w:space="0" w:color="auto"/>
      </w:divBdr>
      <w:divsChild>
        <w:div w:id="1016660737">
          <w:marLeft w:val="0"/>
          <w:marRight w:val="0"/>
          <w:marTop w:val="0"/>
          <w:marBottom w:val="0"/>
          <w:divBdr>
            <w:top w:val="none" w:sz="0" w:space="0" w:color="auto"/>
            <w:left w:val="none" w:sz="0" w:space="0" w:color="auto"/>
            <w:bottom w:val="none" w:sz="0" w:space="0" w:color="auto"/>
            <w:right w:val="none" w:sz="0" w:space="0" w:color="auto"/>
          </w:divBdr>
          <w:divsChild>
            <w:div w:id="1980651468">
              <w:marLeft w:val="0"/>
              <w:marRight w:val="0"/>
              <w:marTop w:val="0"/>
              <w:marBottom w:val="0"/>
              <w:divBdr>
                <w:top w:val="none" w:sz="0" w:space="0" w:color="auto"/>
                <w:left w:val="none" w:sz="0" w:space="0" w:color="auto"/>
                <w:bottom w:val="none" w:sz="0" w:space="0" w:color="auto"/>
                <w:right w:val="none" w:sz="0" w:space="0" w:color="auto"/>
              </w:divBdr>
              <w:divsChild>
                <w:div w:id="317342708">
                  <w:marLeft w:val="0"/>
                  <w:marRight w:val="0"/>
                  <w:marTop w:val="0"/>
                  <w:marBottom w:val="0"/>
                  <w:divBdr>
                    <w:top w:val="none" w:sz="0" w:space="0" w:color="auto"/>
                    <w:left w:val="none" w:sz="0" w:space="0" w:color="auto"/>
                    <w:bottom w:val="none" w:sz="0" w:space="0" w:color="auto"/>
                    <w:right w:val="none" w:sz="0" w:space="0" w:color="auto"/>
                  </w:divBdr>
                  <w:divsChild>
                    <w:div w:id="12997875">
                      <w:marLeft w:val="0"/>
                      <w:marRight w:val="0"/>
                      <w:marTop w:val="0"/>
                      <w:marBottom w:val="0"/>
                      <w:divBdr>
                        <w:top w:val="none" w:sz="0" w:space="0" w:color="auto"/>
                        <w:left w:val="none" w:sz="0" w:space="0" w:color="auto"/>
                        <w:bottom w:val="none" w:sz="0" w:space="0" w:color="auto"/>
                        <w:right w:val="none" w:sz="0" w:space="0" w:color="auto"/>
                      </w:divBdr>
                      <w:divsChild>
                        <w:div w:id="1146553154">
                          <w:marLeft w:val="0"/>
                          <w:marRight w:val="0"/>
                          <w:marTop w:val="0"/>
                          <w:marBottom w:val="0"/>
                          <w:divBdr>
                            <w:top w:val="none" w:sz="0" w:space="0" w:color="auto"/>
                            <w:left w:val="none" w:sz="0" w:space="0" w:color="auto"/>
                            <w:bottom w:val="none" w:sz="0" w:space="0" w:color="auto"/>
                            <w:right w:val="none" w:sz="0" w:space="0" w:color="auto"/>
                          </w:divBdr>
                          <w:divsChild>
                            <w:div w:id="1784153457">
                              <w:marLeft w:val="0"/>
                              <w:marRight w:val="0"/>
                              <w:marTop w:val="0"/>
                              <w:marBottom w:val="0"/>
                              <w:divBdr>
                                <w:top w:val="none" w:sz="0" w:space="0" w:color="auto"/>
                                <w:left w:val="none" w:sz="0" w:space="0" w:color="auto"/>
                                <w:bottom w:val="none" w:sz="0" w:space="0" w:color="auto"/>
                                <w:right w:val="none" w:sz="0" w:space="0" w:color="auto"/>
                              </w:divBdr>
                              <w:divsChild>
                                <w:div w:id="52587610">
                                  <w:marLeft w:val="0"/>
                                  <w:marRight w:val="0"/>
                                  <w:marTop w:val="0"/>
                                  <w:marBottom w:val="0"/>
                                  <w:divBdr>
                                    <w:top w:val="none" w:sz="0" w:space="0" w:color="auto"/>
                                    <w:left w:val="none" w:sz="0" w:space="0" w:color="auto"/>
                                    <w:bottom w:val="none" w:sz="0" w:space="0" w:color="auto"/>
                                    <w:right w:val="none" w:sz="0" w:space="0" w:color="auto"/>
                                  </w:divBdr>
                                  <w:divsChild>
                                    <w:div w:id="3588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316183">
      <w:bodyDiv w:val="1"/>
      <w:marLeft w:val="0"/>
      <w:marRight w:val="0"/>
      <w:marTop w:val="0"/>
      <w:marBottom w:val="0"/>
      <w:divBdr>
        <w:top w:val="none" w:sz="0" w:space="0" w:color="auto"/>
        <w:left w:val="none" w:sz="0" w:space="0" w:color="auto"/>
        <w:bottom w:val="none" w:sz="0" w:space="0" w:color="auto"/>
        <w:right w:val="none" w:sz="0" w:space="0" w:color="auto"/>
      </w:divBdr>
      <w:divsChild>
        <w:div w:id="198474407">
          <w:marLeft w:val="0"/>
          <w:marRight w:val="0"/>
          <w:marTop w:val="0"/>
          <w:marBottom w:val="0"/>
          <w:divBdr>
            <w:top w:val="none" w:sz="0" w:space="0" w:color="auto"/>
            <w:left w:val="none" w:sz="0" w:space="0" w:color="auto"/>
            <w:bottom w:val="none" w:sz="0" w:space="0" w:color="auto"/>
            <w:right w:val="none" w:sz="0" w:space="0" w:color="auto"/>
          </w:divBdr>
        </w:div>
        <w:div w:id="304287023">
          <w:marLeft w:val="0"/>
          <w:marRight w:val="0"/>
          <w:marTop w:val="0"/>
          <w:marBottom w:val="0"/>
          <w:divBdr>
            <w:top w:val="none" w:sz="0" w:space="0" w:color="auto"/>
            <w:left w:val="none" w:sz="0" w:space="0" w:color="auto"/>
            <w:bottom w:val="none" w:sz="0" w:space="0" w:color="auto"/>
            <w:right w:val="none" w:sz="0" w:space="0" w:color="auto"/>
          </w:divBdr>
        </w:div>
        <w:div w:id="458762292">
          <w:marLeft w:val="0"/>
          <w:marRight w:val="0"/>
          <w:marTop w:val="0"/>
          <w:marBottom w:val="0"/>
          <w:divBdr>
            <w:top w:val="none" w:sz="0" w:space="0" w:color="auto"/>
            <w:left w:val="none" w:sz="0" w:space="0" w:color="auto"/>
            <w:bottom w:val="none" w:sz="0" w:space="0" w:color="auto"/>
            <w:right w:val="none" w:sz="0" w:space="0" w:color="auto"/>
          </w:divBdr>
        </w:div>
        <w:div w:id="592664732">
          <w:marLeft w:val="0"/>
          <w:marRight w:val="0"/>
          <w:marTop w:val="0"/>
          <w:marBottom w:val="0"/>
          <w:divBdr>
            <w:top w:val="none" w:sz="0" w:space="0" w:color="auto"/>
            <w:left w:val="none" w:sz="0" w:space="0" w:color="auto"/>
            <w:bottom w:val="none" w:sz="0" w:space="0" w:color="auto"/>
            <w:right w:val="none" w:sz="0" w:space="0" w:color="auto"/>
          </w:divBdr>
        </w:div>
        <w:div w:id="959259994">
          <w:marLeft w:val="0"/>
          <w:marRight w:val="0"/>
          <w:marTop w:val="0"/>
          <w:marBottom w:val="0"/>
          <w:divBdr>
            <w:top w:val="none" w:sz="0" w:space="0" w:color="auto"/>
            <w:left w:val="none" w:sz="0" w:space="0" w:color="auto"/>
            <w:bottom w:val="none" w:sz="0" w:space="0" w:color="auto"/>
            <w:right w:val="none" w:sz="0" w:space="0" w:color="auto"/>
          </w:divBdr>
        </w:div>
        <w:div w:id="1049763896">
          <w:marLeft w:val="0"/>
          <w:marRight w:val="0"/>
          <w:marTop w:val="0"/>
          <w:marBottom w:val="0"/>
          <w:divBdr>
            <w:top w:val="none" w:sz="0" w:space="0" w:color="auto"/>
            <w:left w:val="none" w:sz="0" w:space="0" w:color="auto"/>
            <w:bottom w:val="none" w:sz="0" w:space="0" w:color="auto"/>
            <w:right w:val="none" w:sz="0" w:space="0" w:color="auto"/>
          </w:divBdr>
        </w:div>
        <w:div w:id="1785615546">
          <w:marLeft w:val="0"/>
          <w:marRight w:val="0"/>
          <w:marTop w:val="0"/>
          <w:marBottom w:val="0"/>
          <w:divBdr>
            <w:top w:val="none" w:sz="0" w:space="0" w:color="auto"/>
            <w:left w:val="none" w:sz="0" w:space="0" w:color="auto"/>
            <w:bottom w:val="none" w:sz="0" w:space="0" w:color="auto"/>
            <w:right w:val="none" w:sz="0" w:space="0" w:color="auto"/>
          </w:divBdr>
        </w:div>
        <w:div w:id="1793356226">
          <w:marLeft w:val="0"/>
          <w:marRight w:val="0"/>
          <w:marTop w:val="0"/>
          <w:marBottom w:val="0"/>
          <w:divBdr>
            <w:top w:val="none" w:sz="0" w:space="0" w:color="auto"/>
            <w:left w:val="none" w:sz="0" w:space="0" w:color="auto"/>
            <w:bottom w:val="none" w:sz="0" w:space="0" w:color="auto"/>
            <w:right w:val="none" w:sz="0" w:space="0" w:color="auto"/>
          </w:divBdr>
        </w:div>
        <w:div w:id="2086948196">
          <w:marLeft w:val="0"/>
          <w:marRight w:val="0"/>
          <w:marTop w:val="0"/>
          <w:marBottom w:val="0"/>
          <w:divBdr>
            <w:top w:val="none" w:sz="0" w:space="0" w:color="auto"/>
            <w:left w:val="none" w:sz="0" w:space="0" w:color="auto"/>
            <w:bottom w:val="none" w:sz="0" w:space="0" w:color="auto"/>
            <w:right w:val="none" w:sz="0" w:space="0" w:color="auto"/>
          </w:divBdr>
        </w:div>
      </w:divsChild>
    </w:div>
    <w:div w:id="1341008258">
      <w:bodyDiv w:val="1"/>
      <w:marLeft w:val="0"/>
      <w:marRight w:val="0"/>
      <w:marTop w:val="0"/>
      <w:marBottom w:val="0"/>
      <w:divBdr>
        <w:top w:val="none" w:sz="0" w:space="0" w:color="auto"/>
        <w:left w:val="none" w:sz="0" w:space="0" w:color="auto"/>
        <w:bottom w:val="none" w:sz="0" w:space="0" w:color="auto"/>
        <w:right w:val="none" w:sz="0" w:space="0" w:color="auto"/>
      </w:divBdr>
    </w:div>
    <w:div w:id="1349601920">
      <w:bodyDiv w:val="1"/>
      <w:marLeft w:val="0"/>
      <w:marRight w:val="0"/>
      <w:marTop w:val="0"/>
      <w:marBottom w:val="0"/>
      <w:divBdr>
        <w:top w:val="none" w:sz="0" w:space="0" w:color="auto"/>
        <w:left w:val="none" w:sz="0" w:space="0" w:color="auto"/>
        <w:bottom w:val="none" w:sz="0" w:space="0" w:color="auto"/>
        <w:right w:val="none" w:sz="0" w:space="0" w:color="auto"/>
      </w:divBdr>
    </w:div>
    <w:div w:id="1354108880">
      <w:bodyDiv w:val="1"/>
      <w:marLeft w:val="0"/>
      <w:marRight w:val="0"/>
      <w:marTop w:val="0"/>
      <w:marBottom w:val="0"/>
      <w:divBdr>
        <w:top w:val="none" w:sz="0" w:space="0" w:color="auto"/>
        <w:left w:val="none" w:sz="0" w:space="0" w:color="auto"/>
        <w:bottom w:val="none" w:sz="0" w:space="0" w:color="auto"/>
        <w:right w:val="none" w:sz="0" w:space="0" w:color="auto"/>
      </w:divBdr>
      <w:divsChild>
        <w:div w:id="205415133">
          <w:marLeft w:val="-720"/>
          <w:marRight w:val="0"/>
          <w:marTop w:val="0"/>
          <w:marBottom w:val="0"/>
          <w:divBdr>
            <w:top w:val="none" w:sz="0" w:space="0" w:color="auto"/>
            <w:left w:val="none" w:sz="0" w:space="0" w:color="auto"/>
            <w:bottom w:val="none" w:sz="0" w:space="0" w:color="auto"/>
            <w:right w:val="none" w:sz="0" w:space="0" w:color="auto"/>
          </w:divBdr>
        </w:div>
      </w:divsChild>
    </w:div>
    <w:div w:id="1361056193">
      <w:bodyDiv w:val="1"/>
      <w:marLeft w:val="0"/>
      <w:marRight w:val="0"/>
      <w:marTop w:val="0"/>
      <w:marBottom w:val="0"/>
      <w:divBdr>
        <w:top w:val="none" w:sz="0" w:space="0" w:color="auto"/>
        <w:left w:val="none" w:sz="0" w:space="0" w:color="auto"/>
        <w:bottom w:val="none" w:sz="0" w:space="0" w:color="auto"/>
        <w:right w:val="none" w:sz="0" w:space="0" w:color="auto"/>
      </w:divBdr>
    </w:div>
    <w:div w:id="1365718115">
      <w:bodyDiv w:val="1"/>
      <w:marLeft w:val="0"/>
      <w:marRight w:val="0"/>
      <w:marTop w:val="0"/>
      <w:marBottom w:val="0"/>
      <w:divBdr>
        <w:top w:val="none" w:sz="0" w:space="0" w:color="auto"/>
        <w:left w:val="none" w:sz="0" w:space="0" w:color="auto"/>
        <w:bottom w:val="none" w:sz="0" w:space="0" w:color="auto"/>
        <w:right w:val="none" w:sz="0" w:space="0" w:color="auto"/>
      </w:divBdr>
    </w:div>
    <w:div w:id="1382755531">
      <w:bodyDiv w:val="1"/>
      <w:marLeft w:val="0"/>
      <w:marRight w:val="0"/>
      <w:marTop w:val="0"/>
      <w:marBottom w:val="0"/>
      <w:divBdr>
        <w:top w:val="none" w:sz="0" w:space="0" w:color="auto"/>
        <w:left w:val="none" w:sz="0" w:space="0" w:color="auto"/>
        <w:bottom w:val="none" w:sz="0" w:space="0" w:color="auto"/>
        <w:right w:val="none" w:sz="0" w:space="0" w:color="auto"/>
      </w:divBdr>
    </w:div>
    <w:div w:id="1512983974">
      <w:bodyDiv w:val="1"/>
      <w:marLeft w:val="0"/>
      <w:marRight w:val="0"/>
      <w:marTop w:val="0"/>
      <w:marBottom w:val="0"/>
      <w:divBdr>
        <w:top w:val="none" w:sz="0" w:space="0" w:color="auto"/>
        <w:left w:val="none" w:sz="0" w:space="0" w:color="auto"/>
        <w:bottom w:val="none" w:sz="0" w:space="0" w:color="auto"/>
        <w:right w:val="none" w:sz="0" w:space="0" w:color="auto"/>
      </w:divBdr>
    </w:div>
    <w:div w:id="1542012614">
      <w:bodyDiv w:val="1"/>
      <w:marLeft w:val="0"/>
      <w:marRight w:val="0"/>
      <w:marTop w:val="0"/>
      <w:marBottom w:val="0"/>
      <w:divBdr>
        <w:top w:val="none" w:sz="0" w:space="0" w:color="auto"/>
        <w:left w:val="none" w:sz="0" w:space="0" w:color="auto"/>
        <w:bottom w:val="none" w:sz="0" w:space="0" w:color="auto"/>
        <w:right w:val="none" w:sz="0" w:space="0" w:color="auto"/>
      </w:divBdr>
    </w:div>
    <w:div w:id="1543781979">
      <w:bodyDiv w:val="1"/>
      <w:marLeft w:val="0"/>
      <w:marRight w:val="0"/>
      <w:marTop w:val="0"/>
      <w:marBottom w:val="0"/>
      <w:divBdr>
        <w:top w:val="none" w:sz="0" w:space="0" w:color="auto"/>
        <w:left w:val="none" w:sz="0" w:space="0" w:color="auto"/>
        <w:bottom w:val="none" w:sz="0" w:space="0" w:color="auto"/>
        <w:right w:val="none" w:sz="0" w:space="0" w:color="auto"/>
      </w:divBdr>
    </w:div>
    <w:div w:id="1551454703">
      <w:bodyDiv w:val="1"/>
      <w:marLeft w:val="0"/>
      <w:marRight w:val="0"/>
      <w:marTop w:val="0"/>
      <w:marBottom w:val="0"/>
      <w:divBdr>
        <w:top w:val="none" w:sz="0" w:space="0" w:color="auto"/>
        <w:left w:val="none" w:sz="0" w:space="0" w:color="auto"/>
        <w:bottom w:val="none" w:sz="0" w:space="0" w:color="auto"/>
        <w:right w:val="none" w:sz="0" w:space="0" w:color="auto"/>
      </w:divBdr>
    </w:div>
    <w:div w:id="1564675631">
      <w:bodyDiv w:val="1"/>
      <w:marLeft w:val="0"/>
      <w:marRight w:val="0"/>
      <w:marTop w:val="0"/>
      <w:marBottom w:val="0"/>
      <w:divBdr>
        <w:top w:val="none" w:sz="0" w:space="0" w:color="auto"/>
        <w:left w:val="none" w:sz="0" w:space="0" w:color="auto"/>
        <w:bottom w:val="none" w:sz="0" w:space="0" w:color="auto"/>
        <w:right w:val="none" w:sz="0" w:space="0" w:color="auto"/>
      </w:divBdr>
    </w:div>
    <w:div w:id="1566063984">
      <w:bodyDiv w:val="1"/>
      <w:marLeft w:val="0"/>
      <w:marRight w:val="0"/>
      <w:marTop w:val="0"/>
      <w:marBottom w:val="0"/>
      <w:divBdr>
        <w:top w:val="none" w:sz="0" w:space="0" w:color="auto"/>
        <w:left w:val="none" w:sz="0" w:space="0" w:color="auto"/>
        <w:bottom w:val="none" w:sz="0" w:space="0" w:color="auto"/>
        <w:right w:val="none" w:sz="0" w:space="0" w:color="auto"/>
      </w:divBdr>
    </w:div>
    <w:div w:id="1593124503">
      <w:bodyDiv w:val="1"/>
      <w:marLeft w:val="0"/>
      <w:marRight w:val="0"/>
      <w:marTop w:val="0"/>
      <w:marBottom w:val="0"/>
      <w:divBdr>
        <w:top w:val="none" w:sz="0" w:space="0" w:color="auto"/>
        <w:left w:val="none" w:sz="0" w:space="0" w:color="auto"/>
        <w:bottom w:val="none" w:sz="0" w:space="0" w:color="auto"/>
        <w:right w:val="none" w:sz="0" w:space="0" w:color="auto"/>
      </w:divBdr>
    </w:div>
    <w:div w:id="1597398324">
      <w:bodyDiv w:val="1"/>
      <w:marLeft w:val="0"/>
      <w:marRight w:val="0"/>
      <w:marTop w:val="0"/>
      <w:marBottom w:val="0"/>
      <w:divBdr>
        <w:top w:val="none" w:sz="0" w:space="0" w:color="auto"/>
        <w:left w:val="none" w:sz="0" w:space="0" w:color="auto"/>
        <w:bottom w:val="none" w:sz="0" w:space="0" w:color="auto"/>
        <w:right w:val="none" w:sz="0" w:space="0" w:color="auto"/>
      </w:divBdr>
    </w:div>
    <w:div w:id="1603370994">
      <w:bodyDiv w:val="1"/>
      <w:marLeft w:val="0"/>
      <w:marRight w:val="0"/>
      <w:marTop w:val="0"/>
      <w:marBottom w:val="0"/>
      <w:divBdr>
        <w:top w:val="none" w:sz="0" w:space="0" w:color="auto"/>
        <w:left w:val="none" w:sz="0" w:space="0" w:color="auto"/>
        <w:bottom w:val="none" w:sz="0" w:space="0" w:color="auto"/>
        <w:right w:val="none" w:sz="0" w:space="0" w:color="auto"/>
      </w:divBdr>
    </w:div>
    <w:div w:id="1607929683">
      <w:bodyDiv w:val="1"/>
      <w:marLeft w:val="0"/>
      <w:marRight w:val="0"/>
      <w:marTop w:val="0"/>
      <w:marBottom w:val="0"/>
      <w:divBdr>
        <w:top w:val="none" w:sz="0" w:space="0" w:color="auto"/>
        <w:left w:val="none" w:sz="0" w:space="0" w:color="auto"/>
        <w:bottom w:val="none" w:sz="0" w:space="0" w:color="auto"/>
        <w:right w:val="none" w:sz="0" w:space="0" w:color="auto"/>
      </w:divBdr>
    </w:div>
    <w:div w:id="1629509558">
      <w:bodyDiv w:val="1"/>
      <w:marLeft w:val="0"/>
      <w:marRight w:val="0"/>
      <w:marTop w:val="0"/>
      <w:marBottom w:val="0"/>
      <w:divBdr>
        <w:top w:val="none" w:sz="0" w:space="0" w:color="auto"/>
        <w:left w:val="none" w:sz="0" w:space="0" w:color="auto"/>
        <w:bottom w:val="none" w:sz="0" w:space="0" w:color="auto"/>
        <w:right w:val="none" w:sz="0" w:space="0" w:color="auto"/>
      </w:divBdr>
    </w:div>
    <w:div w:id="1633562765">
      <w:bodyDiv w:val="1"/>
      <w:marLeft w:val="0"/>
      <w:marRight w:val="0"/>
      <w:marTop w:val="0"/>
      <w:marBottom w:val="0"/>
      <w:divBdr>
        <w:top w:val="none" w:sz="0" w:space="0" w:color="auto"/>
        <w:left w:val="none" w:sz="0" w:space="0" w:color="auto"/>
        <w:bottom w:val="none" w:sz="0" w:space="0" w:color="auto"/>
        <w:right w:val="none" w:sz="0" w:space="0" w:color="auto"/>
      </w:divBdr>
    </w:div>
    <w:div w:id="1681007817">
      <w:bodyDiv w:val="1"/>
      <w:marLeft w:val="0"/>
      <w:marRight w:val="0"/>
      <w:marTop w:val="0"/>
      <w:marBottom w:val="0"/>
      <w:divBdr>
        <w:top w:val="none" w:sz="0" w:space="0" w:color="auto"/>
        <w:left w:val="none" w:sz="0" w:space="0" w:color="auto"/>
        <w:bottom w:val="none" w:sz="0" w:space="0" w:color="auto"/>
        <w:right w:val="none" w:sz="0" w:space="0" w:color="auto"/>
      </w:divBdr>
    </w:div>
    <w:div w:id="1704669975">
      <w:bodyDiv w:val="1"/>
      <w:marLeft w:val="0"/>
      <w:marRight w:val="0"/>
      <w:marTop w:val="0"/>
      <w:marBottom w:val="0"/>
      <w:divBdr>
        <w:top w:val="none" w:sz="0" w:space="0" w:color="auto"/>
        <w:left w:val="none" w:sz="0" w:space="0" w:color="auto"/>
        <w:bottom w:val="none" w:sz="0" w:space="0" w:color="auto"/>
        <w:right w:val="none" w:sz="0" w:space="0" w:color="auto"/>
      </w:divBdr>
      <w:divsChild>
        <w:div w:id="1036124900">
          <w:marLeft w:val="0"/>
          <w:marRight w:val="0"/>
          <w:marTop w:val="0"/>
          <w:marBottom w:val="0"/>
          <w:divBdr>
            <w:top w:val="none" w:sz="0" w:space="0" w:color="auto"/>
            <w:left w:val="none" w:sz="0" w:space="0" w:color="auto"/>
            <w:bottom w:val="none" w:sz="0" w:space="0" w:color="auto"/>
            <w:right w:val="none" w:sz="0" w:space="0" w:color="auto"/>
          </w:divBdr>
          <w:divsChild>
            <w:div w:id="873231907">
              <w:marLeft w:val="0"/>
              <w:marRight w:val="0"/>
              <w:marTop w:val="0"/>
              <w:marBottom w:val="0"/>
              <w:divBdr>
                <w:top w:val="none" w:sz="0" w:space="0" w:color="auto"/>
                <w:left w:val="none" w:sz="0" w:space="0" w:color="auto"/>
                <w:bottom w:val="none" w:sz="0" w:space="0" w:color="auto"/>
                <w:right w:val="none" w:sz="0" w:space="0" w:color="auto"/>
              </w:divBdr>
              <w:divsChild>
                <w:div w:id="655105604">
                  <w:marLeft w:val="0"/>
                  <w:marRight w:val="0"/>
                  <w:marTop w:val="0"/>
                  <w:marBottom w:val="0"/>
                  <w:divBdr>
                    <w:top w:val="none" w:sz="0" w:space="0" w:color="auto"/>
                    <w:left w:val="none" w:sz="0" w:space="0" w:color="auto"/>
                    <w:bottom w:val="none" w:sz="0" w:space="0" w:color="auto"/>
                    <w:right w:val="none" w:sz="0" w:space="0" w:color="auto"/>
                  </w:divBdr>
                  <w:divsChild>
                    <w:div w:id="229190873">
                      <w:marLeft w:val="0"/>
                      <w:marRight w:val="0"/>
                      <w:marTop w:val="0"/>
                      <w:marBottom w:val="0"/>
                      <w:divBdr>
                        <w:top w:val="none" w:sz="0" w:space="0" w:color="auto"/>
                        <w:left w:val="none" w:sz="0" w:space="0" w:color="auto"/>
                        <w:bottom w:val="none" w:sz="0" w:space="0" w:color="auto"/>
                        <w:right w:val="none" w:sz="0" w:space="0" w:color="auto"/>
                      </w:divBdr>
                      <w:divsChild>
                        <w:div w:id="781191582">
                          <w:marLeft w:val="0"/>
                          <w:marRight w:val="0"/>
                          <w:marTop w:val="0"/>
                          <w:marBottom w:val="0"/>
                          <w:divBdr>
                            <w:top w:val="none" w:sz="0" w:space="0" w:color="auto"/>
                            <w:left w:val="none" w:sz="0" w:space="0" w:color="auto"/>
                            <w:bottom w:val="none" w:sz="0" w:space="0" w:color="auto"/>
                            <w:right w:val="none" w:sz="0" w:space="0" w:color="auto"/>
                          </w:divBdr>
                          <w:divsChild>
                            <w:div w:id="615410490">
                              <w:marLeft w:val="0"/>
                              <w:marRight w:val="0"/>
                              <w:marTop w:val="0"/>
                              <w:marBottom w:val="0"/>
                              <w:divBdr>
                                <w:top w:val="none" w:sz="0" w:space="0" w:color="auto"/>
                                <w:left w:val="none" w:sz="0" w:space="0" w:color="auto"/>
                                <w:bottom w:val="none" w:sz="0" w:space="0" w:color="auto"/>
                                <w:right w:val="none" w:sz="0" w:space="0" w:color="auto"/>
                              </w:divBdr>
                              <w:divsChild>
                                <w:div w:id="1130516630">
                                  <w:marLeft w:val="0"/>
                                  <w:marRight w:val="0"/>
                                  <w:marTop w:val="0"/>
                                  <w:marBottom w:val="0"/>
                                  <w:divBdr>
                                    <w:top w:val="none" w:sz="0" w:space="0" w:color="auto"/>
                                    <w:left w:val="none" w:sz="0" w:space="0" w:color="auto"/>
                                    <w:bottom w:val="none" w:sz="0" w:space="0" w:color="auto"/>
                                    <w:right w:val="none" w:sz="0" w:space="0" w:color="auto"/>
                                  </w:divBdr>
                                  <w:divsChild>
                                    <w:div w:id="17496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460244">
      <w:bodyDiv w:val="1"/>
      <w:marLeft w:val="0"/>
      <w:marRight w:val="0"/>
      <w:marTop w:val="0"/>
      <w:marBottom w:val="0"/>
      <w:divBdr>
        <w:top w:val="none" w:sz="0" w:space="0" w:color="auto"/>
        <w:left w:val="none" w:sz="0" w:space="0" w:color="auto"/>
        <w:bottom w:val="none" w:sz="0" w:space="0" w:color="auto"/>
        <w:right w:val="none" w:sz="0" w:space="0" w:color="auto"/>
      </w:divBdr>
    </w:div>
    <w:div w:id="1762141713">
      <w:bodyDiv w:val="1"/>
      <w:marLeft w:val="0"/>
      <w:marRight w:val="0"/>
      <w:marTop w:val="0"/>
      <w:marBottom w:val="0"/>
      <w:divBdr>
        <w:top w:val="none" w:sz="0" w:space="0" w:color="auto"/>
        <w:left w:val="none" w:sz="0" w:space="0" w:color="auto"/>
        <w:bottom w:val="none" w:sz="0" w:space="0" w:color="auto"/>
        <w:right w:val="none" w:sz="0" w:space="0" w:color="auto"/>
      </w:divBdr>
      <w:divsChild>
        <w:div w:id="641038747">
          <w:marLeft w:val="0"/>
          <w:marRight w:val="0"/>
          <w:marTop w:val="0"/>
          <w:marBottom w:val="0"/>
          <w:divBdr>
            <w:top w:val="none" w:sz="0" w:space="0" w:color="auto"/>
            <w:left w:val="none" w:sz="0" w:space="0" w:color="auto"/>
            <w:bottom w:val="none" w:sz="0" w:space="0" w:color="auto"/>
            <w:right w:val="none" w:sz="0" w:space="0" w:color="auto"/>
          </w:divBdr>
        </w:div>
        <w:div w:id="876354639">
          <w:marLeft w:val="0"/>
          <w:marRight w:val="0"/>
          <w:marTop w:val="0"/>
          <w:marBottom w:val="0"/>
          <w:divBdr>
            <w:top w:val="none" w:sz="0" w:space="0" w:color="auto"/>
            <w:left w:val="none" w:sz="0" w:space="0" w:color="auto"/>
            <w:bottom w:val="none" w:sz="0" w:space="0" w:color="auto"/>
            <w:right w:val="none" w:sz="0" w:space="0" w:color="auto"/>
          </w:divBdr>
        </w:div>
      </w:divsChild>
    </w:div>
    <w:div w:id="1879775326">
      <w:bodyDiv w:val="1"/>
      <w:marLeft w:val="0"/>
      <w:marRight w:val="0"/>
      <w:marTop w:val="0"/>
      <w:marBottom w:val="0"/>
      <w:divBdr>
        <w:top w:val="none" w:sz="0" w:space="0" w:color="auto"/>
        <w:left w:val="none" w:sz="0" w:space="0" w:color="auto"/>
        <w:bottom w:val="none" w:sz="0" w:space="0" w:color="auto"/>
        <w:right w:val="none" w:sz="0" w:space="0" w:color="auto"/>
      </w:divBdr>
    </w:div>
    <w:div w:id="1884443587">
      <w:bodyDiv w:val="1"/>
      <w:marLeft w:val="0"/>
      <w:marRight w:val="0"/>
      <w:marTop w:val="0"/>
      <w:marBottom w:val="0"/>
      <w:divBdr>
        <w:top w:val="none" w:sz="0" w:space="0" w:color="auto"/>
        <w:left w:val="none" w:sz="0" w:space="0" w:color="auto"/>
        <w:bottom w:val="none" w:sz="0" w:space="0" w:color="auto"/>
        <w:right w:val="none" w:sz="0" w:space="0" w:color="auto"/>
      </w:divBdr>
      <w:divsChild>
        <w:div w:id="312755476">
          <w:marLeft w:val="0"/>
          <w:marRight w:val="0"/>
          <w:marTop w:val="0"/>
          <w:marBottom w:val="0"/>
          <w:divBdr>
            <w:top w:val="none" w:sz="0" w:space="0" w:color="auto"/>
            <w:left w:val="none" w:sz="0" w:space="0" w:color="auto"/>
            <w:bottom w:val="none" w:sz="0" w:space="0" w:color="auto"/>
            <w:right w:val="none" w:sz="0" w:space="0" w:color="auto"/>
          </w:divBdr>
        </w:div>
        <w:div w:id="330183919">
          <w:marLeft w:val="0"/>
          <w:marRight w:val="0"/>
          <w:marTop w:val="0"/>
          <w:marBottom w:val="0"/>
          <w:divBdr>
            <w:top w:val="none" w:sz="0" w:space="0" w:color="auto"/>
            <w:left w:val="none" w:sz="0" w:space="0" w:color="auto"/>
            <w:bottom w:val="none" w:sz="0" w:space="0" w:color="auto"/>
            <w:right w:val="none" w:sz="0" w:space="0" w:color="auto"/>
          </w:divBdr>
        </w:div>
        <w:div w:id="441459625">
          <w:marLeft w:val="0"/>
          <w:marRight w:val="0"/>
          <w:marTop w:val="0"/>
          <w:marBottom w:val="0"/>
          <w:divBdr>
            <w:top w:val="none" w:sz="0" w:space="0" w:color="auto"/>
            <w:left w:val="none" w:sz="0" w:space="0" w:color="auto"/>
            <w:bottom w:val="none" w:sz="0" w:space="0" w:color="auto"/>
            <w:right w:val="none" w:sz="0" w:space="0" w:color="auto"/>
          </w:divBdr>
        </w:div>
        <w:div w:id="589893033">
          <w:marLeft w:val="0"/>
          <w:marRight w:val="0"/>
          <w:marTop w:val="0"/>
          <w:marBottom w:val="0"/>
          <w:divBdr>
            <w:top w:val="none" w:sz="0" w:space="0" w:color="auto"/>
            <w:left w:val="none" w:sz="0" w:space="0" w:color="auto"/>
            <w:bottom w:val="none" w:sz="0" w:space="0" w:color="auto"/>
            <w:right w:val="none" w:sz="0" w:space="0" w:color="auto"/>
          </w:divBdr>
        </w:div>
        <w:div w:id="723019259">
          <w:marLeft w:val="0"/>
          <w:marRight w:val="0"/>
          <w:marTop w:val="0"/>
          <w:marBottom w:val="0"/>
          <w:divBdr>
            <w:top w:val="none" w:sz="0" w:space="0" w:color="auto"/>
            <w:left w:val="none" w:sz="0" w:space="0" w:color="auto"/>
            <w:bottom w:val="none" w:sz="0" w:space="0" w:color="auto"/>
            <w:right w:val="none" w:sz="0" w:space="0" w:color="auto"/>
          </w:divBdr>
        </w:div>
        <w:div w:id="1398018218">
          <w:marLeft w:val="0"/>
          <w:marRight w:val="0"/>
          <w:marTop w:val="0"/>
          <w:marBottom w:val="0"/>
          <w:divBdr>
            <w:top w:val="none" w:sz="0" w:space="0" w:color="auto"/>
            <w:left w:val="none" w:sz="0" w:space="0" w:color="auto"/>
            <w:bottom w:val="none" w:sz="0" w:space="0" w:color="auto"/>
            <w:right w:val="none" w:sz="0" w:space="0" w:color="auto"/>
          </w:divBdr>
        </w:div>
        <w:div w:id="1568416083">
          <w:marLeft w:val="0"/>
          <w:marRight w:val="0"/>
          <w:marTop w:val="0"/>
          <w:marBottom w:val="0"/>
          <w:divBdr>
            <w:top w:val="none" w:sz="0" w:space="0" w:color="auto"/>
            <w:left w:val="none" w:sz="0" w:space="0" w:color="auto"/>
            <w:bottom w:val="none" w:sz="0" w:space="0" w:color="auto"/>
            <w:right w:val="none" w:sz="0" w:space="0" w:color="auto"/>
          </w:divBdr>
        </w:div>
        <w:div w:id="1688412002">
          <w:marLeft w:val="0"/>
          <w:marRight w:val="0"/>
          <w:marTop w:val="0"/>
          <w:marBottom w:val="0"/>
          <w:divBdr>
            <w:top w:val="none" w:sz="0" w:space="0" w:color="auto"/>
            <w:left w:val="none" w:sz="0" w:space="0" w:color="auto"/>
            <w:bottom w:val="none" w:sz="0" w:space="0" w:color="auto"/>
            <w:right w:val="none" w:sz="0" w:space="0" w:color="auto"/>
          </w:divBdr>
        </w:div>
        <w:div w:id="1758596730">
          <w:marLeft w:val="0"/>
          <w:marRight w:val="0"/>
          <w:marTop w:val="0"/>
          <w:marBottom w:val="0"/>
          <w:divBdr>
            <w:top w:val="none" w:sz="0" w:space="0" w:color="auto"/>
            <w:left w:val="none" w:sz="0" w:space="0" w:color="auto"/>
            <w:bottom w:val="none" w:sz="0" w:space="0" w:color="auto"/>
            <w:right w:val="none" w:sz="0" w:space="0" w:color="auto"/>
          </w:divBdr>
        </w:div>
        <w:div w:id="1830902778">
          <w:marLeft w:val="0"/>
          <w:marRight w:val="0"/>
          <w:marTop w:val="0"/>
          <w:marBottom w:val="0"/>
          <w:divBdr>
            <w:top w:val="none" w:sz="0" w:space="0" w:color="auto"/>
            <w:left w:val="none" w:sz="0" w:space="0" w:color="auto"/>
            <w:bottom w:val="none" w:sz="0" w:space="0" w:color="auto"/>
            <w:right w:val="none" w:sz="0" w:space="0" w:color="auto"/>
          </w:divBdr>
        </w:div>
        <w:div w:id="2112431152">
          <w:marLeft w:val="0"/>
          <w:marRight w:val="0"/>
          <w:marTop w:val="0"/>
          <w:marBottom w:val="0"/>
          <w:divBdr>
            <w:top w:val="none" w:sz="0" w:space="0" w:color="auto"/>
            <w:left w:val="none" w:sz="0" w:space="0" w:color="auto"/>
            <w:bottom w:val="none" w:sz="0" w:space="0" w:color="auto"/>
            <w:right w:val="none" w:sz="0" w:space="0" w:color="auto"/>
          </w:divBdr>
        </w:div>
      </w:divsChild>
    </w:div>
    <w:div w:id="1890722259">
      <w:bodyDiv w:val="1"/>
      <w:marLeft w:val="0"/>
      <w:marRight w:val="0"/>
      <w:marTop w:val="0"/>
      <w:marBottom w:val="0"/>
      <w:divBdr>
        <w:top w:val="none" w:sz="0" w:space="0" w:color="auto"/>
        <w:left w:val="none" w:sz="0" w:space="0" w:color="auto"/>
        <w:bottom w:val="none" w:sz="0" w:space="0" w:color="auto"/>
        <w:right w:val="none" w:sz="0" w:space="0" w:color="auto"/>
      </w:divBdr>
    </w:div>
    <w:div w:id="1898125368">
      <w:bodyDiv w:val="1"/>
      <w:marLeft w:val="0"/>
      <w:marRight w:val="0"/>
      <w:marTop w:val="0"/>
      <w:marBottom w:val="0"/>
      <w:divBdr>
        <w:top w:val="none" w:sz="0" w:space="0" w:color="auto"/>
        <w:left w:val="none" w:sz="0" w:space="0" w:color="auto"/>
        <w:bottom w:val="none" w:sz="0" w:space="0" w:color="auto"/>
        <w:right w:val="none" w:sz="0" w:space="0" w:color="auto"/>
      </w:divBdr>
    </w:div>
    <w:div w:id="1920139796">
      <w:bodyDiv w:val="1"/>
      <w:marLeft w:val="0"/>
      <w:marRight w:val="0"/>
      <w:marTop w:val="0"/>
      <w:marBottom w:val="0"/>
      <w:divBdr>
        <w:top w:val="none" w:sz="0" w:space="0" w:color="auto"/>
        <w:left w:val="none" w:sz="0" w:space="0" w:color="auto"/>
        <w:bottom w:val="none" w:sz="0" w:space="0" w:color="auto"/>
        <w:right w:val="none" w:sz="0" w:space="0" w:color="auto"/>
      </w:divBdr>
      <w:divsChild>
        <w:div w:id="134641184">
          <w:marLeft w:val="0"/>
          <w:marRight w:val="0"/>
          <w:marTop w:val="0"/>
          <w:marBottom w:val="0"/>
          <w:divBdr>
            <w:top w:val="none" w:sz="0" w:space="0" w:color="auto"/>
            <w:left w:val="none" w:sz="0" w:space="0" w:color="auto"/>
            <w:bottom w:val="none" w:sz="0" w:space="0" w:color="auto"/>
            <w:right w:val="none" w:sz="0" w:space="0" w:color="auto"/>
          </w:divBdr>
        </w:div>
        <w:div w:id="225192565">
          <w:marLeft w:val="0"/>
          <w:marRight w:val="0"/>
          <w:marTop w:val="0"/>
          <w:marBottom w:val="0"/>
          <w:divBdr>
            <w:top w:val="none" w:sz="0" w:space="0" w:color="auto"/>
            <w:left w:val="none" w:sz="0" w:space="0" w:color="auto"/>
            <w:bottom w:val="none" w:sz="0" w:space="0" w:color="auto"/>
            <w:right w:val="none" w:sz="0" w:space="0" w:color="auto"/>
          </w:divBdr>
        </w:div>
        <w:div w:id="356859740">
          <w:marLeft w:val="0"/>
          <w:marRight w:val="0"/>
          <w:marTop w:val="0"/>
          <w:marBottom w:val="0"/>
          <w:divBdr>
            <w:top w:val="none" w:sz="0" w:space="0" w:color="auto"/>
            <w:left w:val="none" w:sz="0" w:space="0" w:color="auto"/>
            <w:bottom w:val="none" w:sz="0" w:space="0" w:color="auto"/>
            <w:right w:val="none" w:sz="0" w:space="0" w:color="auto"/>
          </w:divBdr>
        </w:div>
        <w:div w:id="962006309">
          <w:marLeft w:val="0"/>
          <w:marRight w:val="0"/>
          <w:marTop w:val="0"/>
          <w:marBottom w:val="0"/>
          <w:divBdr>
            <w:top w:val="none" w:sz="0" w:space="0" w:color="auto"/>
            <w:left w:val="none" w:sz="0" w:space="0" w:color="auto"/>
            <w:bottom w:val="none" w:sz="0" w:space="0" w:color="auto"/>
            <w:right w:val="none" w:sz="0" w:space="0" w:color="auto"/>
          </w:divBdr>
        </w:div>
        <w:div w:id="1161696821">
          <w:marLeft w:val="0"/>
          <w:marRight w:val="0"/>
          <w:marTop w:val="0"/>
          <w:marBottom w:val="0"/>
          <w:divBdr>
            <w:top w:val="none" w:sz="0" w:space="0" w:color="auto"/>
            <w:left w:val="none" w:sz="0" w:space="0" w:color="auto"/>
            <w:bottom w:val="none" w:sz="0" w:space="0" w:color="auto"/>
            <w:right w:val="none" w:sz="0" w:space="0" w:color="auto"/>
          </w:divBdr>
        </w:div>
        <w:div w:id="1212418543">
          <w:marLeft w:val="0"/>
          <w:marRight w:val="0"/>
          <w:marTop w:val="0"/>
          <w:marBottom w:val="0"/>
          <w:divBdr>
            <w:top w:val="none" w:sz="0" w:space="0" w:color="auto"/>
            <w:left w:val="none" w:sz="0" w:space="0" w:color="auto"/>
            <w:bottom w:val="none" w:sz="0" w:space="0" w:color="auto"/>
            <w:right w:val="none" w:sz="0" w:space="0" w:color="auto"/>
          </w:divBdr>
        </w:div>
        <w:div w:id="1428312767">
          <w:marLeft w:val="0"/>
          <w:marRight w:val="0"/>
          <w:marTop w:val="0"/>
          <w:marBottom w:val="0"/>
          <w:divBdr>
            <w:top w:val="none" w:sz="0" w:space="0" w:color="auto"/>
            <w:left w:val="none" w:sz="0" w:space="0" w:color="auto"/>
            <w:bottom w:val="none" w:sz="0" w:space="0" w:color="auto"/>
            <w:right w:val="none" w:sz="0" w:space="0" w:color="auto"/>
          </w:divBdr>
        </w:div>
        <w:div w:id="1553732571">
          <w:marLeft w:val="0"/>
          <w:marRight w:val="0"/>
          <w:marTop w:val="0"/>
          <w:marBottom w:val="0"/>
          <w:divBdr>
            <w:top w:val="none" w:sz="0" w:space="0" w:color="auto"/>
            <w:left w:val="none" w:sz="0" w:space="0" w:color="auto"/>
            <w:bottom w:val="none" w:sz="0" w:space="0" w:color="auto"/>
            <w:right w:val="none" w:sz="0" w:space="0" w:color="auto"/>
          </w:divBdr>
        </w:div>
        <w:div w:id="1584533767">
          <w:marLeft w:val="0"/>
          <w:marRight w:val="0"/>
          <w:marTop w:val="0"/>
          <w:marBottom w:val="0"/>
          <w:divBdr>
            <w:top w:val="none" w:sz="0" w:space="0" w:color="auto"/>
            <w:left w:val="none" w:sz="0" w:space="0" w:color="auto"/>
            <w:bottom w:val="none" w:sz="0" w:space="0" w:color="auto"/>
            <w:right w:val="none" w:sz="0" w:space="0" w:color="auto"/>
          </w:divBdr>
        </w:div>
        <w:div w:id="2065058945">
          <w:marLeft w:val="0"/>
          <w:marRight w:val="0"/>
          <w:marTop w:val="0"/>
          <w:marBottom w:val="0"/>
          <w:divBdr>
            <w:top w:val="none" w:sz="0" w:space="0" w:color="auto"/>
            <w:left w:val="none" w:sz="0" w:space="0" w:color="auto"/>
            <w:bottom w:val="none" w:sz="0" w:space="0" w:color="auto"/>
            <w:right w:val="none" w:sz="0" w:space="0" w:color="auto"/>
          </w:divBdr>
        </w:div>
        <w:div w:id="2142922756">
          <w:marLeft w:val="0"/>
          <w:marRight w:val="0"/>
          <w:marTop w:val="0"/>
          <w:marBottom w:val="0"/>
          <w:divBdr>
            <w:top w:val="none" w:sz="0" w:space="0" w:color="auto"/>
            <w:left w:val="none" w:sz="0" w:space="0" w:color="auto"/>
            <w:bottom w:val="none" w:sz="0" w:space="0" w:color="auto"/>
            <w:right w:val="none" w:sz="0" w:space="0" w:color="auto"/>
          </w:divBdr>
        </w:div>
      </w:divsChild>
    </w:div>
    <w:div w:id="1924341450">
      <w:bodyDiv w:val="1"/>
      <w:marLeft w:val="0"/>
      <w:marRight w:val="0"/>
      <w:marTop w:val="0"/>
      <w:marBottom w:val="0"/>
      <w:divBdr>
        <w:top w:val="none" w:sz="0" w:space="0" w:color="auto"/>
        <w:left w:val="none" w:sz="0" w:space="0" w:color="auto"/>
        <w:bottom w:val="none" w:sz="0" w:space="0" w:color="auto"/>
        <w:right w:val="none" w:sz="0" w:space="0" w:color="auto"/>
      </w:divBdr>
    </w:div>
    <w:div w:id="1959099566">
      <w:bodyDiv w:val="1"/>
      <w:marLeft w:val="0"/>
      <w:marRight w:val="0"/>
      <w:marTop w:val="0"/>
      <w:marBottom w:val="0"/>
      <w:divBdr>
        <w:top w:val="none" w:sz="0" w:space="0" w:color="auto"/>
        <w:left w:val="none" w:sz="0" w:space="0" w:color="auto"/>
        <w:bottom w:val="none" w:sz="0" w:space="0" w:color="auto"/>
        <w:right w:val="none" w:sz="0" w:space="0" w:color="auto"/>
      </w:divBdr>
      <w:divsChild>
        <w:div w:id="1952204254">
          <w:marLeft w:val="-720"/>
          <w:marRight w:val="0"/>
          <w:marTop w:val="0"/>
          <w:marBottom w:val="0"/>
          <w:divBdr>
            <w:top w:val="none" w:sz="0" w:space="0" w:color="auto"/>
            <w:left w:val="none" w:sz="0" w:space="0" w:color="auto"/>
            <w:bottom w:val="none" w:sz="0" w:space="0" w:color="auto"/>
            <w:right w:val="none" w:sz="0" w:space="0" w:color="auto"/>
          </w:divBdr>
        </w:div>
      </w:divsChild>
    </w:div>
    <w:div w:id="1963227766">
      <w:bodyDiv w:val="1"/>
      <w:marLeft w:val="0"/>
      <w:marRight w:val="0"/>
      <w:marTop w:val="0"/>
      <w:marBottom w:val="0"/>
      <w:divBdr>
        <w:top w:val="none" w:sz="0" w:space="0" w:color="auto"/>
        <w:left w:val="none" w:sz="0" w:space="0" w:color="auto"/>
        <w:bottom w:val="none" w:sz="0" w:space="0" w:color="auto"/>
        <w:right w:val="none" w:sz="0" w:space="0" w:color="auto"/>
      </w:divBdr>
    </w:div>
    <w:div w:id="1966810909">
      <w:bodyDiv w:val="1"/>
      <w:marLeft w:val="0"/>
      <w:marRight w:val="0"/>
      <w:marTop w:val="0"/>
      <w:marBottom w:val="0"/>
      <w:divBdr>
        <w:top w:val="none" w:sz="0" w:space="0" w:color="auto"/>
        <w:left w:val="none" w:sz="0" w:space="0" w:color="auto"/>
        <w:bottom w:val="none" w:sz="0" w:space="0" w:color="auto"/>
        <w:right w:val="none" w:sz="0" w:space="0" w:color="auto"/>
      </w:divBdr>
      <w:divsChild>
        <w:div w:id="1061752262">
          <w:marLeft w:val="-720"/>
          <w:marRight w:val="0"/>
          <w:marTop w:val="0"/>
          <w:marBottom w:val="0"/>
          <w:divBdr>
            <w:top w:val="none" w:sz="0" w:space="0" w:color="auto"/>
            <w:left w:val="none" w:sz="0" w:space="0" w:color="auto"/>
            <w:bottom w:val="none" w:sz="0" w:space="0" w:color="auto"/>
            <w:right w:val="none" w:sz="0" w:space="0" w:color="auto"/>
          </w:divBdr>
        </w:div>
      </w:divsChild>
    </w:div>
    <w:div w:id="1970436350">
      <w:bodyDiv w:val="1"/>
      <w:marLeft w:val="0"/>
      <w:marRight w:val="0"/>
      <w:marTop w:val="0"/>
      <w:marBottom w:val="0"/>
      <w:divBdr>
        <w:top w:val="none" w:sz="0" w:space="0" w:color="auto"/>
        <w:left w:val="none" w:sz="0" w:space="0" w:color="auto"/>
        <w:bottom w:val="none" w:sz="0" w:space="0" w:color="auto"/>
        <w:right w:val="none" w:sz="0" w:space="0" w:color="auto"/>
      </w:divBdr>
    </w:div>
    <w:div w:id="1990092688">
      <w:bodyDiv w:val="1"/>
      <w:marLeft w:val="0"/>
      <w:marRight w:val="0"/>
      <w:marTop w:val="0"/>
      <w:marBottom w:val="0"/>
      <w:divBdr>
        <w:top w:val="none" w:sz="0" w:space="0" w:color="auto"/>
        <w:left w:val="none" w:sz="0" w:space="0" w:color="auto"/>
        <w:bottom w:val="none" w:sz="0" w:space="0" w:color="auto"/>
        <w:right w:val="none" w:sz="0" w:space="0" w:color="auto"/>
      </w:divBdr>
    </w:div>
    <w:div w:id="1992753449">
      <w:bodyDiv w:val="1"/>
      <w:marLeft w:val="0"/>
      <w:marRight w:val="0"/>
      <w:marTop w:val="0"/>
      <w:marBottom w:val="0"/>
      <w:divBdr>
        <w:top w:val="none" w:sz="0" w:space="0" w:color="auto"/>
        <w:left w:val="none" w:sz="0" w:space="0" w:color="auto"/>
        <w:bottom w:val="none" w:sz="0" w:space="0" w:color="auto"/>
        <w:right w:val="none" w:sz="0" w:space="0" w:color="auto"/>
      </w:divBdr>
      <w:divsChild>
        <w:div w:id="1478566250">
          <w:marLeft w:val="0"/>
          <w:marRight w:val="0"/>
          <w:marTop w:val="0"/>
          <w:marBottom w:val="0"/>
          <w:divBdr>
            <w:top w:val="none" w:sz="0" w:space="0" w:color="auto"/>
            <w:left w:val="none" w:sz="0" w:space="0" w:color="auto"/>
            <w:bottom w:val="none" w:sz="0" w:space="0" w:color="auto"/>
            <w:right w:val="none" w:sz="0" w:space="0" w:color="auto"/>
          </w:divBdr>
          <w:divsChild>
            <w:div w:id="1434587476">
              <w:marLeft w:val="0"/>
              <w:marRight w:val="0"/>
              <w:marTop w:val="0"/>
              <w:marBottom w:val="0"/>
              <w:divBdr>
                <w:top w:val="none" w:sz="0" w:space="0" w:color="auto"/>
                <w:left w:val="none" w:sz="0" w:space="0" w:color="auto"/>
                <w:bottom w:val="none" w:sz="0" w:space="0" w:color="auto"/>
                <w:right w:val="none" w:sz="0" w:space="0" w:color="auto"/>
              </w:divBdr>
              <w:divsChild>
                <w:div w:id="746609612">
                  <w:marLeft w:val="0"/>
                  <w:marRight w:val="0"/>
                  <w:marTop w:val="0"/>
                  <w:marBottom w:val="0"/>
                  <w:divBdr>
                    <w:top w:val="none" w:sz="0" w:space="0" w:color="auto"/>
                    <w:left w:val="none" w:sz="0" w:space="0" w:color="auto"/>
                    <w:bottom w:val="none" w:sz="0" w:space="0" w:color="auto"/>
                    <w:right w:val="none" w:sz="0" w:space="0" w:color="auto"/>
                  </w:divBdr>
                  <w:divsChild>
                    <w:div w:id="38632534">
                      <w:marLeft w:val="0"/>
                      <w:marRight w:val="0"/>
                      <w:marTop w:val="0"/>
                      <w:marBottom w:val="0"/>
                      <w:divBdr>
                        <w:top w:val="none" w:sz="0" w:space="0" w:color="auto"/>
                        <w:left w:val="none" w:sz="0" w:space="0" w:color="auto"/>
                        <w:bottom w:val="none" w:sz="0" w:space="0" w:color="auto"/>
                        <w:right w:val="none" w:sz="0" w:space="0" w:color="auto"/>
                      </w:divBdr>
                      <w:divsChild>
                        <w:div w:id="956763340">
                          <w:marLeft w:val="0"/>
                          <w:marRight w:val="0"/>
                          <w:marTop w:val="0"/>
                          <w:marBottom w:val="0"/>
                          <w:divBdr>
                            <w:top w:val="none" w:sz="0" w:space="0" w:color="auto"/>
                            <w:left w:val="none" w:sz="0" w:space="0" w:color="auto"/>
                            <w:bottom w:val="none" w:sz="0" w:space="0" w:color="auto"/>
                            <w:right w:val="none" w:sz="0" w:space="0" w:color="auto"/>
                          </w:divBdr>
                          <w:divsChild>
                            <w:div w:id="2084256560">
                              <w:marLeft w:val="0"/>
                              <w:marRight w:val="0"/>
                              <w:marTop w:val="0"/>
                              <w:marBottom w:val="0"/>
                              <w:divBdr>
                                <w:top w:val="none" w:sz="0" w:space="0" w:color="auto"/>
                                <w:left w:val="none" w:sz="0" w:space="0" w:color="auto"/>
                                <w:bottom w:val="none" w:sz="0" w:space="0" w:color="auto"/>
                                <w:right w:val="none" w:sz="0" w:space="0" w:color="auto"/>
                              </w:divBdr>
                              <w:divsChild>
                                <w:div w:id="1037585627">
                                  <w:marLeft w:val="0"/>
                                  <w:marRight w:val="0"/>
                                  <w:marTop w:val="0"/>
                                  <w:marBottom w:val="0"/>
                                  <w:divBdr>
                                    <w:top w:val="none" w:sz="0" w:space="0" w:color="auto"/>
                                    <w:left w:val="none" w:sz="0" w:space="0" w:color="auto"/>
                                    <w:bottom w:val="none" w:sz="0" w:space="0" w:color="auto"/>
                                    <w:right w:val="none" w:sz="0" w:space="0" w:color="auto"/>
                                  </w:divBdr>
                                  <w:divsChild>
                                    <w:div w:id="15510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068219">
      <w:bodyDiv w:val="1"/>
      <w:marLeft w:val="0"/>
      <w:marRight w:val="0"/>
      <w:marTop w:val="0"/>
      <w:marBottom w:val="0"/>
      <w:divBdr>
        <w:top w:val="none" w:sz="0" w:space="0" w:color="auto"/>
        <w:left w:val="none" w:sz="0" w:space="0" w:color="auto"/>
        <w:bottom w:val="none" w:sz="0" w:space="0" w:color="auto"/>
        <w:right w:val="none" w:sz="0" w:space="0" w:color="auto"/>
      </w:divBdr>
    </w:div>
    <w:div w:id="2076932527">
      <w:bodyDiv w:val="1"/>
      <w:marLeft w:val="0"/>
      <w:marRight w:val="0"/>
      <w:marTop w:val="0"/>
      <w:marBottom w:val="0"/>
      <w:divBdr>
        <w:top w:val="none" w:sz="0" w:space="0" w:color="auto"/>
        <w:left w:val="none" w:sz="0" w:space="0" w:color="auto"/>
        <w:bottom w:val="none" w:sz="0" w:space="0" w:color="auto"/>
        <w:right w:val="none" w:sz="0" w:space="0" w:color="auto"/>
      </w:divBdr>
    </w:div>
    <w:div w:id="2088915312">
      <w:bodyDiv w:val="1"/>
      <w:marLeft w:val="0"/>
      <w:marRight w:val="0"/>
      <w:marTop w:val="0"/>
      <w:marBottom w:val="0"/>
      <w:divBdr>
        <w:top w:val="none" w:sz="0" w:space="0" w:color="auto"/>
        <w:left w:val="none" w:sz="0" w:space="0" w:color="auto"/>
        <w:bottom w:val="none" w:sz="0" w:space="0" w:color="auto"/>
        <w:right w:val="none" w:sz="0" w:space="0" w:color="auto"/>
      </w:divBdr>
    </w:div>
    <w:div w:id="2143887089">
      <w:bodyDiv w:val="1"/>
      <w:marLeft w:val="0"/>
      <w:marRight w:val="0"/>
      <w:marTop w:val="0"/>
      <w:marBottom w:val="0"/>
      <w:divBdr>
        <w:top w:val="none" w:sz="0" w:space="0" w:color="auto"/>
        <w:left w:val="none" w:sz="0" w:space="0" w:color="auto"/>
        <w:bottom w:val="none" w:sz="0" w:space="0" w:color="auto"/>
        <w:right w:val="none" w:sz="0" w:space="0" w:color="auto"/>
      </w:divBdr>
    </w:div>
    <w:div w:id="214473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g"/><Relationship Id="rId42" Type="http://schemas.openxmlformats.org/officeDocument/2006/relationships/image" Target="media/image24.png"/><Relationship Id="rId47" Type="http://schemas.openxmlformats.org/officeDocument/2006/relationships/hyperlink" Target="https://doi.org/10.22214/ijraset.2022.48092" TargetMode="External"/><Relationship Id="rId63" Type="http://schemas.openxmlformats.org/officeDocument/2006/relationships/hyperlink" Target="https://doi.org/10.1109/ACCESS.2022.3190943" TargetMode="External"/><Relationship Id="rId68" Type="http://schemas.openxmlformats.org/officeDocument/2006/relationships/hyperlink" Target="http://www.hcup-us.ahrq.gov/reports/statbriefs/sb17.jsp" TargetMode="External"/><Relationship Id="rId84" Type="http://schemas.openxmlformats.org/officeDocument/2006/relationships/hyperlink" Target="mailto:ibonjv@students.nu-baliwag.edu.ph" TargetMode="External"/><Relationship Id="rId89" Type="http://schemas.openxmlformats.org/officeDocument/2006/relationships/header" Target="header6.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hyperlink" Target="https://doi.org/10.1109/ISCON47742.2019.9036275" TargetMode="External"/><Relationship Id="rId58" Type="http://schemas.openxmlformats.org/officeDocument/2006/relationships/hyperlink" Target="https://www.researchgate.net/publication/333024487_Development_of_User_Guide_on_Interactive_Way-Finder_and_E-Notices_System" TargetMode="External"/><Relationship Id="rId74" Type="http://schemas.openxmlformats.org/officeDocument/2006/relationships/hyperlink" Target="mailto:garciart@students.nu-baliwag.edu.ph" TargetMode="External"/><Relationship Id="rId79" Type="http://schemas.openxmlformats.org/officeDocument/2006/relationships/hyperlink" Target="https://www.ijcna.org/abstract.php?id=17" TargetMode="External"/><Relationship Id="rId5" Type="http://schemas.openxmlformats.org/officeDocument/2006/relationships/numbering" Target="numbering.xml"/><Relationship Id="rId90" Type="http://schemas.openxmlformats.org/officeDocument/2006/relationships/footer" Target="footer6.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jpg"/><Relationship Id="rId48" Type="http://schemas.openxmlformats.org/officeDocument/2006/relationships/hyperlink" Target="https://doi.org/10.55041/isjem01380" TargetMode="External"/><Relationship Id="rId64" Type="http://schemas.openxmlformats.org/officeDocument/2006/relationships/hyperlink" Target="https://doi.org/10.1109/ICBDSC.2019.8645598" TargetMode="External"/><Relationship Id="rId69" Type="http://schemas.openxmlformats.org/officeDocument/2006/relationships/hyperlink" Target="https://doi.org/10.5013/ijssst.a.20.s2.21" TargetMode="External"/><Relationship Id="rId8" Type="http://schemas.openxmlformats.org/officeDocument/2006/relationships/webSettings" Target="webSettings.xml"/><Relationship Id="rId51" Type="http://schemas.openxmlformats.org/officeDocument/2006/relationships/hyperlink" Target="https://doi.org/10.3991/ijim.v16i23.36215" TargetMode="External"/><Relationship Id="rId72" Type="http://schemas.openxmlformats.org/officeDocument/2006/relationships/hyperlink" Target="https://doi.org/10.1109/IoTaIS56727.2022.9975874" TargetMode="External"/><Relationship Id="rId80" Type="http://schemas.openxmlformats.org/officeDocument/2006/relationships/hyperlink" Target="https://www.mdpi.com/1424-8220/23/15/6739" TargetMode="External"/><Relationship Id="rId85" Type="http://schemas.openxmlformats.org/officeDocument/2006/relationships/hyperlink" Target="mailto:moisesav@students.nu-baliwag.edu.ph" TargetMode="External"/><Relationship Id="rId93"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www.techtarget.com/iotagenda/definition/Internet-of-Things-IoT" TargetMode="External"/><Relationship Id="rId59" Type="http://schemas.openxmlformats.org/officeDocument/2006/relationships/hyperlink" Target="https://ijaem.net/issue_dcp/A%20Review%20Paper%20on%20Raspberry%20Pi%20and%20its%20Applications.pdf" TargetMode="External"/><Relationship Id="rId67" Type="http://schemas.openxmlformats.org/officeDocument/2006/relationships/hyperlink" Target="https://ceur-ws.org/Vol-955/papers/paper_62.pdf"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https://www.mdpi.com/1424-8220/23/15/6739" TargetMode="External"/><Relationship Id="rId62" Type="http://schemas.openxmlformats.org/officeDocument/2006/relationships/hyperlink" Target="https://www.ijert.org/implementation-of-wireless-communication-using-hc-05-bluetooth-module-with-matlab-gui" TargetMode="External"/><Relationship Id="rId70" Type="http://schemas.openxmlformats.org/officeDocument/2006/relationships/hyperlink" Target="https://www.researchgate.net/publication/341907593_Introduction_to_Microcontrollers" TargetMode="External"/><Relationship Id="rId75" Type="http://schemas.openxmlformats.org/officeDocument/2006/relationships/hyperlink" Target="mailto:ibonjv@students.nu-baliwag.edu.ph" TargetMode="External"/><Relationship Id="rId83" Type="http://schemas.openxmlformats.org/officeDocument/2006/relationships/hyperlink" Target="mailto:garciart@students.nu-baliwag.edu.ph"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7485/ijst/v14i45.1782" TargetMode="External"/><Relationship Id="rId57" Type="http://schemas.openxmlformats.org/officeDocument/2006/relationships/hyperlink" Target="https://researcher.life/blog/article/independent-vs-dependent-variables-definition-examples/"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jfif"/><Relationship Id="rId52" Type="http://schemas.openxmlformats.org/officeDocument/2006/relationships/hyperlink" Target="https://www.ijcna.org/abstract.php?id=17" TargetMode="External"/><Relationship Id="rId60" Type="http://schemas.openxmlformats.org/officeDocument/2006/relationships/hyperlink" Target="https://icetss.pmu.edu.my/index.php/icetss2024/article/view/93" TargetMode="External"/><Relationship Id="rId65" Type="http://schemas.openxmlformats.org/officeDocument/2006/relationships/hyperlink" Target="https://doi.org/10.1109/icitsi.2017.8267975" TargetMode="External"/><Relationship Id="rId73" Type="http://schemas.openxmlformats.org/officeDocument/2006/relationships/hyperlink" Target="https://doi.org/10.4236/jtts.2020.101005" TargetMode="External"/><Relationship Id="rId78" Type="http://schemas.openxmlformats.org/officeDocument/2006/relationships/hyperlink" Target="https://doi.org/10.3991/ijim.v16i23.36215" TargetMode="External"/><Relationship Id="rId81" Type="http://schemas.openxmlformats.org/officeDocument/2006/relationships/hyperlink" Target="https://ijaem.net/issue_dcp/A%20Review%20Paper%20on%20Raspberry%20Pi%20and%20its%20Applications.pdf" TargetMode="External"/><Relationship Id="rId86" Type="http://schemas.openxmlformats.org/officeDocument/2006/relationships/hyperlink" Target="mailto:piliap@students.nu-baliwag.edu.ph"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doi.org/10.47577/technium.v21i.10816" TargetMode="External"/><Relationship Id="rId55" Type="http://schemas.openxmlformats.org/officeDocument/2006/relationships/hyperlink" Target="https://www.theengineeringprojects.com/2024/02/what-is-a-bluetooth-moduletypes-working-and-applications.html" TargetMode="External"/><Relationship Id="rId76" Type="http://schemas.openxmlformats.org/officeDocument/2006/relationships/hyperlink" Target="mailto:moisesav@students.nu-baliwag.edu.ph" TargetMode="External"/><Relationship Id="rId7" Type="http://schemas.openxmlformats.org/officeDocument/2006/relationships/settings" Target="settings.xml"/><Relationship Id="rId71" Type="http://schemas.openxmlformats.org/officeDocument/2006/relationships/hyperlink" Target="https://libguides.usc.edu/writingguide/quantitative"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22.png"/><Relationship Id="rId45" Type="http://schemas.openxmlformats.org/officeDocument/2006/relationships/hyperlink" Target="https://doi.org/10.46759/iijsr.2024.8211" TargetMode="External"/><Relationship Id="rId66" Type="http://schemas.openxmlformats.org/officeDocument/2006/relationships/hyperlink" Target="https://www.ijariit.com/manuscripts/v7i4/V7I4-1278.pdf" TargetMode="External"/><Relationship Id="rId87" Type="http://schemas.openxmlformats.org/officeDocument/2006/relationships/header" Target="header5.xml"/><Relationship Id="rId61" Type="http://schemas.openxmlformats.org/officeDocument/2006/relationships/hyperlink" Target="https://www.geeksforgeeks.org/introduction-ofembedded-systems-set-1/" TargetMode="External"/><Relationship Id="rId82" Type="http://schemas.openxmlformats.org/officeDocument/2006/relationships/hyperlink" Target="https://www.ijert.org/implementation-of-wireless-communication-using-hc-05-bluetooth-module-with-matlab-gui" TargetMode="External"/><Relationship Id="rId19" Type="http://schemas.openxmlformats.org/officeDocument/2006/relationships/image" Target="media/image1.jpeg"/><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hyperlink" Target="https://doi.org/10.36948/ijfmr.2024.v06i03.20248" TargetMode="External"/><Relationship Id="rId77" Type="http://schemas.openxmlformats.org/officeDocument/2006/relationships/hyperlink" Target="mailto:piliap@students.nu-baliwag.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5541C175611E6458ED7C2476C15C393" ma:contentTypeVersion="18" ma:contentTypeDescription="Create a new document." ma:contentTypeScope="" ma:versionID="c08c12082518cdd7329436835b1214a0">
  <xsd:schema xmlns:xsd="http://www.w3.org/2001/XMLSchema" xmlns:xs="http://www.w3.org/2001/XMLSchema" xmlns:p="http://schemas.microsoft.com/office/2006/metadata/properties" xmlns:ns1="http://schemas.microsoft.com/sharepoint/v3" xmlns:ns3="9c5d203d-0f0f-4441-b4a0-d8cd27cad8ff" xmlns:ns4="ea823ab8-0d38-409c-8fe6-0b6a8f0a6638" targetNamespace="http://schemas.microsoft.com/office/2006/metadata/properties" ma:root="true" ma:fieldsID="b99620afc62eb376c465af053487f94f" ns1:_="" ns3:_="" ns4:_="">
    <xsd:import namespace="http://schemas.microsoft.com/sharepoint/v3"/>
    <xsd:import namespace="9c5d203d-0f0f-4441-b4a0-d8cd27cad8ff"/>
    <xsd:import namespace="ea823ab8-0d38-409c-8fe6-0b6a8f0a66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1:_ip_UnifiedCompliancePolicyProperties" minOccurs="0"/>
                <xsd:element ref="ns1:_ip_UnifiedCompliancePolicyUIAction" minOccurs="0"/>
                <xsd:element ref="ns4:MediaLengthInSeconds"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5d203d-0f0f-4441-b4a0-d8cd27cad8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823ab8-0d38-409c-8fe6-0b6a8f0a66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ea823ab8-0d38-409c-8fe6-0b6a8f0a6638" xsi:nil="true"/>
  </documentManagement>
</p:properties>
</file>

<file path=customXml/itemProps1.xml><?xml version="1.0" encoding="utf-8"?>
<ds:datastoreItem xmlns:ds="http://schemas.openxmlformats.org/officeDocument/2006/customXml" ds:itemID="{5C052C73-7B87-4EF1-9872-5DBF5910AAFD}">
  <ds:schemaRefs>
    <ds:schemaRef ds:uri="http://schemas.openxmlformats.org/officeDocument/2006/bibliography"/>
  </ds:schemaRefs>
</ds:datastoreItem>
</file>

<file path=customXml/itemProps2.xml><?xml version="1.0" encoding="utf-8"?>
<ds:datastoreItem xmlns:ds="http://schemas.openxmlformats.org/officeDocument/2006/customXml" ds:itemID="{951C5188-8CEE-4A11-A87F-D6319EAA9C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c5d203d-0f0f-4441-b4a0-d8cd27cad8ff"/>
    <ds:schemaRef ds:uri="ea823ab8-0d38-409c-8fe6-0b6a8f0a66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2F2896-82D3-4362-9C06-871FBDDE5157}">
  <ds:schemaRefs>
    <ds:schemaRef ds:uri="http://schemas.microsoft.com/sharepoint/v3/contenttype/forms"/>
  </ds:schemaRefs>
</ds:datastoreItem>
</file>

<file path=customXml/itemProps4.xml><?xml version="1.0" encoding="utf-8"?>
<ds:datastoreItem xmlns:ds="http://schemas.openxmlformats.org/officeDocument/2006/customXml" ds:itemID="{997D38C1-C4BB-49DC-9F16-30410FFD6E1C}">
  <ds:schemaRefs>
    <ds:schemaRef ds:uri="http://schemas.microsoft.com/office/2006/metadata/properties"/>
    <ds:schemaRef ds:uri="http://schemas.microsoft.com/office/infopath/2007/PartnerControls"/>
    <ds:schemaRef ds:uri="http://schemas.microsoft.com/sharepoint/v3"/>
    <ds:schemaRef ds:uri="ea823ab8-0d38-409c-8fe6-0b6a8f0a6638"/>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19601</Words>
  <Characters>111728</Characters>
  <Application>Microsoft Office Word</Application>
  <DocSecurity>4</DocSecurity>
  <Lines>931</Lines>
  <Paragraphs>262</Paragraphs>
  <ScaleCrop>false</ScaleCrop>
  <Company/>
  <LinksUpToDate>false</LinksUpToDate>
  <CharactersWithSpaces>131067</CharactersWithSpaces>
  <SharedDoc>false</SharedDoc>
  <HLinks>
    <vt:vector size="744" baseType="variant">
      <vt:variant>
        <vt:i4>7602184</vt:i4>
      </vt:variant>
      <vt:variant>
        <vt:i4>663</vt:i4>
      </vt:variant>
      <vt:variant>
        <vt:i4>0</vt:i4>
      </vt:variant>
      <vt:variant>
        <vt:i4>5</vt:i4>
      </vt:variant>
      <vt:variant>
        <vt:lpwstr>mailto:piliap@students.nu-baliwag.edu.ph</vt:lpwstr>
      </vt:variant>
      <vt:variant>
        <vt:lpwstr/>
      </vt:variant>
      <vt:variant>
        <vt:i4>589921</vt:i4>
      </vt:variant>
      <vt:variant>
        <vt:i4>660</vt:i4>
      </vt:variant>
      <vt:variant>
        <vt:i4>0</vt:i4>
      </vt:variant>
      <vt:variant>
        <vt:i4>5</vt:i4>
      </vt:variant>
      <vt:variant>
        <vt:lpwstr>mailto:moisesav@students.nu-baliwag.edu.ph</vt:lpwstr>
      </vt:variant>
      <vt:variant>
        <vt:lpwstr/>
      </vt:variant>
      <vt:variant>
        <vt:i4>6619138</vt:i4>
      </vt:variant>
      <vt:variant>
        <vt:i4>657</vt:i4>
      </vt:variant>
      <vt:variant>
        <vt:i4>0</vt:i4>
      </vt:variant>
      <vt:variant>
        <vt:i4>5</vt:i4>
      </vt:variant>
      <vt:variant>
        <vt:lpwstr>mailto:ibonjv@students.nu-baliwag.edu.ph</vt:lpwstr>
      </vt:variant>
      <vt:variant>
        <vt:lpwstr/>
      </vt:variant>
      <vt:variant>
        <vt:i4>458863</vt:i4>
      </vt:variant>
      <vt:variant>
        <vt:i4>654</vt:i4>
      </vt:variant>
      <vt:variant>
        <vt:i4>0</vt:i4>
      </vt:variant>
      <vt:variant>
        <vt:i4>5</vt:i4>
      </vt:variant>
      <vt:variant>
        <vt:lpwstr>mailto:garciart@students.nu-baliwag.edu.ph</vt:lpwstr>
      </vt:variant>
      <vt:variant>
        <vt:lpwstr/>
      </vt:variant>
      <vt:variant>
        <vt:i4>7143467</vt:i4>
      </vt:variant>
      <vt:variant>
        <vt:i4>651</vt:i4>
      </vt:variant>
      <vt:variant>
        <vt:i4>0</vt:i4>
      </vt:variant>
      <vt:variant>
        <vt:i4>5</vt:i4>
      </vt:variant>
      <vt:variant>
        <vt:lpwstr>https://www.ijert.org/implementation-of-wireless-communication-using-hc-05-bluetooth-module-with-matlab-gui</vt:lpwstr>
      </vt:variant>
      <vt:variant>
        <vt:lpwstr/>
      </vt:variant>
      <vt:variant>
        <vt:i4>852091</vt:i4>
      </vt:variant>
      <vt:variant>
        <vt:i4>648</vt:i4>
      </vt:variant>
      <vt:variant>
        <vt:i4>0</vt:i4>
      </vt:variant>
      <vt:variant>
        <vt:i4>5</vt:i4>
      </vt:variant>
      <vt:variant>
        <vt:lpwstr>https://ijaem.net/issue_dcp/A Review Paper on Raspberry Pi and its Applications.pdf</vt:lpwstr>
      </vt:variant>
      <vt:variant>
        <vt:lpwstr/>
      </vt:variant>
      <vt:variant>
        <vt:i4>4063356</vt:i4>
      </vt:variant>
      <vt:variant>
        <vt:i4>645</vt:i4>
      </vt:variant>
      <vt:variant>
        <vt:i4>0</vt:i4>
      </vt:variant>
      <vt:variant>
        <vt:i4>5</vt:i4>
      </vt:variant>
      <vt:variant>
        <vt:lpwstr>https://www.mdpi.com/1424-8220/23/15/6739</vt:lpwstr>
      </vt:variant>
      <vt:variant>
        <vt:lpwstr>metrics</vt:lpwstr>
      </vt:variant>
      <vt:variant>
        <vt:i4>6225932</vt:i4>
      </vt:variant>
      <vt:variant>
        <vt:i4>642</vt:i4>
      </vt:variant>
      <vt:variant>
        <vt:i4>0</vt:i4>
      </vt:variant>
      <vt:variant>
        <vt:i4>5</vt:i4>
      </vt:variant>
      <vt:variant>
        <vt:lpwstr>https://www.ijcna.org/abstract.php?id=17</vt:lpwstr>
      </vt:variant>
      <vt:variant>
        <vt:lpwstr/>
      </vt:variant>
      <vt:variant>
        <vt:i4>4456470</vt:i4>
      </vt:variant>
      <vt:variant>
        <vt:i4>639</vt:i4>
      </vt:variant>
      <vt:variant>
        <vt:i4>0</vt:i4>
      </vt:variant>
      <vt:variant>
        <vt:i4>5</vt:i4>
      </vt:variant>
      <vt:variant>
        <vt:lpwstr>https://doi.org/10.3991/ijim.v16i23.36215</vt:lpwstr>
      </vt:variant>
      <vt:variant>
        <vt:lpwstr/>
      </vt:variant>
      <vt:variant>
        <vt:i4>7602184</vt:i4>
      </vt:variant>
      <vt:variant>
        <vt:i4>636</vt:i4>
      </vt:variant>
      <vt:variant>
        <vt:i4>0</vt:i4>
      </vt:variant>
      <vt:variant>
        <vt:i4>5</vt:i4>
      </vt:variant>
      <vt:variant>
        <vt:lpwstr>mailto:piliap@students.nu-baliwag.edu.ph</vt:lpwstr>
      </vt:variant>
      <vt:variant>
        <vt:lpwstr/>
      </vt:variant>
      <vt:variant>
        <vt:i4>589921</vt:i4>
      </vt:variant>
      <vt:variant>
        <vt:i4>633</vt:i4>
      </vt:variant>
      <vt:variant>
        <vt:i4>0</vt:i4>
      </vt:variant>
      <vt:variant>
        <vt:i4>5</vt:i4>
      </vt:variant>
      <vt:variant>
        <vt:lpwstr>mailto:moisesav@students.nu-baliwag.edu.ph</vt:lpwstr>
      </vt:variant>
      <vt:variant>
        <vt:lpwstr/>
      </vt:variant>
      <vt:variant>
        <vt:i4>6619138</vt:i4>
      </vt:variant>
      <vt:variant>
        <vt:i4>630</vt:i4>
      </vt:variant>
      <vt:variant>
        <vt:i4>0</vt:i4>
      </vt:variant>
      <vt:variant>
        <vt:i4>5</vt:i4>
      </vt:variant>
      <vt:variant>
        <vt:lpwstr>mailto:ibonjv@students.nu-baliwag.edu.ph</vt:lpwstr>
      </vt:variant>
      <vt:variant>
        <vt:lpwstr/>
      </vt:variant>
      <vt:variant>
        <vt:i4>458863</vt:i4>
      </vt:variant>
      <vt:variant>
        <vt:i4>627</vt:i4>
      </vt:variant>
      <vt:variant>
        <vt:i4>0</vt:i4>
      </vt:variant>
      <vt:variant>
        <vt:i4>5</vt:i4>
      </vt:variant>
      <vt:variant>
        <vt:lpwstr>mailto:garciart@students.nu-baliwag.edu.ph</vt:lpwstr>
      </vt:variant>
      <vt:variant>
        <vt:lpwstr/>
      </vt:variant>
      <vt:variant>
        <vt:i4>589918</vt:i4>
      </vt:variant>
      <vt:variant>
        <vt:i4>624</vt:i4>
      </vt:variant>
      <vt:variant>
        <vt:i4>0</vt:i4>
      </vt:variant>
      <vt:variant>
        <vt:i4>5</vt:i4>
      </vt:variant>
      <vt:variant>
        <vt:lpwstr>https://doi.org/10.4236/jtts.2020.101005</vt:lpwstr>
      </vt:variant>
      <vt:variant>
        <vt:lpwstr/>
      </vt:variant>
      <vt:variant>
        <vt:i4>4456454</vt:i4>
      </vt:variant>
      <vt:variant>
        <vt:i4>621</vt:i4>
      </vt:variant>
      <vt:variant>
        <vt:i4>0</vt:i4>
      </vt:variant>
      <vt:variant>
        <vt:i4>5</vt:i4>
      </vt:variant>
      <vt:variant>
        <vt:lpwstr>https://doi.org/10.1109/IoTaIS56727.2022.9975874</vt:lpwstr>
      </vt:variant>
      <vt:variant>
        <vt:lpwstr/>
      </vt:variant>
      <vt:variant>
        <vt:i4>8060961</vt:i4>
      </vt:variant>
      <vt:variant>
        <vt:i4>618</vt:i4>
      </vt:variant>
      <vt:variant>
        <vt:i4>0</vt:i4>
      </vt:variant>
      <vt:variant>
        <vt:i4>5</vt:i4>
      </vt:variant>
      <vt:variant>
        <vt:lpwstr>https://libguides.usc.edu/writingguide/quantitative</vt:lpwstr>
      </vt:variant>
      <vt:variant>
        <vt:lpwstr>:~:text=Quantitative%20research%20designs%20are%20either,an%20experimental%20study%20establishes%20causality</vt:lpwstr>
      </vt:variant>
      <vt:variant>
        <vt:i4>4325500</vt:i4>
      </vt:variant>
      <vt:variant>
        <vt:i4>615</vt:i4>
      </vt:variant>
      <vt:variant>
        <vt:i4>0</vt:i4>
      </vt:variant>
      <vt:variant>
        <vt:i4>5</vt:i4>
      </vt:variant>
      <vt:variant>
        <vt:lpwstr>https://www.researchgate.net/publication/341907593_Introduction_to_Microcontrollers</vt:lpwstr>
      </vt:variant>
      <vt:variant>
        <vt:lpwstr/>
      </vt:variant>
      <vt:variant>
        <vt:i4>393309</vt:i4>
      </vt:variant>
      <vt:variant>
        <vt:i4>612</vt:i4>
      </vt:variant>
      <vt:variant>
        <vt:i4>0</vt:i4>
      </vt:variant>
      <vt:variant>
        <vt:i4>5</vt:i4>
      </vt:variant>
      <vt:variant>
        <vt:lpwstr>https://doi.org/10.5013/ijssst.a.20.s2.21</vt:lpwstr>
      </vt:variant>
      <vt:variant>
        <vt:lpwstr/>
      </vt:variant>
      <vt:variant>
        <vt:i4>4128892</vt:i4>
      </vt:variant>
      <vt:variant>
        <vt:i4>609</vt:i4>
      </vt:variant>
      <vt:variant>
        <vt:i4>0</vt:i4>
      </vt:variant>
      <vt:variant>
        <vt:i4>5</vt:i4>
      </vt:variant>
      <vt:variant>
        <vt:lpwstr>http://www.hcup-us.ahrq.gov/reports/statbriefs/sb17.jsp</vt:lpwstr>
      </vt:variant>
      <vt:variant>
        <vt:lpwstr/>
      </vt:variant>
      <vt:variant>
        <vt:i4>2293842</vt:i4>
      </vt:variant>
      <vt:variant>
        <vt:i4>606</vt:i4>
      </vt:variant>
      <vt:variant>
        <vt:i4>0</vt:i4>
      </vt:variant>
      <vt:variant>
        <vt:i4>5</vt:i4>
      </vt:variant>
      <vt:variant>
        <vt:lpwstr>https://ceur-ws.org/Vol-955/papers/paper_62.pdf</vt:lpwstr>
      </vt:variant>
      <vt:variant>
        <vt:lpwstr/>
      </vt:variant>
      <vt:variant>
        <vt:i4>4128805</vt:i4>
      </vt:variant>
      <vt:variant>
        <vt:i4>603</vt:i4>
      </vt:variant>
      <vt:variant>
        <vt:i4>0</vt:i4>
      </vt:variant>
      <vt:variant>
        <vt:i4>5</vt:i4>
      </vt:variant>
      <vt:variant>
        <vt:lpwstr>https://www.ijariit.com/manuscripts/v7i4/V7I4-1278.pdf</vt:lpwstr>
      </vt:variant>
      <vt:variant>
        <vt:lpwstr/>
      </vt:variant>
      <vt:variant>
        <vt:i4>7471167</vt:i4>
      </vt:variant>
      <vt:variant>
        <vt:i4>600</vt:i4>
      </vt:variant>
      <vt:variant>
        <vt:i4>0</vt:i4>
      </vt:variant>
      <vt:variant>
        <vt:i4>5</vt:i4>
      </vt:variant>
      <vt:variant>
        <vt:lpwstr>https://doi.org/10.1109/icitsi.2017.8267975</vt:lpwstr>
      </vt:variant>
      <vt:variant>
        <vt:lpwstr/>
      </vt:variant>
      <vt:variant>
        <vt:i4>6291508</vt:i4>
      </vt:variant>
      <vt:variant>
        <vt:i4>597</vt:i4>
      </vt:variant>
      <vt:variant>
        <vt:i4>0</vt:i4>
      </vt:variant>
      <vt:variant>
        <vt:i4>5</vt:i4>
      </vt:variant>
      <vt:variant>
        <vt:lpwstr>https://doi.org/10.1109/ICBDSC.2019.8645598</vt:lpwstr>
      </vt:variant>
      <vt:variant>
        <vt:lpwstr/>
      </vt:variant>
      <vt:variant>
        <vt:i4>8192060</vt:i4>
      </vt:variant>
      <vt:variant>
        <vt:i4>594</vt:i4>
      </vt:variant>
      <vt:variant>
        <vt:i4>0</vt:i4>
      </vt:variant>
      <vt:variant>
        <vt:i4>5</vt:i4>
      </vt:variant>
      <vt:variant>
        <vt:lpwstr>https://doi.org/10.1109/ACCESS.2022.3190943</vt:lpwstr>
      </vt:variant>
      <vt:variant>
        <vt:lpwstr/>
      </vt:variant>
      <vt:variant>
        <vt:i4>7143467</vt:i4>
      </vt:variant>
      <vt:variant>
        <vt:i4>591</vt:i4>
      </vt:variant>
      <vt:variant>
        <vt:i4>0</vt:i4>
      </vt:variant>
      <vt:variant>
        <vt:i4>5</vt:i4>
      </vt:variant>
      <vt:variant>
        <vt:lpwstr>https://www.ijert.org/implementation-of-wireless-communication-using-hc-05-bluetooth-module-with-matlab-gui</vt:lpwstr>
      </vt:variant>
      <vt:variant>
        <vt:lpwstr/>
      </vt:variant>
      <vt:variant>
        <vt:i4>6094936</vt:i4>
      </vt:variant>
      <vt:variant>
        <vt:i4>588</vt:i4>
      </vt:variant>
      <vt:variant>
        <vt:i4>0</vt:i4>
      </vt:variant>
      <vt:variant>
        <vt:i4>5</vt:i4>
      </vt:variant>
      <vt:variant>
        <vt:lpwstr>https://www.geeksforgeeks.org/introduction-ofembedded-systems-set-1/</vt:lpwstr>
      </vt:variant>
      <vt:variant>
        <vt:lpwstr/>
      </vt:variant>
      <vt:variant>
        <vt:i4>3932219</vt:i4>
      </vt:variant>
      <vt:variant>
        <vt:i4>585</vt:i4>
      </vt:variant>
      <vt:variant>
        <vt:i4>0</vt:i4>
      </vt:variant>
      <vt:variant>
        <vt:i4>5</vt:i4>
      </vt:variant>
      <vt:variant>
        <vt:lpwstr>https://icetss.pmu.edu.my/index.php/icetss2024/article/view/93</vt:lpwstr>
      </vt:variant>
      <vt:variant>
        <vt:lpwstr/>
      </vt:variant>
      <vt:variant>
        <vt:i4>852091</vt:i4>
      </vt:variant>
      <vt:variant>
        <vt:i4>582</vt:i4>
      </vt:variant>
      <vt:variant>
        <vt:i4>0</vt:i4>
      </vt:variant>
      <vt:variant>
        <vt:i4>5</vt:i4>
      </vt:variant>
      <vt:variant>
        <vt:lpwstr>https://ijaem.net/issue_dcp/A Review Paper on Raspberry Pi and its Applications.pdf</vt:lpwstr>
      </vt:variant>
      <vt:variant>
        <vt:lpwstr/>
      </vt:variant>
      <vt:variant>
        <vt:i4>1966081</vt:i4>
      </vt:variant>
      <vt:variant>
        <vt:i4>579</vt:i4>
      </vt:variant>
      <vt:variant>
        <vt:i4>0</vt:i4>
      </vt:variant>
      <vt:variant>
        <vt:i4>5</vt:i4>
      </vt:variant>
      <vt:variant>
        <vt:lpwstr>https://www.researchgate.net/publication/333024487_Development_of_User_Guide_on_Interactive_Way-Finder_and_E-Notices_System</vt:lpwstr>
      </vt:variant>
      <vt:variant>
        <vt:lpwstr/>
      </vt:variant>
      <vt:variant>
        <vt:i4>4456453</vt:i4>
      </vt:variant>
      <vt:variant>
        <vt:i4>576</vt:i4>
      </vt:variant>
      <vt:variant>
        <vt:i4>0</vt:i4>
      </vt:variant>
      <vt:variant>
        <vt:i4>5</vt:i4>
      </vt:variant>
      <vt:variant>
        <vt:lpwstr>https://researcher.life/blog/article/independent-vs-dependent-variables-definition-examples/</vt:lpwstr>
      </vt:variant>
      <vt:variant>
        <vt:lpwstr/>
      </vt:variant>
      <vt:variant>
        <vt:i4>917504</vt:i4>
      </vt:variant>
      <vt:variant>
        <vt:i4>573</vt:i4>
      </vt:variant>
      <vt:variant>
        <vt:i4>0</vt:i4>
      </vt:variant>
      <vt:variant>
        <vt:i4>5</vt:i4>
      </vt:variant>
      <vt:variant>
        <vt:lpwstr>https://doi.org/10.36948/ijfmr.2024.v06i03.20248</vt:lpwstr>
      </vt:variant>
      <vt:variant>
        <vt:lpwstr/>
      </vt:variant>
      <vt:variant>
        <vt:i4>2621454</vt:i4>
      </vt:variant>
      <vt:variant>
        <vt:i4>570</vt:i4>
      </vt:variant>
      <vt:variant>
        <vt:i4>0</vt:i4>
      </vt:variant>
      <vt:variant>
        <vt:i4>5</vt:i4>
      </vt:variant>
      <vt:variant>
        <vt:lpwstr>https://www.theengineeringprojects.com/2024/02/what-is-a-bluetooth-moduletypes-working-and-applications.html</vt:lpwstr>
      </vt:variant>
      <vt:variant>
        <vt:lpwstr>google_vignette</vt:lpwstr>
      </vt:variant>
      <vt:variant>
        <vt:i4>4063356</vt:i4>
      </vt:variant>
      <vt:variant>
        <vt:i4>567</vt:i4>
      </vt:variant>
      <vt:variant>
        <vt:i4>0</vt:i4>
      </vt:variant>
      <vt:variant>
        <vt:i4>5</vt:i4>
      </vt:variant>
      <vt:variant>
        <vt:lpwstr>https://www.mdpi.com/1424-8220/23/15/6739</vt:lpwstr>
      </vt:variant>
      <vt:variant>
        <vt:lpwstr>metrics</vt:lpwstr>
      </vt:variant>
      <vt:variant>
        <vt:i4>2228266</vt:i4>
      </vt:variant>
      <vt:variant>
        <vt:i4>564</vt:i4>
      </vt:variant>
      <vt:variant>
        <vt:i4>0</vt:i4>
      </vt:variant>
      <vt:variant>
        <vt:i4>5</vt:i4>
      </vt:variant>
      <vt:variant>
        <vt:lpwstr>https://doi.org/10.1109/ISCON47742.2019.9036275</vt:lpwstr>
      </vt:variant>
      <vt:variant>
        <vt:lpwstr/>
      </vt:variant>
      <vt:variant>
        <vt:i4>6225932</vt:i4>
      </vt:variant>
      <vt:variant>
        <vt:i4>561</vt:i4>
      </vt:variant>
      <vt:variant>
        <vt:i4>0</vt:i4>
      </vt:variant>
      <vt:variant>
        <vt:i4>5</vt:i4>
      </vt:variant>
      <vt:variant>
        <vt:lpwstr>https://www.ijcna.org/abstract.php?id=17</vt:lpwstr>
      </vt:variant>
      <vt:variant>
        <vt:lpwstr/>
      </vt:variant>
      <vt:variant>
        <vt:i4>4456470</vt:i4>
      </vt:variant>
      <vt:variant>
        <vt:i4>558</vt:i4>
      </vt:variant>
      <vt:variant>
        <vt:i4>0</vt:i4>
      </vt:variant>
      <vt:variant>
        <vt:i4>5</vt:i4>
      </vt:variant>
      <vt:variant>
        <vt:lpwstr>https://doi.org/10.3991/ijim.v16i23.36215</vt:lpwstr>
      </vt:variant>
      <vt:variant>
        <vt:lpwstr/>
      </vt:variant>
      <vt:variant>
        <vt:i4>5046292</vt:i4>
      </vt:variant>
      <vt:variant>
        <vt:i4>555</vt:i4>
      </vt:variant>
      <vt:variant>
        <vt:i4>0</vt:i4>
      </vt:variant>
      <vt:variant>
        <vt:i4>5</vt:i4>
      </vt:variant>
      <vt:variant>
        <vt:lpwstr>https://doi.org/10.47577/technium.v21i.10816</vt:lpwstr>
      </vt:variant>
      <vt:variant>
        <vt:lpwstr/>
      </vt:variant>
      <vt:variant>
        <vt:i4>6029323</vt:i4>
      </vt:variant>
      <vt:variant>
        <vt:i4>552</vt:i4>
      </vt:variant>
      <vt:variant>
        <vt:i4>0</vt:i4>
      </vt:variant>
      <vt:variant>
        <vt:i4>5</vt:i4>
      </vt:variant>
      <vt:variant>
        <vt:lpwstr>https://doi.org/10.17485/ijst/v14i45.1782</vt:lpwstr>
      </vt:variant>
      <vt:variant>
        <vt:lpwstr/>
      </vt:variant>
      <vt:variant>
        <vt:i4>7209057</vt:i4>
      </vt:variant>
      <vt:variant>
        <vt:i4>549</vt:i4>
      </vt:variant>
      <vt:variant>
        <vt:i4>0</vt:i4>
      </vt:variant>
      <vt:variant>
        <vt:i4>5</vt:i4>
      </vt:variant>
      <vt:variant>
        <vt:lpwstr>https://doi.org/10.55041/isjem01380</vt:lpwstr>
      </vt:variant>
      <vt:variant>
        <vt:lpwstr/>
      </vt:variant>
      <vt:variant>
        <vt:i4>3801136</vt:i4>
      </vt:variant>
      <vt:variant>
        <vt:i4>546</vt:i4>
      </vt:variant>
      <vt:variant>
        <vt:i4>0</vt:i4>
      </vt:variant>
      <vt:variant>
        <vt:i4>5</vt:i4>
      </vt:variant>
      <vt:variant>
        <vt:lpwstr>https://doi.org/10.22214/ijraset.2022.48092</vt:lpwstr>
      </vt:variant>
      <vt:variant>
        <vt:lpwstr/>
      </vt:variant>
      <vt:variant>
        <vt:i4>3080289</vt:i4>
      </vt:variant>
      <vt:variant>
        <vt:i4>543</vt:i4>
      </vt:variant>
      <vt:variant>
        <vt:i4>0</vt:i4>
      </vt:variant>
      <vt:variant>
        <vt:i4>5</vt:i4>
      </vt:variant>
      <vt:variant>
        <vt:lpwstr>https://www.techtarget.com/iotagenda/definition/Internet-of-Things-IoT</vt:lpwstr>
      </vt:variant>
      <vt:variant>
        <vt:lpwstr/>
      </vt:variant>
      <vt:variant>
        <vt:i4>5963855</vt:i4>
      </vt:variant>
      <vt:variant>
        <vt:i4>540</vt:i4>
      </vt:variant>
      <vt:variant>
        <vt:i4>0</vt:i4>
      </vt:variant>
      <vt:variant>
        <vt:i4>5</vt:i4>
      </vt:variant>
      <vt:variant>
        <vt:lpwstr>https://doi.org/10.46759/iijsr.2024.8211</vt:lpwstr>
      </vt:variant>
      <vt:variant>
        <vt:lpwstr/>
      </vt:variant>
      <vt:variant>
        <vt:i4>1114168</vt:i4>
      </vt:variant>
      <vt:variant>
        <vt:i4>494</vt:i4>
      </vt:variant>
      <vt:variant>
        <vt:i4>0</vt:i4>
      </vt:variant>
      <vt:variant>
        <vt:i4>5</vt:i4>
      </vt:variant>
      <vt:variant>
        <vt:lpwstr/>
      </vt:variant>
      <vt:variant>
        <vt:lpwstr>_Toc199768609</vt:lpwstr>
      </vt:variant>
      <vt:variant>
        <vt:i4>1114168</vt:i4>
      </vt:variant>
      <vt:variant>
        <vt:i4>488</vt:i4>
      </vt:variant>
      <vt:variant>
        <vt:i4>0</vt:i4>
      </vt:variant>
      <vt:variant>
        <vt:i4>5</vt:i4>
      </vt:variant>
      <vt:variant>
        <vt:lpwstr/>
      </vt:variant>
      <vt:variant>
        <vt:lpwstr>_Toc199768608</vt:lpwstr>
      </vt:variant>
      <vt:variant>
        <vt:i4>1114168</vt:i4>
      </vt:variant>
      <vt:variant>
        <vt:i4>482</vt:i4>
      </vt:variant>
      <vt:variant>
        <vt:i4>0</vt:i4>
      </vt:variant>
      <vt:variant>
        <vt:i4>5</vt:i4>
      </vt:variant>
      <vt:variant>
        <vt:lpwstr/>
      </vt:variant>
      <vt:variant>
        <vt:lpwstr>_Toc199768607</vt:lpwstr>
      </vt:variant>
      <vt:variant>
        <vt:i4>1114168</vt:i4>
      </vt:variant>
      <vt:variant>
        <vt:i4>476</vt:i4>
      </vt:variant>
      <vt:variant>
        <vt:i4>0</vt:i4>
      </vt:variant>
      <vt:variant>
        <vt:i4>5</vt:i4>
      </vt:variant>
      <vt:variant>
        <vt:lpwstr/>
      </vt:variant>
      <vt:variant>
        <vt:lpwstr>_Toc199768606</vt:lpwstr>
      </vt:variant>
      <vt:variant>
        <vt:i4>1114168</vt:i4>
      </vt:variant>
      <vt:variant>
        <vt:i4>470</vt:i4>
      </vt:variant>
      <vt:variant>
        <vt:i4>0</vt:i4>
      </vt:variant>
      <vt:variant>
        <vt:i4>5</vt:i4>
      </vt:variant>
      <vt:variant>
        <vt:lpwstr/>
      </vt:variant>
      <vt:variant>
        <vt:lpwstr>_Toc199768605</vt:lpwstr>
      </vt:variant>
      <vt:variant>
        <vt:i4>1114168</vt:i4>
      </vt:variant>
      <vt:variant>
        <vt:i4>464</vt:i4>
      </vt:variant>
      <vt:variant>
        <vt:i4>0</vt:i4>
      </vt:variant>
      <vt:variant>
        <vt:i4>5</vt:i4>
      </vt:variant>
      <vt:variant>
        <vt:lpwstr/>
      </vt:variant>
      <vt:variant>
        <vt:lpwstr>_Toc199768604</vt:lpwstr>
      </vt:variant>
      <vt:variant>
        <vt:i4>1114168</vt:i4>
      </vt:variant>
      <vt:variant>
        <vt:i4>458</vt:i4>
      </vt:variant>
      <vt:variant>
        <vt:i4>0</vt:i4>
      </vt:variant>
      <vt:variant>
        <vt:i4>5</vt:i4>
      </vt:variant>
      <vt:variant>
        <vt:lpwstr/>
      </vt:variant>
      <vt:variant>
        <vt:lpwstr>_Toc199768603</vt:lpwstr>
      </vt:variant>
      <vt:variant>
        <vt:i4>1114168</vt:i4>
      </vt:variant>
      <vt:variant>
        <vt:i4>452</vt:i4>
      </vt:variant>
      <vt:variant>
        <vt:i4>0</vt:i4>
      </vt:variant>
      <vt:variant>
        <vt:i4>5</vt:i4>
      </vt:variant>
      <vt:variant>
        <vt:lpwstr/>
      </vt:variant>
      <vt:variant>
        <vt:lpwstr>_Toc199768602</vt:lpwstr>
      </vt:variant>
      <vt:variant>
        <vt:i4>1114168</vt:i4>
      </vt:variant>
      <vt:variant>
        <vt:i4>446</vt:i4>
      </vt:variant>
      <vt:variant>
        <vt:i4>0</vt:i4>
      </vt:variant>
      <vt:variant>
        <vt:i4>5</vt:i4>
      </vt:variant>
      <vt:variant>
        <vt:lpwstr/>
      </vt:variant>
      <vt:variant>
        <vt:lpwstr>_Toc199768601</vt:lpwstr>
      </vt:variant>
      <vt:variant>
        <vt:i4>1114168</vt:i4>
      </vt:variant>
      <vt:variant>
        <vt:i4>440</vt:i4>
      </vt:variant>
      <vt:variant>
        <vt:i4>0</vt:i4>
      </vt:variant>
      <vt:variant>
        <vt:i4>5</vt:i4>
      </vt:variant>
      <vt:variant>
        <vt:lpwstr/>
      </vt:variant>
      <vt:variant>
        <vt:lpwstr>_Toc199768600</vt:lpwstr>
      </vt:variant>
      <vt:variant>
        <vt:i4>1572923</vt:i4>
      </vt:variant>
      <vt:variant>
        <vt:i4>434</vt:i4>
      </vt:variant>
      <vt:variant>
        <vt:i4>0</vt:i4>
      </vt:variant>
      <vt:variant>
        <vt:i4>5</vt:i4>
      </vt:variant>
      <vt:variant>
        <vt:lpwstr/>
      </vt:variant>
      <vt:variant>
        <vt:lpwstr>_Toc199768599</vt:lpwstr>
      </vt:variant>
      <vt:variant>
        <vt:i4>1572923</vt:i4>
      </vt:variant>
      <vt:variant>
        <vt:i4>428</vt:i4>
      </vt:variant>
      <vt:variant>
        <vt:i4>0</vt:i4>
      </vt:variant>
      <vt:variant>
        <vt:i4>5</vt:i4>
      </vt:variant>
      <vt:variant>
        <vt:lpwstr/>
      </vt:variant>
      <vt:variant>
        <vt:lpwstr>_Toc199768598</vt:lpwstr>
      </vt:variant>
      <vt:variant>
        <vt:i4>1441851</vt:i4>
      </vt:variant>
      <vt:variant>
        <vt:i4>419</vt:i4>
      </vt:variant>
      <vt:variant>
        <vt:i4>0</vt:i4>
      </vt:variant>
      <vt:variant>
        <vt:i4>5</vt:i4>
      </vt:variant>
      <vt:variant>
        <vt:lpwstr/>
      </vt:variant>
      <vt:variant>
        <vt:lpwstr>_Toc199768576</vt:lpwstr>
      </vt:variant>
      <vt:variant>
        <vt:i4>1441851</vt:i4>
      </vt:variant>
      <vt:variant>
        <vt:i4>413</vt:i4>
      </vt:variant>
      <vt:variant>
        <vt:i4>0</vt:i4>
      </vt:variant>
      <vt:variant>
        <vt:i4>5</vt:i4>
      </vt:variant>
      <vt:variant>
        <vt:lpwstr/>
      </vt:variant>
      <vt:variant>
        <vt:lpwstr>_Toc199768575</vt:lpwstr>
      </vt:variant>
      <vt:variant>
        <vt:i4>1441851</vt:i4>
      </vt:variant>
      <vt:variant>
        <vt:i4>407</vt:i4>
      </vt:variant>
      <vt:variant>
        <vt:i4>0</vt:i4>
      </vt:variant>
      <vt:variant>
        <vt:i4>5</vt:i4>
      </vt:variant>
      <vt:variant>
        <vt:lpwstr/>
      </vt:variant>
      <vt:variant>
        <vt:lpwstr>_Toc199768574</vt:lpwstr>
      </vt:variant>
      <vt:variant>
        <vt:i4>1441851</vt:i4>
      </vt:variant>
      <vt:variant>
        <vt:i4>401</vt:i4>
      </vt:variant>
      <vt:variant>
        <vt:i4>0</vt:i4>
      </vt:variant>
      <vt:variant>
        <vt:i4>5</vt:i4>
      </vt:variant>
      <vt:variant>
        <vt:lpwstr/>
      </vt:variant>
      <vt:variant>
        <vt:lpwstr>_Toc199768573</vt:lpwstr>
      </vt:variant>
      <vt:variant>
        <vt:i4>1441851</vt:i4>
      </vt:variant>
      <vt:variant>
        <vt:i4>395</vt:i4>
      </vt:variant>
      <vt:variant>
        <vt:i4>0</vt:i4>
      </vt:variant>
      <vt:variant>
        <vt:i4>5</vt:i4>
      </vt:variant>
      <vt:variant>
        <vt:lpwstr/>
      </vt:variant>
      <vt:variant>
        <vt:lpwstr>_Toc199768572</vt:lpwstr>
      </vt:variant>
      <vt:variant>
        <vt:i4>1441851</vt:i4>
      </vt:variant>
      <vt:variant>
        <vt:i4>389</vt:i4>
      </vt:variant>
      <vt:variant>
        <vt:i4>0</vt:i4>
      </vt:variant>
      <vt:variant>
        <vt:i4>5</vt:i4>
      </vt:variant>
      <vt:variant>
        <vt:lpwstr/>
      </vt:variant>
      <vt:variant>
        <vt:lpwstr>_Toc199768571</vt:lpwstr>
      </vt:variant>
      <vt:variant>
        <vt:i4>1441851</vt:i4>
      </vt:variant>
      <vt:variant>
        <vt:i4>383</vt:i4>
      </vt:variant>
      <vt:variant>
        <vt:i4>0</vt:i4>
      </vt:variant>
      <vt:variant>
        <vt:i4>5</vt:i4>
      </vt:variant>
      <vt:variant>
        <vt:lpwstr/>
      </vt:variant>
      <vt:variant>
        <vt:lpwstr>_Toc199768570</vt:lpwstr>
      </vt:variant>
      <vt:variant>
        <vt:i4>1507387</vt:i4>
      </vt:variant>
      <vt:variant>
        <vt:i4>377</vt:i4>
      </vt:variant>
      <vt:variant>
        <vt:i4>0</vt:i4>
      </vt:variant>
      <vt:variant>
        <vt:i4>5</vt:i4>
      </vt:variant>
      <vt:variant>
        <vt:lpwstr/>
      </vt:variant>
      <vt:variant>
        <vt:lpwstr>_Toc199768569</vt:lpwstr>
      </vt:variant>
      <vt:variant>
        <vt:i4>1507387</vt:i4>
      </vt:variant>
      <vt:variant>
        <vt:i4>371</vt:i4>
      </vt:variant>
      <vt:variant>
        <vt:i4>0</vt:i4>
      </vt:variant>
      <vt:variant>
        <vt:i4>5</vt:i4>
      </vt:variant>
      <vt:variant>
        <vt:lpwstr/>
      </vt:variant>
      <vt:variant>
        <vt:lpwstr>_Toc199768568</vt:lpwstr>
      </vt:variant>
      <vt:variant>
        <vt:i4>1507387</vt:i4>
      </vt:variant>
      <vt:variant>
        <vt:i4>365</vt:i4>
      </vt:variant>
      <vt:variant>
        <vt:i4>0</vt:i4>
      </vt:variant>
      <vt:variant>
        <vt:i4>5</vt:i4>
      </vt:variant>
      <vt:variant>
        <vt:lpwstr/>
      </vt:variant>
      <vt:variant>
        <vt:lpwstr>_Toc199768567</vt:lpwstr>
      </vt:variant>
      <vt:variant>
        <vt:i4>1507387</vt:i4>
      </vt:variant>
      <vt:variant>
        <vt:i4>359</vt:i4>
      </vt:variant>
      <vt:variant>
        <vt:i4>0</vt:i4>
      </vt:variant>
      <vt:variant>
        <vt:i4>5</vt:i4>
      </vt:variant>
      <vt:variant>
        <vt:lpwstr/>
      </vt:variant>
      <vt:variant>
        <vt:lpwstr>_Toc199768566</vt:lpwstr>
      </vt:variant>
      <vt:variant>
        <vt:i4>1638459</vt:i4>
      </vt:variant>
      <vt:variant>
        <vt:i4>350</vt:i4>
      </vt:variant>
      <vt:variant>
        <vt:i4>0</vt:i4>
      </vt:variant>
      <vt:variant>
        <vt:i4>5</vt:i4>
      </vt:variant>
      <vt:variant>
        <vt:lpwstr/>
      </vt:variant>
      <vt:variant>
        <vt:lpwstr>_Toc199771417</vt:lpwstr>
      </vt:variant>
      <vt:variant>
        <vt:i4>1638459</vt:i4>
      </vt:variant>
      <vt:variant>
        <vt:i4>344</vt:i4>
      </vt:variant>
      <vt:variant>
        <vt:i4>0</vt:i4>
      </vt:variant>
      <vt:variant>
        <vt:i4>5</vt:i4>
      </vt:variant>
      <vt:variant>
        <vt:lpwstr/>
      </vt:variant>
      <vt:variant>
        <vt:lpwstr>_Toc199771416</vt:lpwstr>
      </vt:variant>
      <vt:variant>
        <vt:i4>1638459</vt:i4>
      </vt:variant>
      <vt:variant>
        <vt:i4>338</vt:i4>
      </vt:variant>
      <vt:variant>
        <vt:i4>0</vt:i4>
      </vt:variant>
      <vt:variant>
        <vt:i4>5</vt:i4>
      </vt:variant>
      <vt:variant>
        <vt:lpwstr/>
      </vt:variant>
      <vt:variant>
        <vt:lpwstr>_Toc199771415</vt:lpwstr>
      </vt:variant>
      <vt:variant>
        <vt:i4>1638459</vt:i4>
      </vt:variant>
      <vt:variant>
        <vt:i4>332</vt:i4>
      </vt:variant>
      <vt:variant>
        <vt:i4>0</vt:i4>
      </vt:variant>
      <vt:variant>
        <vt:i4>5</vt:i4>
      </vt:variant>
      <vt:variant>
        <vt:lpwstr/>
      </vt:variant>
      <vt:variant>
        <vt:lpwstr>_Toc199771414</vt:lpwstr>
      </vt:variant>
      <vt:variant>
        <vt:i4>1638459</vt:i4>
      </vt:variant>
      <vt:variant>
        <vt:i4>326</vt:i4>
      </vt:variant>
      <vt:variant>
        <vt:i4>0</vt:i4>
      </vt:variant>
      <vt:variant>
        <vt:i4>5</vt:i4>
      </vt:variant>
      <vt:variant>
        <vt:lpwstr/>
      </vt:variant>
      <vt:variant>
        <vt:lpwstr>_Toc199771413</vt:lpwstr>
      </vt:variant>
      <vt:variant>
        <vt:i4>1638459</vt:i4>
      </vt:variant>
      <vt:variant>
        <vt:i4>320</vt:i4>
      </vt:variant>
      <vt:variant>
        <vt:i4>0</vt:i4>
      </vt:variant>
      <vt:variant>
        <vt:i4>5</vt:i4>
      </vt:variant>
      <vt:variant>
        <vt:lpwstr/>
      </vt:variant>
      <vt:variant>
        <vt:lpwstr>_Toc199771412</vt:lpwstr>
      </vt:variant>
      <vt:variant>
        <vt:i4>1638459</vt:i4>
      </vt:variant>
      <vt:variant>
        <vt:i4>314</vt:i4>
      </vt:variant>
      <vt:variant>
        <vt:i4>0</vt:i4>
      </vt:variant>
      <vt:variant>
        <vt:i4>5</vt:i4>
      </vt:variant>
      <vt:variant>
        <vt:lpwstr/>
      </vt:variant>
      <vt:variant>
        <vt:lpwstr>_Toc199771411</vt:lpwstr>
      </vt:variant>
      <vt:variant>
        <vt:i4>1638459</vt:i4>
      </vt:variant>
      <vt:variant>
        <vt:i4>308</vt:i4>
      </vt:variant>
      <vt:variant>
        <vt:i4>0</vt:i4>
      </vt:variant>
      <vt:variant>
        <vt:i4>5</vt:i4>
      </vt:variant>
      <vt:variant>
        <vt:lpwstr/>
      </vt:variant>
      <vt:variant>
        <vt:lpwstr>_Toc199771410</vt:lpwstr>
      </vt:variant>
      <vt:variant>
        <vt:i4>1572923</vt:i4>
      </vt:variant>
      <vt:variant>
        <vt:i4>302</vt:i4>
      </vt:variant>
      <vt:variant>
        <vt:i4>0</vt:i4>
      </vt:variant>
      <vt:variant>
        <vt:i4>5</vt:i4>
      </vt:variant>
      <vt:variant>
        <vt:lpwstr/>
      </vt:variant>
      <vt:variant>
        <vt:lpwstr>_Toc199771409</vt:lpwstr>
      </vt:variant>
      <vt:variant>
        <vt:i4>1572923</vt:i4>
      </vt:variant>
      <vt:variant>
        <vt:i4>296</vt:i4>
      </vt:variant>
      <vt:variant>
        <vt:i4>0</vt:i4>
      </vt:variant>
      <vt:variant>
        <vt:i4>5</vt:i4>
      </vt:variant>
      <vt:variant>
        <vt:lpwstr/>
      </vt:variant>
      <vt:variant>
        <vt:lpwstr>_Toc199771408</vt:lpwstr>
      </vt:variant>
      <vt:variant>
        <vt:i4>1572923</vt:i4>
      </vt:variant>
      <vt:variant>
        <vt:i4>290</vt:i4>
      </vt:variant>
      <vt:variant>
        <vt:i4>0</vt:i4>
      </vt:variant>
      <vt:variant>
        <vt:i4>5</vt:i4>
      </vt:variant>
      <vt:variant>
        <vt:lpwstr/>
      </vt:variant>
      <vt:variant>
        <vt:lpwstr>_Toc199771407</vt:lpwstr>
      </vt:variant>
      <vt:variant>
        <vt:i4>1572923</vt:i4>
      </vt:variant>
      <vt:variant>
        <vt:i4>284</vt:i4>
      </vt:variant>
      <vt:variant>
        <vt:i4>0</vt:i4>
      </vt:variant>
      <vt:variant>
        <vt:i4>5</vt:i4>
      </vt:variant>
      <vt:variant>
        <vt:lpwstr/>
      </vt:variant>
      <vt:variant>
        <vt:lpwstr>_Toc199771406</vt:lpwstr>
      </vt:variant>
      <vt:variant>
        <vt:i4>1572923</vt:i4>
      </vt:variant>
      <vt:variant>
        <vt:i4>278</vt:i4>
      </vt:variant>
      <vt:variant>
        <vt:i4>0</vt:i4>
      </vt:variant>
      <vt:variant>
        <vt:i4>5</vt:i4>
      </vt:variant>
      <vt:variant>
        <vt:lpwstr/>
      </vt:variant>
      <vt:variant>
        <vt:lpwstr>_Toc199771405</vt:lpwstr>
      </vt:variant>
      <vt:variant>
        <vt:i4>1572923</vt:i4>
      </vt:variant>
      <vt:variant>
        <vt:i4>272</vt:i4>
      </vt:variant>
      <vt:variant>
        <vt:i4>0</vt:i4>
      </vt:variant>
      <vt:variant>
        <vt:i4>5</vt:i4>
      </vt:variant>
      <vt:variant>
        <vt:lpwstr/>
      </vt:variant>
      <vt:variant>
        <vt:lpwstr>_Toc199771404</vt:lpwstr>
      </vt:variant>
      <vt:variant>
        <vt:i4>1572923</vt:i4>
      </vt:variant>
      <vt:variant>
        <vt:i4>266</vt:i4>
      </vt:variant>
      <vt:variant>
        <vt:i4>0</vt:i4>
      </vt:variant>
      <vt:variant>
        <vt:i4>5</vt:i4>
      </vt:variant>
      <vt:variant>
        <vt:lpwstr/>
      </vt:variant>
      <vt:variant>
        <vt:lpwstr>_Toc199771403</vt:lpwstr>
      </vt:variant>
      <vt:variant>
        <vt:i4>1572923</vt:i4>
      </vt:variant>
      <vt:variant>
        <vt:i4>260</vt:i4>
      </vt:variant>
      <vt:variant>
        <vt:i4>0</vt:i4>
      </vt:variant>
      <vt:variant>
        <vt:i4>5</vt:i4>
      </vt:variant>
      <vt:variant>
        <vt:lpwstr/>
      </vt:variant>
      <vt:variant>
        <vt:lpwstr>_Toc199771402</vt:lpwstr>
      </vt:variant>
      <vt:variant>
        <vt:i4>1572923</vt:i4>
      </vt:variant>
      <vt:variant>
        <vt:i4>254</vt:i4>
      </vt:variant>
      <vt:variant>
        <vt:i4>0</vt:i4>
      </vt:variant>
      <vt:variant>
        <vt:i4>5</vt:i4>
      </vt:variant>
      <vt:variant>
        <vt:lpwstr/>
      </vt:variant>
      <vt:variant>
        <vt:lpwstr>_Toc199771401</vt:lpwstr>
      </vt:variant>
      <vt:variant>
        <vt:i4>1572923</vt:i4>
      </vt:variant>
      <vt:variant>
        <vt:i4>248</vt:i4>
      </vt:variant>
      <vt:variant>
        <vt:i4>0</vt:i4>
      </vt:variant>
      <vt:variant>
        <vt:i4>5</vt:i4>
      </vt:variant>
      <vt:variant>
        <vt:lpwstr/>
      </vt:variant>
      <vt:variant>
        <vt:lpwstr>_Toc199771400</vt:lpwstr>
      </vt:variant>
      <vt:variant>
        <vt:i4>1114172</vt:i4>
      </vt:variant>
      <vt:variant>
        <vt:i4>242</vt:i4>
      </vt:variant>
      <vt:variant>
        <vt:i4>0</vt:i4>
      </vt:variant>
      <vt:variant>
        <vt:i4>5</vt:i4>
      </vt:variant>
      <vt:variant>
        <vt:lpwstr/>
      </vt:variant>
      <vt:variant>
        <vt:lpwstr>_Toc199771399</vt:lpwstr>
      </vt:variant>
      <vt:variant>
        <vt:i4>1114172</vt:i4>
      </vt:variant>
      <vt:variant>
        <vt:i4>236</vt:i4>
      </vt:variant>
      <vt:variant>
        <vt:i4>0</vt:i4>
      </vt:variant>
      <vt:variant>
        <vt:i4>5</vt:i4>
      </vt:variant>
      <vt:variant>
        <vt:lpwstr/>
      </vt:variant>
      <vt:variant>
        <vt:lpwstr>_Toc199771398</vt:lpwstr>
      </vt:variant>
      <vt:variant>
        <vt:i4>1114172</vt:i4>
      </vt:variant>
      <vt:variant>
        <vt:i4>230</vt:i4>
      </vt:variant>
      <vt:variant>
        <vt:i4>0</vt:i4>
      </vt:variant>
      <vt:variant>
        <vt:i4>5</vt:i4>
      </vt:variant>
      <vt:variant>
        <vt:lpwstr/>
      </vt:variant>
      <vt:variant>
        <vt:lpwstr>_Toc199771397</vt:lpwstr>
      </vt:variant>
      <vt:variant>
        <vt:i4>1114172</vt:i4>
      </vt:variant>
      <vt:variant>
        <vt:i4>224</vt:i4>
      </vt:variant>
      <vt:variant>
        <vt:i4>0</vt:i4>
      </vt:variant>
      <vt:variant>
        <vt:i4>5</vt:i4>
      </vt:variant>
      <vt:variant>
        <vt:lpwstr/>
      </vt:variant>
      <vt:variant>
        <vt:lpwstr>_Toc199771396</vt:lpwstr>
      </vt:variant>
      <vt:variant>
        <vt:i4>1114172</vt:i4>
      </vt:variant>
      <vt:variant>
        <vt:i4>218</vt:i4>
      </vt:variant>
      <vt:variant>
        <vt:i4>0</vt:i4>
      </vt:variant>
      <vt:variant>
        <vt:i4>5</vt:i4>
      </vt:variant>
      <vt:variant>
        <vt:lpwstr/>
      </vt:variant>
      <vt:variant>
        <vt:lpwstr>_Toc199771395</vt:lpwstr>
      </vt:variant>
      <vt:variant>
        <vt:i4>1114172</vt:i4>
      </vt:variant>
      <vt:variant>
        <vt:i4>212</vt:i4>
      </vt:variant>
      <vt:variant>
        <vt:i4>0</vt:i4>
      </vt:variant>
      <vt:variant>
        <vt:i4>5</vt:i4>
      </vt:variant>
      <vt:variant>
        <vt:lpwstr/>
      </vt:variant>
      <vt:variant>
        <vt:lpwstr>_Toc199771394</vt:lpwstr>
      </vt:variant>
      <vt:variant>
        <vt:i4>1114172</vt:i4>
      </vt:variant>
      <vt:variant>
        <vt:i4>206</vt:i4>
      </vt:variant>
      <vt:variant>
        <vt:i4>0</vt:i4>
      </vt:variant>
      <vt:variant>
        <vt:i4>5</vt:i4>
      </vt:variant>
      <vt:variant>
        <vt:lpwstr/>
      </vt:variant>
      <vt:variant>
        <vt:lpwstr>_Toc199771393</vt:lpwstr>
      </vt:variant>
      <vt:variant>
        <vt:i4>1114172</vt:i4>
      </vt:variant>
      <vt:variant>
        <vt:i4>200</vt:i4>
      </vt:variant>
      <vt:variant>
        <vt:i4>0</vt:i4>
      </vt:variant>
      <vt:variant>
        <vt:i4>5</vt:i4>
      </vt:variant>
      <vt:variant>
        <vt:lpwstr/>
      </vt:variant>
      <vt:variant>
        <vt:lpwstr>_Toc199771392</vt:lpwstr>
      </vt:variant>
      <vt:variant>
        <vt:i4>1114172</vt:i4>
      </vt:variant>
      <vt:variant>
        <vt:i4>194</vt:i4>
      </vt:variant>
      <vt:variant>
        <vt:i4>0</vt:i4>
      </vt:variant>
      <vt:variant>
        <vt:i4>5</vt:i4>
      </vt:variant>
      <vt:variant>
        <vt:lpwstr/>
      </vt:variant>
      <vt:variant>
        <vt:lpwstr>_Toc199771391</vt:lpwstr>
      </vt:variant>
      <vt:variant>
        <vt:i4>1114172</vt:i4>
      </vt:variant>
      <vt:variant>
        <vt:i4>188</vt:i4>
      </vt:variant>
      <vt:variant>
        <vt:i4>0</vt:i4>
      </vt:variant>
      <vt:variant>
        <vt:i4>5</vt:i4>
      </vt:variant>
      <vt:variant>
        <vt:lpwstr/>
      </vt:variant>
      <vt:variant>
        <vt:lpwstr>_Toc199771390</vt:lpwstr>
      </vt:variant>
      <vt:variant>
        <vt:i4>1048636</vt:i4>
      </vt:variant>
      <vt:variant>
        <vt:i4>182</vt:i4>
      </vt:variant>
      <vt:variant>
        <vt:i4>0</vt:i4>
      </vt:variant>
      <vt:variant>
        <vt:i4>5</vt:i4>
      </vt:variant>
      <vt:variant>
        <vt:lpwstr/>
      </vt:variant>
      <vt:variant>
        <vt:lpwstr>_Toc199771389</vt:lpwstr>
      </vt:variant>
      <vt:variant>
        <vt:i4>1048636</vt:i4>
      </vt:variant>
      <vt:variant>
        <vt:i4>176</vt:i4>
      </vt:variant>
      <vt:variant>
        <vt:i4>0</vt:i4>
      </vt:variant>
      <vt:variant>
        <vt:i4>5</vt:i4>
      </vt:variant>
      <vt:variant>
        <vt:lpwstr/>
      </vt:variant>
      <vt:variant>
        <vt:lpwstr>_Toc199771388</vt:lpwstr>
      </vt:variant>
      <vt:variant>
        <vt:i4>1048636</vt:i4>
      </vt:variant>
      <vt:variant>
        <vt:i4>170</vt:i4>
      </vt:variant>
      <vt:variant>
        <vt:i4>0</vt:i4>
      </vt:variant>
      <vt:variant>
        <vt:i4>5</vt:i4>
      </vt:variant>
      <vt:variant>
        <vt:lpwstr/>
      </vt:variant>
      <vt:variant>
        <vt:lpwstr>_Toc199771387</vt:lpwstr>
      </vt:variant>
      <vt:variant>
        <vt:i4>1048636</vt:i4>
      </vt:variant>
      <vt:variant>
        <vt:i4>164</vt:i4>
      </vt:variant>
      <vt:variant>
        <vt:i4>0</vt:i4>
      </vt:variant>
      <vt:variant>
        <vt:i4>5</vt:i4>
      </vt:variant>
      <vt:variant>
        <vt:lpwstr/>
      </vt:variant>
      <vt:variant>
        <vt:lpwstr>_Toc199771386</vt:lpwstr>
      </vt:variant>
      <vt:variant>
        <vt:i4>1048636</vt:i4>
      </vt:variant>
      <vt:variant>
        <vt:i4>158</vt:i4>
      </vt:variant>
      <vt:variant>
        <vt:i4>0</vt:i4>
      </vt:variant>
      <vt:variant>
        <vt:i4>5</vt:i4>
      </vt:variant>
      <vt:variant>
        <vt:lpwstr/>
      </vt:variant>
      <vt:variant>
        <vt:lpwstr>_Toc199771382</vt:lpwstr>
      </vt:variant>
      <vt:variant>
        <vt:i4>1048636</vt:i4>
      </vt:variant>
      <vt:variant>
        <vt:i4>152</vt:i4>
      </vt:variant>
      <vt:variant>
        <vt:i4>0</vt:i4>
      </vt:variant>
      <vt:variant>
        <vt:i4>5</vt:i4>
      </vt:variant>
      <vt:variant>
        <vt:lpwstr/>
      </vt:variant>
      <vt:variant>
        <vt:lpwstr>_Toc199771381</vt:lpwstr>
      </vt:variant>
      <vt:variant>
        <vt:i4>1048636</vt:i4>
      </vt:variant>
      <vt:variant>
        <vt:i4>146</vt:i4>
      </vt:variant>
      <vt:variant>
        <vt:i4>0</vt:i4>
      </vt:variant>
      <vt:variant>
        <vt:i4>5</vt:i4>
      </vt:variant>
      <vt:variant>
        <vt:lpwstr/>
      </vt:variant>
      <vt:variant>
        <vt:lpwstr>_Toc199771380</vt:lpwstr>
      </vt:variant>
      <vt:variant>
        <vt:i4>2031676</vt:i4>
      </vt:variant>
      <vt:variant>
        <vt:i4>140</vt:i4>
      </vt:variant>
      <vt:variant>
        <vt:i4>0</vt:i4>
      </vt:variant>
      <vt:variant>
        <vt:i4>5</vt:i4>
      </vt:variant>
      <vt:variant>
        <vt:lpwstr/>
      </vt:variant>
      <vt:variant>
        <vt:lpwstr>_Toc199771379</vt:lpwstr>
      </vt:variant>
      <vt:variant>
        <vt:i4>2031676</vt:i4>
      </vt:variant>
      <vt:variant>
        <vt:i4>134</vt:i4>
      </vt:variant>
      <vt:variant>
        <vt:i4>0</vt:i4>
      </vt:variant>
      <vt:variant>
        <vt:i4>5</vt:i4>
      </vt:variant>
      <vt:variant>
        <vt:lpwstr/>
      </vt:variant>
      <vt:variant>
        <vt:lpwstr>_Toc199771378</vt:lpwstr>
      </vt:variant>
      <vt:variant>
        <vt:i4>2031676</vt:i4>
      </vt:variant>
      <vt:variant>
        <vt:i4>128</vt:i4>
      </vt:variant>
      <vt:variant>
        <vt:i4>0</vt:i4>
      </vt:variant>
      <vt:variant>
        <vt:i4>5</vt:i4>
      </vt:variant>
      <vt:variant>
        <vt:lpwstr/>
      </vt:variant>
      <vt:variant>
        <vt:lpwstr>_Toc199771377</vt:lpwstr>
      </vt:variant>
      <vt:variant>
        <vt:i4>2031676</vt:i4>
      </vt:variant>
      <vt:variant>
        <vt:i4>122</vt:i4>
      </vt:variant>
      <vt:variant>
        <vt:i4>0</vt:i4>
      </vt:variant>
      <vt:variant>
        <vt:i4>5</vt:i4>
      </vt:variant>
      <vt:variant>
        <vt:lpwstr/>
      </vt:variant>
      <vt:variant>
        <vt:lpwstr>_Toc199771376</vt:lpwstr>
      </vt:variant>
      <vt:variant>
        <vt:i4>2031676</vt:i4>
      </vt:variant>
      <vt:variant>
        <vt:i4>116</vt:i4>
      </vt:variant>
      <vt:variant>
        <vt:i4>0</vt:i4>
      </vt:variant>
      <vt:variant>
        <vt:i4>5</vt:i4>
      </vt:variant>
      <vt:variant>
        <vt:lpwstr/>
      </vt:variant>
      <vt:variant>
        <vt:lpwstr>_Toc199771375</vt:lpwstr>
      </vt:variant>
      <vt:variant>
        <vt:i4>2031676</vt:i4>
      </vt:variant>
      <vt:variant>
        <vt:i4>110</vt:i4>
      </vt:variant>
      <vt:variant>
        <vt:i4>0</vt:i4>
      </vt:variant>
      <vt:variant>
        <vt:i4>5</vt:i4>
      </vt:variant>
      <vt:variant>
        <vt:lpwstr/>
      </vt:variant>
      <vt:variant>
        <vt:lpwstr>_Toc199771374</vt:lpwstr>
      </vt:variant>
      <vt:variant>
        <vt:i4>2031676</vt:i4>
      </vt:variant>
      <vt:variant>
        <vt:i4>104</vt:i4>
      </vt:variant>
      <vt:variant>
        <vt:i4>0</vt:i4>
      </vt:variant>
      <vt:variant>
        <vt:i4>5</vt:i4>
      </vt:variant>
      <vt:variant>
        <vt:lpwstr/>
      </vt:variant>
      <vt:variant>
        <vt:lpwstr>_Toc199771373</vt:lpwstr>
      </vt:variant>
      <vt:variant>
        <vt:i4>2031676</vt:i4>
      </vt:variant>
      <vt:variant>
        <vt:i4>98</vt:i4>
      </vt:variant>
      <vt:variant>
        <vt:i4>0</vt:i4>
      </vt:variant>
      <vt:variant>
        <vt:i4>5</vt:i4>
      </vt:variant>
      <vt:variant>
        <vt:lpwstr/>
      </vt:variant>
      <vt:variant>
        <vt:lpwstr>_Toc199771372</vt:lpwstr>
      </vt:variant>
      <vt:variant>
        <vt:i4>2031676</vt:i4>
      </vt:variant>
      <vt:variant>
        <vt:i4>92</vt:i4>
      </vt:variant>
      <vt:variant>
        <vt:i4>0</vt:i4>
      </vt:variant>
      <vt:variant>
        <vt:i4>5</vt:i4>
      </vt:variant>
      <vt:variant>
        <vt:lpwstr/>
      </vt:variant>
      <vt:variant>
        <vt:lpwstr>_Toc199771371</vt:lpwstr>
      </vt:variant>
      <vt:variant>
        <vt:i4>1966140</vt:i4>
      </vt:variant>
      <vt:variant>
        <vt:i4>86</vt:i4>
      </vt:variant>
      <vt:variant>
        <vt:i4>0</vt:i4>
      </vt:variant>
      <vt:variant>
        <vt:i4>5</vt:i4>
      </vt:variant>
      <vt:variant>
        <vt:lpwstr/>
      </vt:variant>
      <vt:variant>
        <vt:lpwstr>_Toc199771368</vt:lpwstr>
      </vt:variant>
      <vt:variant>
        <vt:i4>1966140</vt:i4>
      </vt:variant>
      <vt:variant>
        <vt:i4>80</vt:i4>
      </vt:variant>
      <vt:variant>
        <vt:i4>0</vt:i4>
      </vt:variant>
      <vt:variant>
        <vt:i4>5</vt:i4>
      </vt:variant>
      <vt:variant>
        <vt:lpwstr/>
      </vt:variant>
      <vt:variant>
        <vt:lpwstr>_Toc199771367</vt:lpwstr>
      </vt:variant>
      <vt:variant>
        <vt:i4>1966140</vt:i4>
      </vt:variant>
      <vt:variant>
        <vt:i4>74</vt:i4>
      </vt:variant>
      <vt:variant>
        <vt:i4>0</vt:i4>
      </vt:variant>
      <vt:variant>
        <vt:i4>5</vt:i4>
      </vt:variant>
      <vt:variant>
        <vt:lpwstr/>
      </vt:variant>
      <vt:variant>
        <vt:lpwstr>_Toc199771366</vt:lpwstr>
      </vt:variant>
      <vt:variant>
        <vt:i4>1966140</vt:i4>
      </vt:variant>
      <vt:variant>
        <vt:i4>68</vt:i4>
      </vt:variant>
      <vt:variant>
        <vt:i4>0</vt:i4>
      </vt:variant>
      <vt:variant>
        <vt:i4>5</vt:i4>
      </vt:variant>
      <vt:variant>
        <vt:lpwstr/>
      </vt:variant>
      <vt:variant>
        <vt:lpwstr>_Toc199771365</vt:lpwstr>
      </vt:variant>
      <vt:variant>
        <vt:i4>1966140</vt:i4>
      </vt:variant>
      <vt:variant>
        <vt:i4>62</vt:i4>
      </vt:variant>
      <vt:variant>
        <vt:i4>0</vt:i4>
      </vt:variant>
      <vt:variant>
        <vt:i4>5</vt:i4>
      </vt:variant>
      <vt:variant>
        <vt:lpwstr/>
      </vt:variant>
      <vt:variant>
        <vt:lpwstr>_Toc199771364</vt:lpwstr>
      </vt:variant>
      <vt:variant>
        <vt:i4>1966140</vt:i4>
      </vt:variant>
      <vt:variant>
        <vt:i4>56</vt:i4>
      </vt:variant>
      <vt:variant>
        <vt:i4>0</vt:i4>
      </vt:variant>
      <vt:variant>
        <vt:i4>5</vt:i4>
      </vt:variant>
      <vt:variant>
        <vt:lpwstr/>
      </vt:variant>
      <vt:variant>
        <vt:lpwstr>_Toc199771363</vt:lpwstr>
      </vt:variant>
      <vt:variant>
        <vt:i4>1966140</vt:i4>
      </vt:variant>
      <vt:variant>
        <vt:i4>50</vt:i4>
      </vt:variant>
      <vt:variant>
        <vt:i4>0</vt:i4>
      </vt:variant>
      <vt:variant>
        <vt:i4>5</vt:i4>
      </vt:variant>
      <vt:variant>
        <vt:lpwstr/>
      </vt:variant>
      <vt:variant>
        <vt:lpwstr>_Toc199771362</vt:lpwstr>
      </vt:variant>
      <vt:variant>
        <vt:i4>1966140</vt:i4>
      </vt:variant>
      <vt:variant>
        <vt:i4>44</vt:i4>
      </vt:variant>
      <vt:variant>
        <vt:i4>0</vt:i4>
      </vt:variant>
      <vt:variant>
        <vt:i4>5</vt:i4>
      </vt:variant>
      <vt:variant>
        <vt:lpwstr/>
      </vt:variant>
      <vt:variant>
        <vt:lpwstr>_Toc199771361</vt:lpwstr>
      </vt:variant>
      <vt:variant>
        <vt:i4>1900604</vt:i4>
      </vt:variant>
      <vt:variant>
        <vt:i4>38</vt:i4>
      </vt:variant>
      <vt:variant>
        <vt:i4>0</vt:i4>
      </vt:variant>
      <vt:variant>
        <vt:i4>5</vt:i4>
      </vt:variant>
      <vt:variant>
        <vt:lpwstr/>
      </vt:variant>
      <vt:variant>
        <vt:lpwstr>_Toc199771358</vt:lpwstr>
      </vt:variant>
      <vt:variant>
        <vt:i4>1900604</vt:i4>
      </vt:variant>
      <vt:variant>
        <vt:i4>32</vt:i4>
      </vt:variant>
      <vt:variant>
        <vt:i4>0</vt:i4>
      </vt:variant>
      <vt:variant>
        <vt:i4>5</vt:i4>
      </vt:variant>
      <vt:variant>
        <vt:lpwstr/>
      </vt:variant>
      <vt:variant>
        <vt:lpwstr>_Toc199771357</vt:lpwstr>
      </vt:variant>
      <vt:variant>
        <vt:i4>1900604</vt:i4>
      </vt:variant>
      <vt:variant>
        <vt:i4>26</vt:i4>
      </vt:variant>
      <vt:variant>
        <vt:i4>0</vt:i4>
      </vt:variant>
      <vt:variant>
        <vt:i4>5</vt:i4>
      </vt:variant>
      <vt:variant>
        <vt:lpwstr/>
      </vt:variant>
      <vt:variant>
        <vt:lpwstr>_Toc199771356</vt:lpwstr>
      </vt:variant>
      <vt:variant>
        <vt:i4>1900604</vt:i4>
      </vt:variant>
      <vt:variant>
        <vt:i4>20</vt:i4>
      </vt:variant>
      <vt:variant>
        <vt:i4>0</vt:i4>
      </vt:variant>
      <vt:variant>
        <vt:i4>5</vt:i4>
      </vt:variant>
      <vt:variant>
        <vt:lpwstr/>
      </vt:variant>
      <vt:variant>
        <vt:lpwstr>_Toc199771355</vt:lpwstr>
      </vt:variant>
      <vt:variant>
        <vt:i4>1900604</vt:i4>
      </vt:variant>
      <vt:variant>
        <vt:i4>14</vt:i4>
      </vt:variant>
      <vt:variant>
        <vt:i4>0</vt:i4>
      </vt:variant>
      <vt:variant>
        <vt:i4>5</vt:i4>
      </vt:variant>
      <vt:variant>
        <vt:lpwstr/>
      </vt:variant>
      <vt:variant>
        <vt:lpwstr>_Toc199771354</vt:lpwstr>
      </vt:variant>
      <vt:variant>
        <vt:i4>1900604</vt:i4>
      </vt:variant>
      <vt:variant>
        <vt:i4>8</vt:i4>
      </vt:variant>
      <vt:variant>
        <vt:i4>0</vt:i4>
      </vt:variant>
      <vt:variant>
        <vt:i4>5</vt:i4>
      </vt:variant>
      <vt:variant>
        <vt:lpwstr/>
      </vt:variant>
      <vt:variant>
        <vt:lpwstr>_Toc199771353</vt:lpwstr>
      </vt:variant>
      <vt:variant>
        <vt:i4>1900604</vt:i4>
      </vt:variant>
      <vt:variant>
        <vt:i4>2</vt:i4>
      </vt:variant>
      <vt:variant>
        <vt:i4>0</vt:i4>
      </vt:variant>
      <vt:variant>
        <vt:i4>5</vt:i4>
      </vt:variant>
      <vt:variant>
        <vt:lpwstr/>
      </vt:variant>
      <vt:variant>
        <vt:lpwstr>_Toc199771352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Alyanna Mari B. Simangca</dc:creator>
  <cp:keywords/>
  <dc:description/>
  <cp:lastModifiedBy>Aira Nicole P. Pili</cp:lastModifiedBy>
  <cp:revision>204</cp:revision>
  <cp:lastPrinted>2025-04-27T09:56:00Z</cp:lastPrinted>
  <dcterms:created xsi:type="dcterms:W3CDTF">2025-06-05T08:52:00Z</dcterms:created>
  <dcterms:modified xsi:type="dcterms:W3CDTF">2025-06-04T05:55:00Z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0x01010035541C175611E6458ED7C2476C15C393</vt:lpwstr>
  </property>
  <property fmtid="{D5CDD505-2E9C-101B-9397-08002B2CF9AE}" pid="3" name="MSIP_Label_8a813f4b-519a-4481-a498-85770f517757_Enabled">
    <vt:lpwstr>true</vt:lpwstr>
  </property>
  <property fmtid="{D5CDD505-2E9C-101B-9397-08002B2CF9AE}" pid="4" name="MSIP_Label_8a813f4b-519a-4481-a498-85770f517757_SetDate">
    <vt:lpwstr>2024-08-20T13:41:08Z</vt:lpwstr>
  </property>
  <property fmtid="{D5CDD505-2E9C-101B-9397-08002B2CF9AE}" pid="5" name="MSIP_Label_8a813f4b-519a-4481-a498-85770f517757_Method">
    <vt:lpwstr>Standard</vt:lpwstr>
  </property>
  <property fmtid="{D5CDD505-2E9C-101B-9397-08002B2CF9AE}" pid="6" name="MSIP_Label_8a813f4b-519a-4481-a498-85770f517757_Name">
    <vt:lpwstr>Anyone (unrestricted)</vt:lpwstr>
  </property>
  <property fmtid="{D5CDD505-2E9C-101B-9397-08002B2CF9AE}" pid="7" name="MSIP_Label_8a813f4b-519a-4481-a498-85770f517757_SiteId">
    <vt:lpwstr>1d981f77-3ca3-46ae-b0d4-e8044e6c7f84</vt:lpwstr>
  </property>
  <property fmtid="{D5CDD505-2E9C-101B-9397-08002B2CF9AE}" pid="8" name="MSIP_Label_8a813f4b-519a-4481-a498-85770f517757_ActionId">
    <vt:lpwstr>b6e2565e-73cc-493c-a750-5c1ac89b28f3</vt:lpwstr>
  </property>
  <property fmtid="{D5CDD505-2E9C-101B-9397-08002B2CF9AE}" pid="9" name="MSIP_Label_8a813f4b-519a-4481-a498-85770f517757_ContentBits">
    <vt:lpwstr>0</vt:lpwstr>
  </property>
</Properties>
</file>